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tblpYSpec="top"/>
        <w:tblOverlap w:val="never"/>
        <w:tblW w:w="42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35"/>
        <w:gridCol w:w="2667"/>
      </w:tblGrid>
      <w:tr w:rsidR="00BA3CCE" w14:paraId="486F8B63" w14:textId="77777777">
        <w:trPr>
          <w:trHeight w:val="426"/>
        </w:trPr>
        <w:tc>
          <w:tcPr>
            <w:tcW w:w="1535" w:type="dxa"/>
            <w:tcBorders>
              <w:top w:val="single" w:sz="3" w:space="0" w:color="000000"/>
              <w:left w:val="single" w:sz="3" w:space="0" w:color="000000"/>
              <w:bottom w:val="single" w:sz="3" w:space="0" w:color="000000"/>
              <w:right w:val="single" w:sz="3" w:space="0" w:color="000000"/>
            </w:tcBorders>
            <w:vAlign w:val="center"/>
          </w:tcPr>
          <w:p w14:paraId="0459295A" w14:textId="77777777" w:rsidR="00BA3CCE" w:rsidRDefault="00000000">
            <w:pPr>
              <w:pStyle w:val="a6"/>
              <w:spacing w:line="336" w:lineRule="auto"/>
              <w:jc w:val="center"/>
            </w:pPr>
            <w:bookmarkStart w:id="0" w:name="_top"/>
            <w:bookmarkEnd w:id="0"/>
            <w:r>
              <w:rPr>
                <w:rFonts w:eastAsia="돋움"/>
                <w:spacing w:val="-9"/>
                <w:sz w:val="20"/>
              </w:rPr>
              <w:t>개발기관</w:t>
            </w:r>
          </w:p>
          <w:p w14:paraId="6B941A0A" w14:textId="77777777" w:rsidR="00BA3CCE" w:rsidRDefault="00000000">
            <w:pPr>
              <w:pStyle w:val="a6"/>
              <w:spacing w:line="336" w:lineRule="auto"/>
              <w:jc w:val="center"/>
            </w:pPr>
            <w:r>
              <w:rPr>
                <w:rFonts w:eastAsia="돋움"/>
                <w:spacing w:val="-9"/>
                <w:sz w:val="20"/>
              </w:rPr>
              <w:t>배정연번</w:t>
            </w:r>
          </w:p>
        </w:tc>
        <w:tc>
          <w:tcPr>
            <w:tcW w:w="2667" w:type="dxa"/>
            <w:tcBorders>
              <w:top w:val="single" w:sz="3" w:space="0" w:color="000000"/>
              <w:left w:val="single" w:sz="3" w:space="0" w:color="000000"/>
              <w:bottom w:val="single" w:sz="3" w:space="0" w:color="000000"/>
              <w:right w:val="single" w:sz="3" w:space="0" w:color="000000"/>
            </w:tcBorders>
            <w:vAlign w:val="center"/>
          </w:tcPr>
          <w:p w14:paraId="2BB7E240" w14:textId="6614AFDB" w:rsidR="00BA3CCE" w:rsidRDefault="003F3305">
            <w:pPr>
              <w:pStyle w:val="a3"/>
              <w:wordWrap/>
              <w:snapToGrid w:val="0"/>
              <w:spacing w:line="336" w:lineRule="auto"/>
              <w:jc w:val="center"/>
            </w:pPr>
            <w:r>
              <w:rPr>
                <w:rFonts w:ascii="돋움"/>
                <w:spacing w:val="-9"/>
              </w:rPr>
              <w:t>2026-XXXX-XX</w:t>
            </w:r>
          </w:p>
        </w:tc>
      </w:tr>
    </w:tbl>
    <w:tbl>
      <w:tblPr>
        <w:tblpPr w:vertAnchor="text" w:tblpX="5011" w:tblpYSpec="top"/>
        <w:tblOverlap w:val="never"/>
        <w:tblW w:w="406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30"/>
        <w:gridCol w:w="2030"/>
      </w:tblGrid>
      <w:tr w:rsidR="00BA3CCE" w14:paraId="015B6480" w14:textId="77777777">
        <w:trPr>
          <w:trHeight w:val="256"/>
        </w:trPr>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7A434282" w14:textId="77777777" w:rsidR="00BA3CCE" w:rsidRDefault="00000000">
            <w:pPr>
              <w:pStyle w:val="2"/>
            </w:pPr>
            <w:r>
              <w:rPr>
                <w:rFonts w:eastAsia="돋움"/>
                <w:b/>
                <w:spacing w:val="-9"/>
              </w:rPr>
              <w:t>개발이력</w:t>
            </w:r>
          </w:p>
        </w:tc>
      </w:tr>
      <w:tr w:rsidR="00BA3CCE" w14:paraId="47461E51"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2A2B2BF0" w14:textId="77777777" w:rsidR="00BA3CCE" w:rsidRDefault="00000000">
            <w:pPr>
              <w:pStyle w:val="2"/>
            </w:pPr>
            <w:r>
              <w:rPr>
                <w:rFonts w:ascii="돋움" w:eastAsia="돋움"/>
                <w:b/>
                <w:spacing w:val="-9"/>
              </w:rPr>
              <w:t>최초 개발</w:t>
            </w:r>
          </w:p>
        </w:tc>
        <w:tc>
          <w:tcPr>
            <w:tcW w:w="2030" w:type="dxa"/>
            <w:tcBorders>
              <w:top w:val="single" w:sz="3" w:space="0" w:color="000000"/>
              <w:left w:val="single" w:sz="3" w:space="0" w:color="000000"/>
              <w:bottom w:val="single" w:sz="3" w:space="0" w:color="000000"/>
              <w:right w:val="single" w:sz="3" w:space="0" w:color="000000"/>
            </w:tcBorders>
            <w:vAlign w:val="center"/>
          </w:tcPr>
          <w:p w14:paraId="55415AD2" w14:textId="4CCEBBAB" w:rsidR="00BA3CCE" w:rsidRDefault="00711E61">
            <w:pPr>
              <w:pStyle w:val="a3"/>
              <w:wordWrap/>
              <w:snapToGrid w:val="0"/>
              <w:spacing w:line="336" w:lineRule="auto"/>
              <w:jc w:val="center"/>
            </w:pPr>
            <w:r>
              <w:rPr>
                <w:rFonts w:ascii="돋움"/>
                <w:spacing w:val="-9"/>
              </w:rPr>
              <w:t>2026.04.21</w:t>
            </w:r>
          </w:p>
        </w:tc>
      </w:tr>
      <w:tr w:rsidR="00BA3CCE" w14:paraId="58CACC0E"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6805DA7F" w14:textId="77777777" w:rsidR="00BA3CCE" w:rsidRDefault="00000000">
            <w:pPr>
              <w:pStyle w:val="2"/>
            </w:pPr>
            <w:r>
              <w:rPr>
                <w:rFonts w:ascii="돋움" w:eastAsia="돋움"/>
                <w:b/>
                <w:spacing w:val="-9"/>
              </w:rPr>
              <w:t>1차 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439C2882" w14:textId="77777777" w:rsidR="00BA3CCE" w:rsidRDefault="00BA3CCE">
            <w:pPr>
              <w:pStyle w:val="1"/>
              <w:wordWrap/>
              <w:spacing w:line="336" w:lineRule="auto"/>
              <w:ind w:left="0"/>
              <w:jc w:val="center"/>
              <w:rPr>
                <w:rFonts w:ascii="돋움" w:eastAsia="돋움"/>
                <w:spacing w:val="-9"/>
              </w:rPr>
            </w:pPr>
          </w:p>
        </w:tc>
      </w:tr>
      <w:tr w:rsidR="00BA3CCE" w14:paraId="2330B70E"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77032434" w14:textId="77777777" w:rsidR="00BA3CCE" w:rsidRDefault="00000000">
            <w:pPr>
              <w:pStyle w:val="2"/>
            </w:pPr>
            <w:r>
              <w:rPr>
                <w:rFonts w:ascii="돋움" w:eastAsia="돋움"/>
                <w:b/>
                <w:spacing w:val="-9"/>
              </w:rPr>
              <w:t>2차 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4E90C70A" w14:textId="77777777" w:rsidR="00BA3CCE" w:rsidRDefault="00BA3CCE">
            <w:pPr>
              <w:pStyle w:val="1"/>
              <w:wordWrap/>
              <w:spacing w:line="336" w:lineRule="auto"/>
              <w:ind w:left="0"/>
              <w:jc w:val="center"/>
              <w:rPr>
                <w:rFonts w:ascii="돋움" w:eastAsia="돋움"/>
                <w:spacing w:val="-9"/>
              </w:rPr>
            </w:pPr>
          </w:p>
        </w:tc>
      </w:tr>
      <w:tr w:rsidR="00BA3CCE" w14:paraId="7447AC3F"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1EEB678F" w14:textId="77777777" w:rsidR="00BA3CCE" w:rsidRDefault="00000000">
            <w:pPr>
              <w:pStyle w:val="2"/>
            </w:pPr>
            <w:r>
              <w:rPr>
                <w:rFonts w:ascii="돋움" w:eastAsia="돋움"/>
                <w:b/>
                <w:spacing w:val="-9"/>
              </w:rPr>
              <w:t>3차 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47F099C3" w14:textId="77777777" w:rsidR="00BA3CCE" w:rsidRDefault="00BA3CCE">
            <w:pPr>
              <w:pStyle w:val="1"/>
              <w:wordWrap/>
              <w:spacing w:line="336" w:lineRule="auto"/>
              <w:ind w:left="0"/>
              <w:jc w:val="center"/>
              <w:rPr>
                <w:rFonts w:ascii="돋움" w:eastAsia="돋움"/>
                <w:spacing w:val="-9"/>
              </w:rPr>
            </w:pPr>
          </w:p>
        </w:tc>
      </w:tr>
    </w:tbl>
    <w:p w14:paraId="7CA7E7FE" w14:textId="77777777" w:rsidR="00BA3CCE" w:rsidRDefault="00BA3CCE">
      <w:pPr>
        <w:pStyle w:val="a3"/>
        <w:wordWrap/>
        <w:spacing w:line="288" w:lineRule="auto"/>
        <w:jc w:val="left"/>
      </w:pPr>
    </w:p>
    <w:p w14:paraId="507BE5E5" w14:textId="77777777" w:rsidR="00BA3CCE" w:rsidRDefault="00BA3CCE">
      <w:pPr>
        <w:pStyle w:val="a3"/>
        <w:wordWrap/>
        <w:spacing w:line="288" w:lineRule="auto"/>
        <w:jc w:val="center"/>
        <w:rPr>
          <w:rFonts w:ascii="HY울릉도B" w:eastAsia="HY울릉도B"/>
          <w:spacing w:val="-14"/>
          <w:sz w:val="70"/>
        </w:rPr>
      </w:pPr>
    </w:p>
    <w:p w14:paraId="3C2F6E50" w14:textId="77777777" w:rsidR="00BA3CCE" w:rsidRDefault="00BA3CCE">
      <w:pPr>
        <w:pStyle w:val="a3"/>
        <w:wordWrap/>
        <w:spacing w:line="288" w:lineRule="auto"/>
        <w:jc w:val="center"/>
        <w:rPr>
          <w:rFonts w:ascii="HY울릉도B" w:eastAsia="HY울릉도B"/>
          <w:spacing w:val="-14"/>
          <w:sz w:val="70"/>
        </w:rPr>
      </w:pPr>
    </w:p>
    <w:p w14:paraId="02A7D107" w14:textId="77777777" w:rsidR="00BA3CCE" w:rsidRDefault="00BA3CCE">
      <w:pPr>
        <w:pStyle w:val="a3"/>
        <w:wordWrap/>
        <w:spacing w:line="288" w:lineRule="auto"/>
        <w:jc w:val="center"/>
        <w:rPr>
          <w:rFonts w:ascii="HY울릉도B" w:eastAsia="HY울릉도B"/>
          <w:spacing w:val="-14"/>
          <w:sz w:val="70"/>
        </w:rPr>
      </w:pPr>
    </w:p>
    <w:p w14:paraId="7B0AA479" w14:textId="4926990F" w:rsidR="00BA3CCE" w:rsidRDefault="00000000">
      <w:pPr>
        <w:pStyle w:val="a3"/>
        <w:wordWrap/>
        <w:snapToGrid w:val="0"/>
        <w:spacing w:line="336" w:lineRule="auto"/>
        <w:jc w:val="left"/>
      </w:pPr>
      <w:r>
        <w:rPr>
          <w:rFonts w:ascii="돋움"/>
          <w:b/>
          <w:spacing w:val="-18"/>
          <w:sz w:val="36"/>
        </w:rPr>
        <w:t>「</w:t>
      </w:r>
      <w:r w:rsidR="00711E61" w:rsidRPr="00711E61">
        <w:rPr>
          <w:rFonts w:hint="eastAsia"/>
        </w:rPr>
        <w:t xml:space="preserve"> </w:t>
      </w:r>
      <w:r w:rsidR="00711E61" w:rsidRPr="00711E61">
        <w:rPr>
          <w:rFonts w:ascii="돋움"/>
          <w:b/>
          <w:spacing w:val="-18"/>
          <w:sz w:val="36"/>
        </w:rPr>
        <w:t>실습</w:t>
      </w:r>
      <w:r w:rsidR="00711E61" w:rsidRPr="00711E61">
        <w:rPr>
          <w:rFonts w:ascii="돋움"/>
          <w:b/>
          <w:spacing w:val="-18"/>
          <w:sz w:val="36"/>
        </w:rPr>
        <w:t>-</w:t>
      </w:r>
      <w:r w:rsidR="00711E61" w:rsidRPr="00711E61">
        <w:rPr>
          <w:rFonts w:ascii="돋움"/>
          <w:b/>
          <w:spacing w:val="-18"/>
          <w:sz w:val="36"/>
        </w:rPr>
        <w:t>워크</w:t>
      </w:r>
      <w:r w:rsidR="00711E61" w:rsidRPr="00711E61">
        <w:rPr>
          <w:rFonts w:ascii="돋움"/>
          <w:b/>
          <w:spacing w:val="-18"/>
          <w:sz w:val="36"/>
        </w:rPr>
        <w:t xml:space="preserve"> </w:t>
      </w:r>
      <w:r w:rsidR="00711E61" w:rsidRPr="00711E61">
        <w:rPr>
          <w:rFonts w:ascii="돋움"/>
          <w:b/>
          <w:spacing w:val="-18"/>
          <w:sz w:val="36"/>
        </w:rPr>
        <w:t>북</w:t>
      </w:r>
      <w:r w:rsidR="00711E61" w:rsidRPr="00711E61">
        <w:rPr>
          <w:rFonts w:ascii="돋움"/>
          <w:b/>
          <w:spacing w:val="-18"/>
          <w:sz w:val="36"/>
        </w:rPr>
        <w:t xml:space="preserve"> </w:t>
      </w:r>
      <w:r>
        <w:rPr>
          <w:rFonts w:ascii="돋움"/>
          <w:b/>
          <w:spacing w:val="-18"/>
          <w:sz w:val="36"/>
        </w:rPr>
        <w:t>」</w:t>
      </w:r>
    </w:p>
    <w:tbl>
      <w:tblPr>
        <w:tblOverlap w:val="never"/>
        <w:tblW w:w="8958" w:type="dxa"/>
        <w:tblInd w:w="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958"/>
      </w:tblGrid>
      <w:tr w:rsidR="00BA3CCE" w14:paraId="67530657" w14:textId="77777777">
        <w:trPr>
          <w:trHeight w:val="2011"/>
        </w:trPr>
        <w:tc>
          <w:tcPr>
            <w:tcW w:w="8958" w:type="dxa"/>
            <w:tcBorders>
              <w:top w:val="single" w:sz="3" w:space="0" w:color="000000"/>
              <w:left w:val="single" w:sz="3" w:space="0" w:color="000000"/>
              <w:bottom w:val="single" w:sz="23" w:space="0" w:color="5D5D5D"/>
              <w:right w:val="single" w:sz="23" w:space="0" w:color="5D5D5D"/>
            </w:tcBorders>
            <w:tcMar>
              <w:top w:w="28" w:type="dxa"/>
              <w:left w:w="57" w:type="dxa"/>
              <w:bottom w:w="28" w:type="dxa"/>
              <w:right w:w="57" w:type="dxa"/>
            </w:tcMar>
            <w:vAlign w:val="center"/>
          </w:tcPr>
          <w:p w14:paraId="3549A11F" w14:textId="77777777" w:rsidR="00BA3CCE" w:rsidRDefault="00711E61">
            <w:pPr>
              <w:pStyle w:val="a3"/>
              <w:wordWrap/>
              <w:spacing w:line="312" w:lineRule="auto"/>
              <w:jc w:val="center"/>
              <w:rPr>
                <w:rFonts w:ascii="HY헤드라인M" w:eastAsia="HY헤드라인M"/>
                <w:sz w:val="46"/>
              </w:rPr>
            </w:pPr>
            <w:r w:rsidRPr="00711E61">
              <w:rPr>
                <w:rFonts w:ascii="HY헤드라인M" w:eastAsia="HY헤드라인M"/>
                <w:sz w:val="46"/>
              </w:rPr>
              <w:t>Code Review 역량 강화와 AI 활용</w:t>
            </w:r>
          </w:p>
          <w:p w14:paraId="6254B93B" w14:textId="2636979B" w:rsidR="00DE49E6" w:rsidRDefault="00DE49E6">
            <w:pPr>
              <w:pStyle w:val="a3"/>
              <w:wordWrap/>
              <w:spacing w:line="312" w:lineRule="auto"/>
              <w:jc w:val="center"/>
            </w:pPr>
            <w:r>
              <w:rPr>
                <w:rFonts w:ascii="HY헤드라인M" w:eastAsia="HY헤드라인M" w:hint="eastAsia"/>
                <w:sz w:val="46"/>
              </w:rPr>
              <w:t>-환경설정-</w:t>
            </w:r>
          </w:p>
        </w:tc>
      </w:tr>
    </w:tbl>
    <w:p w14:paraId="35FA81D4" w14:textId="77777777" w:rsidR="00BA3CCE" w:rsidRDefault="00BA3CCE">
      <w:pPr>
        <w:pStyle w:val="a3"/>
        <w:wordWrap/>
        <w:spacing w:line="288" w:lineRule="auto"/>
        <w:jc w:val="center"/>
        <w:rPr>
          <w:rFonts w:ascii="HY울릉도B" w:eastAsia="HY울릉도B"/>
          <w:spacing w:val="-14"/>
          <w:sz w:val="70"/>
        </w:rPr>
      </w:pPr>
    </w:p>
    <w:p w14:paraId="665369A5" w14:textId="77777777" w:rsidR="00BA3CCE" w:rsidRDefault="00000000">
      <w:pPr>
        <w:pStyle w:val="a3"/>
        <w:snapToGrid w:val="0"/>
        <w:spacing w:line="480" w:lineRule="auto"/>
      </w:pPr>
      <w:r>
        <w:rPr>
          <w:rFonts w:ascii="돋움" w:eastAsia="돋움"/>
          <w:sz w:val="36"/>
        </w:rPr>
        <w:t xml:space="preserve">제 출 </w:t>
      </w:r>
      <w:proofErr w:type="gramStart"/>
      <w:r>
        <w:rPr>
          <w:rFonts w:ascii="돋움" w:eastAsia="돋움"/>
          <w:sz w:val="36"/>
        </w:rPr>
        <w:t>일 :</w:t>
      </w:r>
      <w:proofErr w:type="gramEnd"/>
      <w:r>
        <w:rPr>
          <w:rFonts w:ascii="돋움" w:eastAsia="돋움"/>
          <w:sz w:val="36"/>
        </w:rPr>
        <w:t xml:space="preserve"> </w:t>
      </w:r>
    </w:p>
    <w:p w14:paraId="2908D1A9" w14:textId="77777777" w:rsidR="00BA3CCE" w:rsidRDefault="00000000">
      <w:pPr>
        <w:pStyle w:val="a3"/>
        <w:snapToGrid w:val="0"/>
        <w:spacing w:line="480" w:lineRule="auto"/>
      </w:pPr>
      <w:r>
        <w:rPr>
          <w:rFonts w:ascii="돋움" w:eastAsia="돋움"/>
          <w:sz w:val="36"/>
        </w:rPr>
        <w:t xml:space="preserve">소    </w:t>
      </w:r>
      <w:proofErr w:type="gramStart"/>
      <w:r>
        <w:rPr>
          <w:rFonts w:ascii="돋움" w:eastAsia="돋움"/>
          <w:sz w:val="36"/>
        </w:rPr>
        <w:t>속 :</w:t>
      </w:r>
      <w:proofErr w:type="gramEnd"/>
      <w:r>
        <w:rPr>
          <w:rFonts w:ascii="돋움" w:eastAsia="돋움"/>
          <w:sz w:val="36"/>
        </w:rPr>
        <w:t xml:space="preserve"> </w:t>
      </w:r>
    </w:p>
    <w:p w14:paraId="525FF764" w14:textId="77777777" w:rsidR="00BA3CCE" w:rsidRDefault="00000000">
      <w:pPr>
        <w:pStyle w:val="a3"/>
        <w:snapToGrid w:val="0"/>
        <w:spacing w:line="480" w:lineRule="auto"/>
      </w:pPr>
      <w:r>
        <w:rPr>
          <w:rFonts w:ascii="돋움" w:eastAsia="돋움"/>
          <w:sz w:val="36"/>
        </w:rPr>
        <w:t xml:space="preserve">성    </w:t>
      </w:r>
      <w:proofErr w:type="gramStart"/>
      <w:r>
        <w:rPr>
          <w:rFonts w:ascii="돋움" w:eastAsia="돋움"/>
          <w:sz w:val="36"/>
        </w:rPr>
        <w:t>명 :</w:t>
      </w:r>
      <w:proofErr w:type="gramEnd"/>
      <w:r>
        <w:rPr>
          <w:rFonts w:ascii="돋움" w:eastAsia="돋움"/>
          <w:sz w:val="36"/>
        </w:rPr>
        <w:t xml:space="preserve"> </w:t>
      </w:r>
    </w:p>
    <w:tbl>
      <w:tblPr>
        <w:tblOverlap w:val="never"/>
        <w:tblW w:w="9363" w:type="dxa"/>
        <w:tblInd w:w="113"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363"/>
      </w:tblGrid>
      <w:tr w:rsidR="00BA3CCE" w14:paraId="67851AD3" w14:textId="77777777">
        <w:trPr>
          <w:trHeight w:val="1618"/>
          <w:tblHeader/>
        </w:trPr>
        <w:tc>
          <w:tcPr>
            <w:tcW w:w="9363" w:type="dxa"/>
            <w:tcBorders>
              <w:top w:val="single" w:sz="3" w:space="0" w:color="000000"/>
              <w:left w:val="single" w:sz="3" w:space="0" w:color="000000"/>
              <w:bottom w:val="single" w:sz="3" w:space="0" w:color="000000"/>
              <w:right w:val="single" w:sz="3" w:space="0" w:color="000000"/>
            </w:tcBorders>
            <w:shd w:val="clear" w:color="auto" w:fill="E5E5E5"/>
            <w:tcMar>
              <w:top w:w="113" w:type="dxa"/>
              <w:left w:w="113" w:type="dxa"/>
              <w:bottom w:w="113" w:type="dxa"/>
              <w:right w:w="113" w:type="dxa"/>
            </w:tcMar>
            <w:vAlign w:val="center"/>
          </w:tcPr>
          <w:p w14:paraId="46A29D9B" w14:textId="0BC399E2" w:rsidR="00BA3CCE" w:rsidRDefault="00000000">
            <w:pPr>
              <w:pStyle w:val="a3"/>
              <w:snapToGrid w:val="0"/>
              <w:spacing w:line="456" w:lineRule="auto"/>
              <w:ind w:left="498" w:hanging="398"/>
            </w:pPr>
            <w:r>
              <w:rPr>
                <w:rFonts w:ascii="돋움"/>
                <w:b/>
                <w:spacing w:val="-6"/>
                <w:sz w:val="24"/>
              </w:rPr>
              <w:t>※</w:t>
            </w:r>
            <w:r>
              <w:rPr>
                <w:rFonts w:ascii="돋움" w:eastAsia="돋움"/>
                <w:b/>
                <w:spacing w:val="-6"/>
                <w:sz w:val="24"/>
              </w:rPr>
              <w:t xml:space="preserve"> 워크북 제출시 반드시 파일명을 </w:t>
            </w:r>
            <w:r w:rsidR="003F3305">
              <w:rPr>
                <w:rFonts w:ascii="돋움"/>
                <w:b/>
                <w:spacing w:val="-6"/>
                <w:sz w:val="24"/>
              </w:rPr>
              <w:t>○○○○</w:t>
            </w:r>
            <w:r>
              <w:rPr>
                <w:rFonts w:ascii="돋움"/>
                <w:b/>
                <w:spacing w:val="-6"/>
                <w:sz w:val="24"/>
              </w:rPr>
              <w:t>○○○○</w:t>
            </w:r>
            <w:r>
              <w:rPr>
                <w:rFonts w:ascii="돋움" w:eastAsia="돋움"/>
                <w:b/>
                <w:spacing w:val="-6"/>
                <w:sz w:val="24"/>
              </w:rPr>
              <w:t>(제출년월일8자리)_</w:t>
            </w:r>
            <w:r>
              <w:rPr>
                <w:rFonts w:ascii="돋움"/>
                <w:b/>
                <w:spacing w:val="-6"/>
                <w:sz w:val="24"/>
              </w:rPr>
              <w:t>○○○</w:t>
            </w:r>
            <w:r>
              <w:rPr>
                <w:rFonts w:ascii="돋움" w:eastAsia="돋움"/>
                <w:b/>
                <w:spacing w:val="-6"/>
                <w:sz w:val="24"/>
              </w:rPr>
              <w:t>(성명).</w:t>
            </w:r>
            <w:r w:rsidR="00711E61">
              <w:rPr>
                <w:rFonts w:ascii="돋움" w:eastAsia="돋움" w:hint="eastAsia"/>
                <w:b/>
                <w:spacing w:val="-6"/>
                <w:sz w:val="24"/>
              </w:rPr>
              <w:t>docx</w:t>
            </w:r>
            <w:r>
              <w:rPr>
                <w:rFonts w:ascii="돋움" w:eastAsia="돋움"/>
                <w:b/>
                <w:spacing w:val="-6"/>
                <w:sz w:val="24"/>
              </w:rPr>
              <w:t xml:space="preserve">로 하여 </w:t>
            </w:r>
            <w:proofErr w:type="gramStart"/>
            <w:r>
              <w:rPr>
                <w:rFonts w:ascii="돋움" w:eastAsia="돋움"/>
                <w:b/>
                <w:spacing w:val="-6"/>
                <w:sz w:val="24"/>
              </w:rPr>
              <w:t>주십시오.(예시 :</w:t>
            </w:r>
            <w:proofErr w:type="gramEnd"/>
            <w:r>
              <w:rPr>
                <w:rFonts w:ascii="돋움" w:eastAsia="돋움"/>
                <w:b/>
                <w:spacing w:val="-6"/>
                <w:sz w:val="24"/>
              </w:rPr>
              <w:t xml:space="preserve"> </w:t>
            </w:r>
            <w:r w:rsidR="003F3305">
              <w:rPr>
                <w:rFonts w:ascii="돋움" w:eastAsia="돋움"/>
                <w:b/>
                <w:spacing w:val="-6"/>
                <w:sz w:val="24"/>
              </w:rPr>
              <w:t>2026</w:t>
            </w:r>
            <w:r>
              <w:rPr>
                <w:rFonts w:ascii="돋움" w:eastAsia="돋움"/>
                <w:b/>
                <w:spacing w:val="-6"/>
                <w:sz w:val="24"/>
              </w:rPr>
              <w:t>0</w:t>
            </w:r>
            <w:r w:rsidR="00711E61">
              <w:rPr>
                <w:rFonts w:ascii="돋움" w:eastAsia="돋움" w:hint="eastAsia"/>
                <w:b/>
                <w:spacing w:val="-6"/>
                <w:sz w:val="24"/>
              </w:rPr>
              <w:t>421</w:t>
            </w:r>
            <w:r>
              <w:rPr>
                <w:rFonts w:ascii="돋움" w:eastAsia="돋움"/>
                <w:b/>
                <w:spacing w:val="-6"/>
                <w:sz w:val="24"/>
              </w:rPr>
              <w:t>_홍길동.</w:t>
            </w:r>
            <w:r w:rsidR="00711E61">
              <w:rPr>
                <w:rFonts w:ascii="돋움" w:eastAsia="돋움" w:hint="eastAsia"/>
                <w:b/>
                <w:spacing w:val="-6"/>
                <w:sz w:val="24"/>
              </w:rPr>
              <w:t>docx</w:t>
            </w:r>
            <w:r>
              <w:rPr>
                <w:rFonts w:ascii="돋움" w:eastAsia="돋움"/>
                <w:b/>
                <w:spacing w:val="-6"/>
                <w:sz w:val="24"/>
              </w:rPr>
              <w:t>)</w:t>
            </w:r>
          </w:p>
        </w:tc>
      </w:tr>
    </w:tbl>
    <w:p w14:paraId="42A0C735" w14:textId="77777777" w:rsidR="00BA3CCE" w:rsidRDefault="00BA3CCE">
      <w:pPr>
        <w:pStyle w:val="a3"/>
        <w:tabs>
          <w:tab w:val="right" w:leader="middleDot" w:pos="13153"/>
        </w:tabs>
        <w:rPr>
          <w:rFonts w:ascii="한양중고딕" w:eastAsia="한양중고딕"/>
          <w:sz w:val="24"/>
        </w:rPr>
      </w:pPr>
    </w:p>
    <w:p w14:paraId="2D071006" w14:textId="1F216DEB" w:rsidR="00BA3CCE" w:rsidRDefault="00000000">
      <w:pPr>
        <w:pStyle w:val="a3"/>
        <w:snapToGrid w:val="0"/>
        <w:spacing w:line="312" w:lineRule="auto"/>
      </w:pPr>
      <w:r>
        <w:rPr>
          <w:rFonts w:ascii="한양중고딕" w:eastAsia="한양중고딕"/>
          <w:spacing w:val="-5"/>
          <w:sz w:val="22"/>
        </w:rPr>
        <w:t xml:space="preserve">  </w:t>
      </w:r>
      <w:proofErr w:type="gramStart"/>
      <w:r>
        <w:rPr>
          <w:rFonts w:ascii="한양중고딕" w:eastAsia="한양중고딕"/>
          <w:spacing w:val="-5"/>
          <w:sz w:val="22"/>
        </w:rPr>
        <w:t>개발일자 :</w:t>
      </w:r>
      <w:proofErr w:type="gramEnd"/>
      <w:r>
        <w:rPr>
          <w:rFonts w:ascii="한양중고딕" w:eastAsia="한양중고딕"/>
          <w:spacing w:val="-5"/>
          <w:sz w:val="22"/>
        </w:rPr>
        <w:t xml:space="preserve"> </w:t>
      </w:r>
      <w:r w:rsidR="003F3305">
        <w:rPr>
          <w:rFonts w:ascii="한양중고딕" w:eastAsia="한양중고딕"/>
          <w:spacing w:val="-5"/>
          <w:sz w:val="22"/>
        </w:rPr>
        <w:t>2026</w:t>
      </w:r>
      <w:r>
        <w:rPr>
          <w:rFonts w:ascii="한양중고딕" w:eastAsia="한양중고딕"/>
          <w:spacing w:val="-5"/>
          <w:sz w:val="22"/>
        </w:rPr>
        <w:t>. 0</w:t>
      </w:r>
      <w:r w:rsidR="00711E61">
        <w:rPr>
          <w:rFonts w:ascii="한양중고딕" w:eastAsia="한양중고딕" w:hint="eastAsia"/>
          <w:spacing w:val="-5"/>
          <w:sz w:val="22"/>
        </w:rPr>
        <w:t>4</w:t>
      </w:r>
      <w:r>
        <w:rPr>
          <w:rFonts w:ascii="한양중고딕" w:eastAsia="한양중고딕"/>
          <w:spacing w:val="-5"/>
          <w:sz w:val="22"/>
        </w:rPr>
        <w:t>. 2</w:t>
      </w:r>
      <w:r w:rsidR="00711E61">
        <w:rPr>
          <w:rFonts w:ascii="한양중고딕" w:eastAsia="한양중고딕" w:hint="eastAsia"/>
          <w:spacing w:val="-5"/>
          <w:sz w:val="22"/>
        </w:rPr>
        <w:t>1</w:t>
      </w:r>
    </w:p>
    <w:p w14:paraId="02FE92DF" w14:textId="77777777" w:rsidR="00BA3CCE" w:rsidRDefault="00BA3CCE">
      <w:pPr>
        <w:pStyle w:val="a3"/>
        <w:snapToGrid w:val="0"/>
        <w:spacing w:line="312" w:lineRule="auto"/>
        <w:rPr>
          <w:rFonts w:ascii="한양중고딕" w:eastAsia="한양중고딕"/>
          <w:spacing w:val="-5"/>
          <w:sz w:val="22"/>
        </w:rPr>
      </w:pPr>
    </w:p>
    <w:tbl>
      <w:tblPr>
        <w:tblOverlap w:val="never"/>
        <w:tblW w:w="5000" w:type="pct"/>
        <w:tblBorders>
          <w:top w:val="single" w:sz="3" w:space="0" w:color="000000"/>
          <w:left w:val="single" w:sz="3" w:space="0" w:color="000000"/>
          <w:bottom w:val="single" w:sz="3" w:space="0" w:color="000000"/>
          <w:right w:val="single" w:sz="3" w:space="0" w:color="000000"/>
        </w:tblBorders>
        <w:tblCellMar>
          <w:top w:w="28" w:type="dxa"/>
          <w:left w:w="102" w:type="dxa"/>
          <w:bottom w:w="28" w:type="dxa"/>
          <w:right w:w="102" w:type="dxa"/>
        </w:tblCellMar>
        <w:tblLook w:val="0000" w:firstRow="0" w:lastRow="0" w:firstColumn="0" w:lastColumn="0" w:noHBand="0" w:noVBand="0"/>
      </w:tblPr>
      <w:tblGrid>
        <w:gridCol w:w="9276"/>
      </w:tblGrid>
      <w:tr w:rsidR="00BA3CCE" w14:paraId="788C5618" w14:textId="77777777" w:rsidTr="003E6BFE">
        <w:trPr>
          <w:trHeight w:val="1756"/>
        </w:trPr>
        <w:tc>
          <w:tcPr>
            <w:tcW w:w="5000" w:type="pct"/>
            <w:tcBorders>
              <w:top w:val="single" w:sz="3" w:space="0" w:color="000000"/>
              <w:left w:val="single" w:sz="3" w:space="0" w:color="000000"/>
              <w:bottom w:val="single" w:sz="23" w:space="0" w:color="5D5D5D"/>
              <w:right w:val="single" w:sz="23" w:space="0" w:color="5D5D5D"/>
            </w:tcBorders>
            <w:vAlign w:val="center"/>
          </w:tcPr>
          <w:p w14:paraId="331CF268" w14:textId="669B7EA3" w:rsidR="00BA3CCE" w:rsidRDefault="00000000">
            <w:pPr>
              <w:pStyle w:val="a3"/>
              <w:wordWrap/>
              <w:spacing w:line="312" w:lineRule="auto"/>
              <w:jc w:val="center"/>
            </w:pPr>
            <w:r>
              <w:rPr>
                <w:rFonts w:ascii="HY헤드라인M" w:eastAsia="HY헤드라인M"/>
                <w:sz w:val="40"/>
              </w:rPr>
              <w:lastRenderedPageBreak/>
              <w:t xml:space="preserve">워크 북 </w:t>
            </w:r>
          </w:p>
        </w:tc>
      </w:tr>
    </w:tbl>
    <w:p w14:paraId="3ACFE083" w14:textId="77777777" w:rsidR="00BA3CCE" w:rsidRDefault="00BA3CCE">
      <w:pPr>
        <w:pStyle w:val="a3"/>
        <w:wordWrap/>
        <w:jc w:val="center"/>
      </w:pPr>
    </w:p>
    <w:p w14:paraId="53E4DCED" w14:textId="77777777" w:rsidR="00BA3CCE" w:rsidRDefault="00BA3CCE">
      <w:pPr>
        <w:pStyle w:val="a3"/>
        <w:rPr>
          <w:rFonts w:ascii="휴먼명조" w:eastAsia="휴먼명조"/>
          <w:b/>
          <w:sz w:val="32"/>
        </w:rPr>
      </w:pPr>
    </w:p>
    <w:p w14:paraId="0DFC5A0D" w14:textId="77777777" w:rsidR="00BA3CCE" w:rsidRDefault="00BA3CCE">
      <w:pPr>
        <w:pStyle w:val="a3"/>
        <w:rPr>
          <w:rFonts w:ascii="휴먼명조" w:eastAsia="휴먼명조"/>
          <w:b/>
          <w:sz w:val="24"/>
        </w:rPr>
      </w:pPr>
    </w:p>
    <w:p w14:paraId="2517520E" w14:textId="77777777" w:rsidR="00BA3CCE" w:rsidRDefault="00BA3CCE">
      <w:pPr>
        <w:pStyle w:val="a3"/>
        <w:rPr>
          <w:rFonts w:ascii="휴먼명조" w:eastAsia="휴먼명조"/>
          <w:b/>
          <w:sz w:val="24"/>
        </w:rPr>
      </w:pPr>
    </w:p>
    <w:p w14:paraId="0AB3B8CF" w14:textId="77777777" w:rsidR="00BA3CCE" w:rsidRDefault="00BA3CCE">
      <w:pPr>
        <w:pStyle w:val="a3"/>
        <w:rPr>
          <w:rFonts w:ascii="휴먼명조" w:eastAsia="휴먼명조"/>
          <w:b/>
          <w:sz w:val="24"/>
        </w:rPr>
      </w:pPr>
    </w:p>
    <w:p w14:paraId="2BC588E2" w14:textId="77777777" w:rsidR="00BA3CCE" w:rsidRDefault="00BA3CCE">
      <w:pPr>
        <w:pStyle w:val="a3"/>
        <w:rPr>
          <w:rFonts w:ascii="휴먼명조" w:eastAsia="휴먼명조"/>
          <w:b/>
          <w:sz w:val="24"/>
        </w:rPr>
      </w:pPr>
    </w:p>
    <w:p w14:paraId="54211BF8" w14:textId="77777777" w:rsidR="00BA3CCE" w:rsidRDefault="00BA3CCE">
      <w:pPr>
        <w:pStyle w:val="a3"/>
        <w:rPr>
          <w:rFonts w:ascii="휴먼명조" w:eastAsia="휴먼명조"/>
          <w:b/>
          <w:sz w:val="24"/>
        </w:rPr>
      </w:pPr>
    </w:p>
    <w:tbl>
      <w:tblPr>
        <w:tblOverlap w:val="never"/>
        <w:tblW w:w="8967" w:type="dxa"/>
        <w:tblBorders>
          <w:top w:val="single" w:sz="3" w:space="0" w:color="000000"/>
          <w:left w:val="single" w:sz="3" w:space="0" w:color="000000"/>
          <w:bottom w:val="single" w:sz="3" w:space="0" w:color="000000"/>
          <w:right w:val="single" w:sz="3" w:space="0" w:color="000000"/>
        </w:tblBorders>
        <w:tblCellMar>
          <w:left w:w="0" w:type="dxa"/>
          <w:right w:w="0" w:type="dxa"/>
        </w:tblCellMar>
        <w:tblLook w:val="0000" w:firstRow="0" w:lastRow="0" w:firstColumn="0" w:lastColumn="0" w:noHBand="0" w:noVBand="0"/>
      </w:tblPr>
      <w:tblGrid>
        <w:gridCol w:w="57"/>
        <w:gridCol w:w="2550"/>
        <w:gridCol w:w="100"/>
        <w:gridCol w:w="3839"/>
        <w:gridCol w:w="190"/>
        <w:gridCol w:w="2061"/>
        <w:gridCol w:w="170"/>
      </w:tblGrid>
      <w:tr w:rsidR="00BA3CCE" w14:paraId="75EC2E97" w14:textId="77777777" w:rsidTr="003E6BFE">
        <w:trPr>
          <w:trHeight w:val="190"/>
        </w:trPr>
        <w:tc>
          <w:tcPr>
            <w:tcW w:w="2607" w:type="dxa"/>
            <w:gridSpan w:val="2"/>
            <w:tcBorders>
              <w:top w:val="none" w:sz="3" w:space="0" w:color="000000"/>
              <w:left w:val="none" w:sz="3" w:space="0" w:color="000000"/>
              <w:bottom w:val="single" w:sz="7" w:space="0" w:color="000000"/>
              <w:right w:val="none" w:sz="3" w:space="0" w:color="000000"/>
            </w:tcBorders>
            <w:vAlign w:val="center"/>
          </w:tcPr>
          <w:p w14:paraId="153AD914" w14:textId="77777777" w:rsidR="00BA3CCE" w:rsidRDefault="00BA3CCE">
            <w:pPr>
              <w:pStyle w:val="a3"/>
              <w:rPr>
                <w:sz w:val="2"/>
              </w:rPr>
            </w:pPr>
          </w:p>
        </w:tc>
        <w:tc>
          <w:tcPr>
            <w:tcW w:w="100" w:type="dxa"/>
            <w:tcBorders>
              <w:top w:val="none" w:sz="3" w:space="0" w:color="000000"/>
              <w:left w:val="none" w:sz="3" w:space="0" w:color="000000"/>
              <w:bottom w:val="none" w:sz="3" w:space="0" w:color="000000"/>
              <w:right w:val="none" w:sz="3" w:space="0" w:color="000000"/>
              <w:tr2bl w:val="single" w:sz="7" w:space="0" w:color="000000"/>
            </w:tcBorders>
            <w:vAlign w:val="center"/>
          </w:tcPr>
          <w:p w14:paraId="0DA6A1E5" w14:textId="77777777" w:rsidR="00BA3CCE" w:rsidRDefault="00BA3CCE">
            <w:pPr>
              <w:pStyle w:val="a3"/>
              <w:rPr>
                <w:sz w:val="2"/>
              </w:rPr>
            </w:pPr>
          </w:p>
        </w:tc>
        <w:tc>
          <w:tcPr>
            <w:tcW w:w="3839" w:type="dxa"/>
            <w:vMerge w:val="restart"/>
            <w:tcBorders>
              <w:top w:val="none" w:sz="3" w:space="0" w:color="000000"/>
              <w:left w:val="none" w:sz="3" w:space="0" w:color="000000"/>
              <w:bottom w:val="none" w:sz="3" w:space="0" w:color="000000"/>
              <w:right w:val="none" w:sz="3" w:space="0" w:color="000000"/>
            </w:tcBorders>
            <w:vAlign w:val="center"/>
          </w:tcPr>
          <w:p w14:paraId="4C9D888F" w14:textId="77777777" w:rsidR="00BA3CCE" w:rsidRDefault="00000000">
            <w:pPr>
              <w:pStyle w:val="a3"/>
              <w:wordWrap/>
              <w:snapToGrid w:val="0"/>
              <w:spacing w:line="336" w:lineRule="auto"/>
              <w:jc w:val="center"/>
            </w:pPr>
            <w:r>
              <w:rPr>
                <w:rFonts w:ascii="돋움"/>
                <w:b/>
                <w:spacing w:val="-13"/>
                <w:sz w:val="26"/>
              </w:rPr>
              <w:t>PART</w:t>
            </w:r>
          </w:p>
        </w:tc>
        <w:tc>
          <w:tcPr>
            <w:tcW w:w="190" w:type="dxa"/>
            <w:tcBorders>
              <w:top w:val="none" w:sz="3" w:space="0" w:color="000000"/>
              <w:left w:val="none" w:sz="3" w:space="0" w:color="000000"/>
              <w:bottom w:val="none" w:sz="3" w:space="0" w:color="000000"/>
              <w:right w:val="none" w:sz="3" w:space="0" w:color="000000"/>
              <w:tl2br w:val="single" w:sz="7" w:space="0" w:color="000000"/>
            </w:tcBorders>
            <w:vAlign w:val="center"/>
          </w:tcPr>
          <w:p w14:paraId="528CC2E5" w14:textId="77777777" w:rsidR="00BA3CCE" w:rsidRDefault="00BA3CCE">
            <w:pPr>
              <w:pStyle w:val="a3"/>
              <w:rPr>
                <w:sz w:val="2"/>
              </w:rPr>
            </w:pPr>
          </w:p>
        </w:tc>
        <w:tc>
          <w:tcPr>
            <w:tcW w:w="2231" w:type="dxa"/>
            <w:gridSpan w:val="2"/>
            <w:tcBorders>
              <w:top w:val="none" w:sz="3" w:space="0" w:color="000000"/>
              <w:left w:val="none" w:sz="3" w:space="0" w:color="000000"/>
              <w:bottom w:val="single" w:sz="7" w:space="0" w:color="000000"/>
              <w:right w:val="none" w:sz="3" w:space="0" w:color="000000"/>
            </w:tcBorders>
            <w:vAlign w:val="center"/>
          </w:tcPr>
          <w:p w14:paraId="7D1DA913" w14:textId="77777777" w:rsidR="00BA3CCE" w:rsidRDefault="00BA3CCE">
            <w:pPr>
              <w:pStyle w:val="a3"/>
              <w:rPr>
                <w:sz w:val="2"/>
              </w:rPr>
            </w:pPr>
          </w:p>
        </w:tc>
      </w:tr>
      <w:tr w:rsidR="00BA3CCE" w14:paraId="4EC226DA" w14:textId="77777777" w:rsidTr="003E6BFE">
        <w:trPr>
          <w:trHeight w:val="76"/>
        </w:trPr>
        <w:tc>
          <w:tcPr>
            <w:tcW w:w="57" w:type="dxa"/>
            <w:tcBorders>
              <w:top w:val="single" w:sz="7" w:space="0" w:color="000000"/>
              <w:left w:val="single" w:sz="7" w:space="0" w:color="000000"/>
              <w:bottom w:val="none" w:sz="3" w:space="0" w:color="000000"/>
              <w:right w:val="none" w:sz="3" w:space="0" w:color="000000"/>
            </w:tcBorders>
            <w:vAlign w:val="center"/>
          </w:tcPr>
          <w:p w14:paraId="00C45E41" w14:textId="77777777" w:rsidR="00BA3CCE" w:rsidRDefault="00BA3CCE">
            <w:pPr>
              <w:pStyle w:val="a3"/>
              <w:rPr>
                <w:sz w:val="2"/>
              </w:rPr>
            </w:pPr>
          </w:p>
        </w:tc>
        <w:tc>
          <w:tcPr>
            <w:tcW w:w="2550" w:type="dxa"/>
            <w:tcBorders>
              <w:top w:val="single" w:sz="7" w:space="0" w:color="000000"/>
              <w:left w:val="none" w:sz="3" w:space="0" w:color="000000"/>
              <w:bottom w:val="none" w:sz="3" w:space="0" w:color="000000"/>
              <w:right w:val="none" w:sz="3" w:space="0" w:color="000000"/>
            </w:tcBorders>
            <w:vAlign w:val="center"/>
          </w:tcPr>
          <w:p w14:paraId="08609FC9" w14:textId="77777777" w:rsidR="00BA3CCE" w:rsidRDefault="00BA3CCE">
            <w:pPr>
              <w:pStyle w:val="a3"/>
              <w:rPr>
                <w:sz w:val="2"/>
              </w:rPr>
            </w:pPr>
          </w:p>
        </w:tc>
        <w:tc>
          <w:tcPr>
            <w:tcW w:w="100" w:type="dxa"/>
            <w:tcBorders>
              <w:top w:val="none" w:sz="3" w:space="0" w:color="000000"/>
              <w:left w:val="none" w:sz="3" w:space="0" w:color="000000"/>
              <w:bottom w:val="none" w:sz="3" w:space="0" w:color="000000"/>
              <w:right w:val="none" w:sz="3" w:space="0" w:color="000000"/>
              <w:tl2br w:val="single" w:sz="7" w:space="0" w:color="000000"/>
            </w:tcBorders>
            <w:vAlign w:val="center"/>
          </w:tcPr>
          <w:p w14:paraId="7DDE9006" w14:textId="77777777" w:rsidR="00BA3CCE" w:rsidRDefault="00BA3CCE">
            <w:pPr>
              <w:pStyle w:val="a3"/>
              <w:rPr>
                <w:sz w:val="2"/>
              </w:rPr>
            </w:pPr>
          </w:p>
        </w:tc>
        <w:tc>
          <w:tcPr>
            <w:tcW w:w="3839" w:type="dxa"/>
            <w:vMerge/>
            <w:tcBorders>
              <w:top w:val="none" w:sz="3" w:space="0" w:color="000000"/>
              <w:left w:val="none" w:sz="3" w:space="0" w:color="000000"/>
              <w:bottom w:val="none" w:sz="3" w:space="0" w:color="000000"/>
              <w:right w:val="none" w:sz="3" w:space="0" w:color="000000"/>
            </w:tcBorders>
          </w:tcPr>
          <w:p w14:paraId="5E482FC0" w14:textId="77777777" w:rsidR="00BA3CCE" w:rsidRDefault="00BA3CCE">
            <w:pPr>
              <w:pStyle w:val="a3"/>
            </w:pPr>
          </w:p>
        </w:tc>
        <w:tc>
          <w:tcPr>
            <w:tcW w:w="190" w:type="dxa"/>
            <w:tcBorders>
              <w:top w:val="none" w:sz="3" w:space="0" w:color="000000"/>
              <w:left w:val="none" w:sz="3" w:space="0" w:color="000000"/>
              <w:bottom w:val="none" w:sz="3" w:space="0" w:color="000000"/>
              <w:right w:val="none" w:sz="3" w:space="0" w:color="000000"/>
              <w:tr2bl w:val="single" w:sz="7" w:space="0" w:color="000000"/>
            </w:tcBorders>
            <w:vAlign w:val="center"/>
          </w:tcPr>
          <w:p w14:paraId="125CBAD6" w14:textId="77777777" w:rsidR="00BA3CCE" w:rsidRDefault="00BA3CCE">
            <w:pPr>
              <w:pStyle w:val="a3"/>
              <w:rPr>
                <w:sz w:val="2"/>
              </w:rPr>
            </w:pPr>
          </w:p>
        </w:tc>
        <w:tc>
          <w:tcPr>
            <w:tcW w:w="2061" w:type="dxa"/>
            <w:tcBorders>
              <w:top w:val="single" w:sz="7" w:space="0" w:color="000000"/>
              <w:left w:val="none" w:sz="3" w:space="0" w:color="000000"/>
              <w:bottom w:val="none" w:sz="3" w:space="0" w:color="000000"/>
              <w:right w:val="none" w:sz="3" w:space="0" w:color="000000"/>
            </w:tcBorders>
            <w:vAlign w:val="center"/>
          </w:tcPr>
          <w:p w14:paraId="0A784E4E" w14:textId="77777777" w:rsidR="00BA3CCE" w:rsidRDefault="00BA3CCE">
            <w:pPr>
              <w:pStyle w:val="a3"/>
              <w:rPr>
                <w:sz w:val="2"/>
              </w:rPr>
            </w:pPr>
          </w:p>
        </w:tc>
        <w:tc>
          <w:tcPr>
            <w:tcW w:w="170" w:type="dxa"/>
            <w:tcBorders>
              <w:top w:val="single" w:sz="7" w:space="0" w:color="000000"/>
              <w:left w:val="none" w:sz="3" w:space="0" w:color="000000"/>
              <w:bottom w:val="none" w:sz="3" w:space="0" w:color="000000"/>
              <w:right w:val="single" w:sz="7" w:space="0" w:color="000000"/>
            </w:tcBorders>
            <w:vAlign w:val="center"/>
          </w:tcPr>
          <w:p w14:paraId="4460C068" w14:textId="77777777" w:rsidR="00BA3CCE" w:rsidRDefault="00BA3CCE">
            <w:pPr>
              <w:pStyle w:val="a3"/>
              <w:rPr>
                <w:sz w:val="2"/>
              </w:rPr>
            </w:pPr>
          </w:p>
        </w:tc>
      </w:tr>
      <w:tr w:rsidR="00BA3CCE" w14:paraId="597352E2" w14:textId="77777777" w:rsidTr="003E6BFE">
        <w:trPr>
          <w:trHeight w:val="2729"/>
        </w:trPr>
        <w:tc>
          <w:tcPr>
            <w:tcW w:w="8967" w:type="dxa"/>
            <w:gridSpan w:val="7"/>
            <w:tcBorders>
              <w:top w:val="none" w:sz="3" w:space="0" w:color="000000"/>
              <w:left w:val="single" w:sz="7" w:space="0" w:color="000000"/>
              <w:bottom w:val="single" w:sz="7" w:space="0" w:color="000000"/>
              <w:right w:val="single" w:sz="7" w:space="0" w:color="000000"/>
            </w:tcBorders>
            <w:vAlign w:val="center"/>
          </w:tcPr>
          <w:tbl>
            <w:tblPr>
              <w:tblOverlap w:val="never"/>
              <w:tblW w:w="5000" w:type="pct"/>
              <w:tblBorders>
                <w:top w:val="single" w:sz="3" w:space="0" w:color="000000"/>
                <w:left w:val="single" w:sz="3" w:space="0" w:color="000000"/>
                <w:bottom w:val="single" w:sz="3" w:space="0" w:color="000000"/>
                <w:right w:val="single" w:sz="3" w:space="0" w:color="000000"/>
              </w:tblBorders>
              <w:tblCellMar>
                <w:left w:w="0" w:type="dxa"/>
                <w:right w:w="0" w:type="dxa"/>
              </w:tblCellMar>
              <w:tblLook w:val="0000" w:firstRow="0" w:lastRow="0" w:firstColumn="0" w:lastColumn="0" w:noHBand="0" w:noVBand="0"/>
            </w:tblPr>
            <w:tblGrid>
              <w:gridCol w:w="2982"/>
              <w:gridCol w:w="2980"/>
              <w:gridCol w:w="2980"/>
            </w:tblGrid>
            <w:tr w:rsidR="00BA3CCE" w14:paraId="31E3BA56" w14:textId="77777777" w:rsidTr="003E6BFE">
              <w:trPr>
                <w:trHeight w:val="570"/>
                <w:tblHeader/>
              </w:trPr>
              <w:tc>
                <w:tcPr>
                  <w:tcW w:w="1667"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09596791" w14:textId="77777777" w:rsidR="00BA3CCE" w:rsidRDefault="00000000">
                  <w:pPr>
                    <w:pStyle w:val="a3"/>
                    <w:wordWrap/>
                    <w:jc w:val="center"/>
                  </w:pPr>
                  <w:r>
                    <w:rPr>
                      <w:rFonts w:ascii="-윤고딕320"/>
                      <w:b/>
                      <w:sz w:val="24"/>
                    </w:rPr>
                    <w:t>PART1</w:t>
                  </w:r>
                </w:p>
              </w:tc>
              <w:tc>
                <w:tcPr>
                  <w:tcW w:w="1666"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45E6EE82" w14:textId="77777777" w:rsidR="00BA3CCE" w:rsidRDefault="00000000">
                  <w:pPr>
                    <w:pStyle w:val="a3"/>
                    <w:wordWrap/>
                    <w:jc w:val="center"/>
                  </w:pPr>
                  <w:r>
                    <w:rPr>
                      <w:rFonts w:ascii="-윤고딕320"/>
                      <w:b/>
                      <w:sz w:val="24"/>
                    </w:rPr>
                    <w:t>PART2</w:t>
                  </w:r>
                </w:p>
              </w:tc>
              <w:tc>
                <w:tcPr>
                  <w:tcW w:w="1666"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4758B9FB" w14:textId="77777777" w:rsidR="00BA3CCE" w:rsidRDefault="00000000">
                  <w:pPr>
                    <w:pStyle w:val="a3"/>
                    <w:wordWrap/>
                    <w:jc w:val="center"/>
                  </w:pPr>
                  <w:r>
                    <w:rPr>
                      <w:rFonts w:ascii="-윤고딕320"/>
                      <w:b/>
                      <w:sz w:val="24"/>
                    </w:rPr>
                    <w:t>PART3</w:t>
                  </w:r>
                </w:p>
              </w:tc>
            </w:tr>
            <w:tr w:rsidR="00BA3CCE" w14:paraId="7B2AD912" w14:textId="77777777" w:rsidTr="003E6BFE">
              <w:trPr>
                <w:trHeight w:val="593"/>
                <w:tblHeader/>
              </w:trPr>
              <w:tc>
                <w:tcPr>
                  <w:tcW w:w="1667" w:type="pct"/>
                  <w:tcBorders>
                    <w:top w:val="single" w:sz="3" w:space="0" w:color="000000"/>
                    <w:left w:val="single" w:sz="3" w:space="0" w:color="000000"/>
                    <w:bottom w:val="none" w:sz="3" w:space="0" w:color="000000"/>
                    <w:right w:val="single" w:sz="3" w:space="0" w:color="000000"/>
                  </w:tcBorders>
                  <w:vAlign w:val="center"/>
                </w:tcPr>
                <w:p w14:paraId="08703B27" w14:textId="77BB34B9" w:rsidR="00BA3CCE" w:rsidRPr="003F5FFF" w:rsidRDefault="003E6BFE" w:rsidP="003F5FFF">
                  <w:pPr>
                    <w:pStyle w:val="a3"/>
                    <w:wordWrap/>
                    <w:snapToGrid w:val="0"/>
                    <w:spacing w:line="480" w:lineRule="auto"/>
                    <w:jc w:val="center"/>
                    <w:rPr>
                      <w:rFonts w:ascii="돋움" w:eastAsia="돋움" w:hAnsi="돋움"/>
                      <w:b/>
                      <w:bCs/>
                      <w:sz w:val="24"/>
                    </w:rPr>
                  </w:pPr>
                  <w:r w:rsidRPr="003E6BFE">
                    <w:rPr>
                      <w:rFonts w:ascii="돋움" w:eastAsia="돋움" w:hAnsi="돋움"/>
                      <w:b/>
                      <w:bCs/>
                      <w:sz w:val="24"/>
                    </w:rPr>
                    <w:t>Code Review 역량 강화</w:t>
                  </w:r>
                </w:p>
              </w:tc>
              <w:tc>
                <w:tcPr>
                  <w:tcW w:w="1666" w:type="pct"/>
                  <w:tcBorders>
                    <w:top w:val="single" w:sz="3" w:space="0" w:color="000000"/>
                    <w:left w:val="single" w:sz="3" w:space="0" w:color="000000"/>
                    <w:bottom w:val="none" w:sz="3" w:space="0" w:color="000000"/>
                    <w:right w:val="single" w:sz="3" w:space="0" w:color="000000"/>
                  </w:tcBorders>
                  <w:vAlign w:val="center"/>
                </w:tcPr>
                <w:p w14:paraId="549A0CB3" w14:textId="44E9E14E" w:rsidR="00BA3CCE" w:rsidRPr="003F5FFF" w:rsidRDefault="003E6BFE" w:rsidP="003F5FFF">
                  <w:pPr>
                    <w:pStyle w:val="a3"/>
                    <w:wordWrap/>
                    <w:snapToGrid w:val="0"/>
                    <w:spacing w:line="480" w:lineRule="auto"/>
                    <w:jc w:val="center"/>
                    <w:rPr>
                      <w:rFonts w:ascii="돋움" w:eastAsia="돋움" w:hAnsi="돋움"/>
                      <w:b/>
                      <w:bCs/>
                      <w:sz w:val="24"/>
                    </w:rPr>
                  </w:pPr>
                  <w:r w:rsidRPr="003E6BFE">
                    <w:rPr>
                      <w:rFonts w:ascii="돋움" w:eastAsia="돋움" w:hAnsi="돋움"/>
                      <w:b/>
                      <w:bCs/>
                      <w:sz w:val="24"/>
                    </w:rPr>
                    <w:t>Code Review 역량 강화와 AI 활용</w:t>
                  </w:r>
                </w:p>
              </w:tc>
              <w:tc>
                <w:tcPr>
                  <w:tcW w:w="1666" w:type="pct"/>
                  <w:tcBorders>
                    <w:top w:val="single" w:sz="3" w:space="0" w:color="000000"/>
                    <w:left w:val="single" w:sz="3" w:space="0" w:color="000000"/>
                    <w:bottom w:val="none" w:sz="3" w:space="0" w:color="000000"/>
                    <w:right w:val="single" w:sz="3" w:space="0" w:color="000000"/>
                  </w:tcBorders>
                  <w:vAlign w:val="center"/>
                </w:tcPr>
                <w:p w14:paraId="34E61E72" w14:textId="480B5FEF" w:rsidR="00BA3CCE" w:rsidRPr="003F5FFF" w:rsidRDefault="003E6BFE" w:rsidP="003F5FFF">
                  <w:pPr>
                    <w:pStyle w:val="a3"/>
                    <w:wordWrap/>
                    <w:snapToGrid w:val="0"/>
                    <w:spacing w:line="480" w:lineRule="auto"/>
                    <w:jc w:val="center"/>
                    <w:rPr>
                      <w:rFonts w:ascii="돋움" w:eastAsia="돋움" w:hAnsi="돋움"/>
                      <w:b/>
                      <w:bCs/>
                      <w:sz w:val="24"/>
                    </w:rPr>
                  </w:pPr>
                  <w:r w:rsidRPr="003E6BFE">
                    <w:rPr>
                      <w:rFonts w:ascii="돋움" w:eastAsia="돋움" w:hAnsi="돋움"/>
                      <w:b/>
                      <w:bCs/>
                      <w:sz w:val="24"/>
                    </w:rPr>
                    <w:t>Prompting BP</w:t>
                  </w:r>
                </w:p>
              </w:tc>
            </w:tr>
            <w:tr w:rsidR="00BA3CCE" w14:paraId="0B0AE17B" w14:textId="77777777" w:rsidTr="003E6BFE">
              <w:trPr>
                <w:trHeight w:val="480"/>
                <w:tblHeader/>
              </w:trPr>
              <w:tc>
                <w:tcPr>
                  <w:tcW w:w="1667" w:type="pct"/>
                  <w:tcBorders>
                    <w:top w:val="none" w:sz="3" w:space="0" w:color="000000"/>
                    <w:left w:val="single" w:sz="3" w:space="0" w:color="000000"/>
                    <w:bottom w:val="none" w:sz="3" w:space="0" w:color="000000"/>
                    <w:right w:val="single" w:sz="3" w:space="0" w:color="000000"/>
                  </w:tcBorders>
                  <w:vAlign w:val="center"/>
                </w:tcPr>
                <w:p w14:paraId="35D689B1" w14:textId="77777777" w:rsidR="00BA3CCE" w:rsidRDefault="00BA3CCE" w:rsidP="003E6BFE">
                  <w:pPr>
                    <w:pStyle w:val="a3"/>
                    <w:wordWrap/>
                    <w:snapToGrid w:val="0"/>
                    <w:spacing w:line="312" w:lineRule="auto"/>
                    <w:rPr>
                      <w:rFonts w:ascii="휴먼고딕" w:eastAsia="휴먼고딕"/>
                      <w:color w:val="0000FF"/>
                      <w:spacing w:val="-5"/>
                      <w:w w:val="95"/>
                    </w:rPr>
                  </w:pPr>
                </w:p>
              </w:tc>
              <w:tc>
                <w:tcPr>
                  <w:tcW w:w="1666" w:type="pct"/>
                  <w:tcBorders>
                    <w:top w:val="none" w:sz="3" w:space="0" w:color="000000"/>
                    <w:left w:val="single" w:sz="3" w:space="0" w:color="000000"/>
                    <w:bottom w:val="none" w:sz="3" w:space="0" w:color="000000"/>
                    <w:right w:val="single" w:sz="3" w:space="0" w:color="000000"/>
                  </w:tcBorders>
                  <w:vAlign w:val="center"/>
                </w:tcPr>
                <w:p w14:paraId="026D1269" w14:textId="77777777" w:rsidR="00BA3CCE" w:rsidRDefault="00BA3CCE">
                  <w:pPr>
                    <w:pStyle w:val="a3"/>
                    <w:wordWrap/>
                    <w:snapToGrid w:val="0"/>
                    <w:spacing w:line="312" w:lineRule="auto"/>
                    <w:jc w:val="center"/>
                    <w:rPr>
                      <w:rFonts w:ascii="휴먼고딕" w:eastAsia="휴먼고딕"/>
                      <w:color w:val="0000FF"/>
                      <w:spacing w:val="-5"/>
                      <w:w w:val="95"/>
                    </w:rPr>
                  </w:pPr>
                </w:p>
              </w:tc>
              <w:tc>
                <w:tcPr>
                  <w:tcW w:w="1666" w:type="pct"/>
                  <w:tcBorders>
                    <w:top w:val="none" w:sz="3" w:space="0" w:color="000000"/>
                    <w:left w:val="single" w:sz="3" w:space="0" w:color="000000"/>
                    <w:bottom w:val="none" w:sz="3" w:space="0" w:color="000000"/>
                    <w:right w:val="single" w:sz="3" w:space="0" w:color="000000"/>
                  </w:tcBorders>
                  <w:vAlign w:val="center"/>
                </w:tcPr>
                <w:p w14:paraId="2D680815" w14:textId="77777777" w:rsidR="00BA3CCE" w:rsidRDefault="00BA3CCE">
                  <w:pPr>
                    <w:pStyle w:val="a3"/>
                    <w:wordWrap/>
                    <w:snapToGrid w:val="0"/>
                    <w:spacing w:line="312" w:lineRule="auto"/>
                    <w:jc w:val="center"/>
                    <w:rPr>
                      <w:rFonts w:ascii="휴먼고딕" w:eastAsia="휴먼고딕"/>
                      <w:color w:val="0000FF"/>
                      <w:spacing w:val="-5"/>
                      <w:w w:val="95"/>
                    </w:rPr>
                  </w:pPr>
                </w:p>
              </w:tc>
            </w:tr>
            <w:tr w:rsidR="00BA3CCE" w14:paraId="549D7065" w14:textId="77777777" w:rsidTr="003E6BFE">
              <w:trPr>
                <w:trHeight w:val="480"/>
                <w:tblHeader/>
              </w:trPr>
              <w:tc>
                <w:tcPr>
                  <w:tcW w:w="1667" w:type="pct"/>
                  <w:tcBorders>
                    <w:top w:val="none" w:sz="3" w:space="0" w:color="000000"/>
                    <w:left w:val="single" w:sz="3" w:space="0" w:color="000000"/>
                    <w:bottom w:val="single" w:sz="3" w:space="0" w:color="000000"/>
                    <w:right w:val="single" w:sz="3" w:space="0" w:color="000000"/>
                  </w:tcBorders>
                  <w:vAlign w:val="center"/>
                </w:tcPr>
                <w:p w14:paraId="3B78D99E" w14:textId="77777777" w:rsidR="00BA3CCE" w:rsidRDefault="00BA3CCE" w:rsidP="003E6BFE">
                  <w:pPr>
                    <w:pStyle w:val="-2"/>
                    <w:jc w:val="left"/>
                  </w:pPr>
                </w:p>
              </w:tc>
              <w:tc>
                <w:tcPr>
                  <w:tcW w:w="1666" w:type="pct"/>
                  <w:tcBorders>
                    <w:top w:val="none" w:sz="3" w:space="0" w:color="000000"/>
                    <w:left w:val="single" w:sz="3" w:space="0" w:color="000000"/>
                    <w:bottom w:val="single" w:sz="3" w:space="0" w:color="000000"/>
                    <w:right w:val="single" w:sz="3" w:space="0" w:color="000000"/>
                  </w:tcBorders>
                  <w:vAlign w:val="center"/>
                </w:tcPr>
                <w:p w14:paraId="26414323" w14:textId="77777777" w:rsidR="00BA3CCE" w:rsidRDefault="00BA3CCE">
                  <w:pPr>
                    <w:pStyle w:val="-2"/>
                  </w:pPr>
                </w:p>
              </w:tc>
              <w:tc>
                <w:tcPr>
                  <w:tcW w:w="1666" w:type="pct"/>
                  <w:tcBorders>
                    <w:top w:val="none" w:sz="3" w:space="0" w:color="000000"/>
                    <w:left w:val="single" w:sz="3" w:space="0" w:color="000000"/>
                    <w:bottom w:val="single" w:sz="3" w:space="0" w:color="000000"/>
                    <w:right w:val="single" w:sz="3" w:space="0" w:color="000000"/>
                  </w:tcBorders>
                  <w:vAlign w:val="center"/>
                </w:tcPr>
                <w:p w14:paraId="30B96D28" w14:textId="77777777" w:rsidR="00BA3CCE" w:rsidRDefault="00BA3CCE">
                  <w:pPr>
                    <w:pStyle w:val="xl89"/>
                    <w:spacing w:line="360" w:lineRule="auto"/>
                    <w:rPr>
                      <w:rFonts w:ascii="휴먼명조" w:eastAsia="휴먼명조"/>
                      <w:spacing w:val="-2"/>
                      <w:w w:val="98"/>
                      <w:sz w:val="22"/>
                    </w:rPr>
                  </w:pPr>
                </w:p>
              </w:tc>
            </w:tr>
          </w:tbl>
          <w:p w14:paraId="36EDBCDE" w14:textId="77777777" w:rsidR="00BA3CCE" w:rsidRDefault="00BA3CCE">
            <w:pPr>
              <w:pStyle w:val="xl178"/>
              <w:wordWrap/>
              <w:jc w:val="center"/>
            </w:pPr>
          </w:p>
        </w:tc>
      </w:tr>
    </w:tbl>
    <w:p w14:paraId="383F97D2" w14:textId="77777777" w:rsidR="00BA3CCE" w:rsidRDefault="00BA3CCE">
      <w:pPr>
        <w:pStyle w:val="a3"/>
        <w:wordWrap/>
        <w:jc w:val="center"/>
      </w:pPr>
    </w:p>
    <w:p w14:paraId="7AB02675" w14:textId="77777777" w:rsidR="00BA3CCE" w:rsidRDefault="00BA3CCE">
      <w:pPr>
        <w:pStyle w:val="a3"/>
        <w:wordWrap/>
        <w:jc w:val="center"/>
        <w:rPr>
          <w:rFonts w:ascii="휴먼명조" w:eastAsia="휴먼명조"/>
          <w:b/>
          <w:sz w:val="32"/>
        </w:rPr>
      </w:pPr>
    </w:p>
    <w:p w14:paraId="52C0482B" w14:textId="77777777" w:rsidR="00BA3CCE" w:rsidRDefault="00BA3CCE">
      <w:pPr>
        <w:pStyle w:val="a3"/>
        <w:wordWrap/>
        <w:jc w:val="center"/>
        <w:rPr>
          <w:rFonts w:ascii="휴먼명조" w:eastAsia="휴먼명조"/>
          <w:b/>
          <w:color w:val="0000FF"/>
          <w:sz w:val="34"/>
        </w:rPr>
      </w:pPr>
    </w:p>
    <w:p w14:paraId="359D8897" w14:textId="77777777" w:rsidR="00BA3CCE" w:rsidRDefault="00BA3CCE">
      <w:pPr>
        <w:pStyle w:val="a3"/>
        <w:wordWrap/>
        <w:jc w:val="center"/>
        <w:rPr>
          <w:rFonts w:ascii="휴먼명조" w:eastAsia="휴먼명조"/>
          <w:b/>
          <w:sz w:val="34"/>
        </w:rPr>
      </w:pPr>
    </w:p>
    <w:p w14:paraId="778DE311" w14:textId="77777777" w:rsidR="00BA3CCE" w:rsidRDefault="00BA3CCE">
      <w:pPr>
        <w:pStyle w:val="a3"/>
        <w:wordWrap/>
        <w:jc w:val="center"/>
        <w:rPr>
          <w:rFonts w:ascii="휴먼명조" w:eastAsia="휴먼명조"/>
          <w:b/>
          <w:sz w:val="34"/>
        </w:rPr>
      </w:pPr>
    </w:p>
    <w:p w14:paraId="194CF7B1" w14:textId="77777777" w:rsidR="00BA3CCE" w:rsidRDefault="00BA3CCE">
      <w:pPr>
        <w:pStyle w:val="a3"/>
        <w:wordWrap/>
        <w:jc w:val="center"/>
        <w:rPr>
          <w:rFonts w:ascii="휴먼명조" w:eastAsia="휴먼명조"/>
          <w:b/>
          <w:sz w:val="34"/>
        </w:rPr>
      </w:pPr>
    </w:p>
    <w:p w14:paraId="38C70629" w14:textId="77777777" w:rsidR="00BA3CCE" w:rsidRDefault="00000000">
      <w:pPr>
        <w:pStyle w:val="a3"/>
      </w:pPr>
      <w:r>
        <w:br w:type="page"/>
      </w:r>
    </w:p>
    <w:tbl>
      <w:tblPr>
        <w:tblOverlap w:val="never"/>
        <w:tblW w:w="5000" w:type="pct"/>
        <w:tblBorders>
          <w:top w:val="single" w:sz="3" w:space="0" w:color="000000"/>
          <w:left w:val="single" w:sz="3" w:space="0" w:color="000000"/>
          <w:bottom w:val="single" w:sz="3" w:space="0" w:color="000000"/>
          <w:right w:val="single" w:sz="3" w:space="0" w:color="000000"/>
        </w:tblBorders>
        <w:tblCellMar>
          <w:top w:w="28" w:type="dxa"/>
          <w:left w:w="102" w:type="dxa"/>
          <w:bottom w:w="28" w:type="dxa"/>
          <w:right w:w="102" w:type="dxa"/>
        </w:tblCellMar>
        <w:tblLook w:val="0000" w:firstRow="0" w:lastRow="0" w:firstColumn="0" w:lastColumn="0" w:noHBand="0" w:noVBand="0"/>
      </w:tblPr>
      <w:tblGrid>
        <w:gridCol w:w="9276"/>
      </w:tblGrid>
      <w:tr w:rsidR="00BA3CCE" w14:paraId="72792A87" w14:textId="77777777" w:rsidTr="003E6BFE">
        <w:trPr>
          <w:trHeight w:val="413"/>
        </w:trPr>
        <w:tc>
          <w:tcPr>
            <w:tcW w:w="5000" w:type="pct"/>
            <w:tcBorders>
              <w:top w:val="none" w:sz="3" w:space="0" w:color="000000"/>
              <w:left w:val="none" w:sz="3" w:space="0" w:color="000000"/>
              <w:bottom w:val="thinThickMediumGap" w:sz="8" w:space="0" w:color="000000"/>
              <w:right w:val="none" w:sz="3" w:space="0" w:color="000000"/>
            </w:tcBorders>
            <w:vAlign w:val="center"/>
          </w:tcPr>
          <w:p w14:paraId="0D64A76D" w14:textId="09ED9B64" w:rsidR="003F3305" w:rsidRPr="00FC5B24" w:rsidRDefault="00000000" w:rsidP="00FC5B24">
            <w:pPr>
              <w:pStyle w:val="a3"/>
              <w:wordWrap/>
              <w:snapToGrid w:val="0"/>
              <w:spacing w:line="480" w:lineRule="auto"/>
              <w:jc w:val="center"/>
              <w:rPr>
                <w:rFonts w:ascii="돋움" w:eastAsia="돋움"/>
                <w:b/>
                <w:sz w:val="28"/>
                <w:szCs w:val="20"/>
              </w:rPr>
            </w:pPr>
            <w:r>
              <w:rPr>
                <w:rFonts w:ascii="돋움" w:eastAsia="돋움"/>
                <w:sz w:val="36"/>
              </w:rPr>
              <w:lastRenderedPageBreak/>
              <w:t xml:space="preserve"> </w:t>
            </w:r>
            <w:r w:rsidR="003F3305" w:rsidRPr="00FC5B24">
              <w:rPr>
                <w:rFonts w:ascii="돋움" w:eastAsia="돋움"/>
                <w:b/>
                <w:sz w:val="28"/>
                <w:szCs w:val="20"/>
              </w:rPr>
              <w:t>PART</w:t>
            </w:r>
            <w:proofErr w:type="gramStart"/>
            <w:r w:rsidR="003F3305" w:rsidRPr="00FC5B24">
              <w:rPr>
                <w:rFonts w:ascii="돋움" w:eastAsia="돋움"/>
                <w:b/>
                <w:sz w:val="28"/>
                <w:szCs w:val="20"/>
              </w:rPr>
              <w:t>1</w:t>
            </w:r>
            <w:r w:rsidR="00FC5B24" w:rsidRPr="00FC5B24">
              <w:rPr>
                <w:rFonts w:ascii="돋움" w:eastAsia="돋움" w:hint="eastAsia"/>
                <w:b/>
                <w:sz w:val="28"/>
                <w:szCs w:val="20"/>
              </w:rPr>
              <w:t xml:space="preserve"> :</w:t>
            </w:r>
            <w:proofErr w:type="gramEnd"/>
            <w:r w:rsidR="00FC5B24" w:rsidRPr="00FC5B24">
              <w:rPr>
                <w:rFonts w:ascii="돋움" w:eastAsia="돋움" w:hint="eastAsia"/>
                <w:b/>
                <w:sz w:val="28"/>
                <w:szCs w:val="20"/>
              </w:rPr>
              <w:t xml:space="preserve"> </w:t>
            </w:r>
            <w:r w:rsidR="003E6BFE" w:rsidRPr="003E6BFE">
              <w:rPr>
                <w:rFonts w:ascii="돋움" w:eastAsia="돋움"/>
                <w:b/>
                <w:sz w:val="28"/>
                <w:szCs w:val="20"/>
              </w:rPr>
              <w:t>Code Review 역량 강화</w:t>
            </w:r>
          </w:p>
          <w:p w14:paraId="400A9EC1" w14:textId="70933BF7" w:rsidR="00BA3CCE" w:rsidRDefault="003E6BFE">
            <w:pPr>
              <w:pStyle w:val="a3"/>
              <w:wordWrap/>
              <w:snapToGrid w:val="0"/>
              <w:spacing w:line="480" w:lineRule="auto"/>
              <w:jc w:val="center"/>
            </w:pPr>
            <w:r w:rsidRPr="003E6BFE">
              <w:rPr>
                <w:rFonts w:ascii="돋움" w:eastAsia="돋움"/>
                <w:b/>
                <w:sz w:val="36"/>
              </w:rPr>
              <w:t>C++, Java 기반 VSCode 개발환경 구축 및 Git 활용</w:t>
            </w:r>
          </w:p>
        </w:tc>
      </w:tr>
    </w:tbl>
    <w:p w14:paraId="2D6163C5" w14:textId="77777777" w:rsidR="00BA3CCE" w:rsidRDefault="00BA3CCE">
      <w:pPr>
        <w:pStyle w:val="a3"/>
        <w:wordWrap/>
        <w:jc w:val="center"/>
      </w:pPr>
    </w:p>
    <w:p w14:paraId="248E2A63" w14:textId="49679403" w:rsidR="003A2D8E" w:rsidRPr="003E6BFE" w:rsidRDefault="003A2D8E" w:rsidP="00FC5B24">
      <w:pPr>
        <w:pStyle w:val="a3"/>
        <w:wordWrap/>
        <w:snapToGrid w:val="0"/>
        <w:spacing w:line="480" w:lineRule="auto"/>
        <w:jc w:val="left"/>
        <w:rPr>
          <w:rFonts w:ascii="돋움" w:eastAsia="돋움"/>
          <w:b/>
          <w:sz w:val="36"/>
          <w:szCs w:val="36"/>
          <w:u w:val="single"/>
        </w:rPr>
      </w:pPr>
      <w:r w:rsidRPr="003E6BFE">
        <w:rPr>
          <w:rFonts w:ascii="돋움" w:eastAsia="돋움" w:hint="eastAsia"/>
          <w:b/>
          <w:sz w:val="36"/>
          <w:szCs w:val="36"/>
          <w:u w:val="single"/>
        </w:rPr>
        <w:t xml:space="preserve">과제 </w:t>
      </w:r>
      <w:r w:rsidRPr="003E6BFE">
        <w:rPr>
          <w:rFonts w:ascii="돋움" w:eastAsia="돋움"/>
          <w:b/>
          <w:sz w:val="36"/>
          <w:szCs w:val="36"/>
          <w:u w:val="single"/>
        </w:rPr>
        <w:t xml:space="preserve">1: </w:t>
      </w:r>
      <w:r w:rsidR="003E6BFE" w:rsidRPr="003E6BFE">
        <w:rPr>
          <w:rFonts w:ascii="돋움" w:eastAsia="돋움"/>
          <w:b/>
          <w:sz w:val="36"/>
          <w:szCs w:val="36"/>
        </w:rPr>
        <w:t>C++, Java 기반 VSCode 개발환경 구축</w:t>
      </w:r>
    </w:p>
    <w:tbl>
      <w:tblPr>
        <w:tblStyle w:val="aff0"/>
        <w:tblW w:w="5000" w:type="pct"/>
        <w:tblLook w:val="04A0" w:firstRow="1" w:lastRow="0" w:firstColumn="1" w:lastColumn="0" w:noHBand="0" w:noVBand="1"/>
      </w:tblPr>
      <w:tblGrid>
        <w:gridCol w:w="843"/>
        <w:gridCol w:w="8445"/>
      </w:tblGrid>
      <w:tr w:rsidR="003E6BFE" w14:paraId="2041071D" w14:textId="77777777" w:rsidTr="003E6BFE">
        <w:tc>
          <w:tcPr>
            <w:tcW w:w="454" w:type="pct"/>
          </w:tcPr>
          <w:p w14:paraId="3DF682C4" w14:textId="2663DC03" w:rsidR="003E6BFE" w:rsidRPr="00FC5B24" w:rsidRDefault="003E6BFE" w:rsidP="00FC5B24">
            <w:pPr>
              <w:pStyle w:val="a3"/>
              <w:wordWrap/>
              <w:snapToGrid w:val="0"/>
              <w:spacing w:line="480" w:lineRule="auto"/>
              <w:jc w:val="left"/>
              <w:rPr>
                <w:rFonts w:ascii="돋움" w:eastAsia="돋움"/>
                <w:spacing w:val="-3"/>
                <w:w w:val="95"/>
              </w:rPr>
            </w:pPr>
            <w:r w:rsidRPr="00FC5B24">
              <w:rPr>
                <w:rFonts w:ascii="돋움" w:eastAsia="돋움" w:hint="eastAsia"/>
                <w:b/>
                <w:sz w:val="24"/>
                <w:szCs w:val="18"/>
              </w:rPr>
              <w:t>제시 문제</w:t>
            </w:r>
            <w:r w:rsidRPr="00FC5B24">
              <w:rPr>
                <w:rFonts w:ascii="돋움" w:eastAsia="돋움"/>
                <w:b/>
                <w:sz w:val="24"/>
                <w:szCs w:val="18"/>
              </w:rPr>
              <w:t xml:space="preserve"> </w:t>
            </w:r>
          </w:p>
        </w:tc>
        <w:tc>
          <w:tcPr>
            <w:tcW w:w="4546" w:type="pct"/>
          </w:tcPr>
          <w:p w14:paraId="40A54B28" w14:textId="657AA3C1" w:rsidR="003E6BFE" w:rsidRPr="00FC5B24" w:rsidRDefault="003E6BFE" w:rsidP="00FC5B24">
            <w:pPr>
              <w:pStyle w:val="a3"/>
              <w:wordWrap/>
              <w:snapToGrid w:val="0"/>
              <w:spacing w:line="480" w:lineRule="auto"/>
              <w:jc w:val="left"/>
              <w:rPr>
                <w:rFonts w:ascii="돋움" w:eastAsia="돋움"/>
                <w:spacing w:val="-3"/>
                <w:w w:val="95"/>
              </w:rPr>
            </w:pPr>
            <w:r w:rsidRPr="003E6BFE">
              <w:rPr>
                <w:rFonts w:ascii="돋움" w:eastAsia="돋움"/>
                <w:b/>
                <w:sz w:val="24"/>
                <w:szCs w:val="18"/>
              </w:rPr>
              <w:t>C++ 기반 VSCode 개발환경 구축</w:t>
            </w:r>
          </w:p>
        </w:tc>
      </w:tr>
    </w:tbl>
    <w:p w14:paraId="2856A363" w14:textId="47C37618" w:rsidR="00FC5B24" w:rsidRDefault="00FC5B24">
      <w:pPr>
        <w:pStyle w:val="a4"/>
        <w:spacing w:line="312" w:lineRule="auto"/>
        <w:ind w:left="283" w:hanging="283"/>
        <w:rPr>
          <w:rFonts w:ascii="돋움" w:eastAsia="돋움"/>
          <w:spacing w:val="-3"/>
          <w:w w:val="95"/>
        </w:rPr>
      </w:pPr>
    </w:p>
    <w:p w14:paraId="64CB6E25" w14:textId="77777777" w:rsidR="001F6565" w:rsidRPr="001E0EE0" w:rsidRDefault="001F6565" w:rsidP="001F6565">
      <w:pPr>
        <w:widowControl w:val="0"/>
        <w:wordWrap w:val="0"/>
        <w:autoSpaceDE w:val="0"/>
        <w:autoSpaceDN w:val="0"/>
        <w:spacing w:after="160"/>
        <w:rPr>
          <w:b/>
          <w:bCs/>
        </w:rPr>
      </w:pPr>
      <w:r>
        <w:rPr>
          <w:rFonts w:hint="eastAsia"/>
          <w:b/>
          <w:bCs/>
        </w:rPr>
        <w:t xml:space="preserve">□ </w:t>
      </w:r>
      <w:r w:rsidRPr="001E0EE0">
        <w:rPr>
          <w:b/>
          <w:bCs/>
        </w:rPr>
        <w:t xml:space="preserve">개요 </w:t>
      </w:r>
    </w:p>
    <w:p w14:paraId="6B4D7F9E" w14:textId="77777777" w:rsidR="001F6565" w:rsidRPr="001E0EE0" w:rsidRDefault="001F6565" w:rsidP="001F6565">
      <w:pPr>
        <w:widowControl w:val="0"/>
        <w:wordWrap w:val="0"/>
        <w:autoSpaceDE w:val="0"/>
        <w:autoSpaceDN w:val="0"/>
        <w:spacing w:after="160"/>
      </w:pPr>
      <w:proofErr w:type="gramStart"/>
      <w:r w:rsidRPr="001E0EE0">
        <w:t>VSCode 는</w:t>
      </w:r>
      <w:proofErr w:type="gramEnd"/>
      <w:r w:rsidRPr="001E0EE0">
        <w:t xml:space="preserve"> 에디터이기 때문에, </w:t>
      </w:r>
      <w:proofErr w:type="gramStart"/>
      <w:r w:rsidRPr="001E0EE0">
        <w:t>C++ 을</w:t>
      </w:r>
      <w:proofErr w:type="gramEnd"/>
      <w:r w:rsidRPr="001E0EE0">
        <w:t xml:space="preserve"> 이용한 개발을 하려면 MinGW-w64(Minimalist GNU for Windows)와 VSCode Extension의 C/C++ Extension Pack 설치가 필요.</w:t>
      </w:r>
    </w:p>
    <w:tbl>
      <w:tblPr>
        <w:tblW w:w="5000" w:type="pct"/>
        <w:tblCellMar>
          <w:top w:w="15" w:type="dxa"/>
          <w:left w:w="15" w:type="dxa"/>
          <w:bottom w:w="15" w:type="dxa"/>
          <w:right w:w="15" w:type="dxa"/>
        </w:tblCellMar>
        <w:tblLook w:val="04A0" w:firstRow="1" w:lastRow="0" w:firstColumn="1" w:lastColumn="0" w:noHBand="0" w:noVBand="1"/>
      </w:tblPr>
      <w:tblGrid>
        <w:gridCol w:w="3544"/>
        <w:gridCol w:w="5768"/>
      </w:tblGrid>
      <w:tr w:rsidR="001F6565" w:rsidRPr="001E0EE0" w14:paraId="39EF1638" w14:textId="77777777" w:rsidTr="00CF1205">
        <w:trPr>
          <w:tblHeader/>
        </w:trPr>
        <w:tc>
          <w:tcPr>
            <w:tcW w:w="1903" w:type="pct"/>
            <w:shd w:val="clear" w:color="auto" w:fill="CECFD1"/>
            <w:tcMar>
              <w:top w:w="120" w:type="dxa"/>
              <w:left w:w="120" w:type="dxa"/>
              <w:bottom w:w="120" w:type="dxa"/>
              <w:right w:w="120" w:type="dxa"/>
            </w:tcMar>
            <w:vAlign w:val="center"/>
            <w:hideMark/>
          </w:tcPr>
          <w:p w14:paraId="1725CC1C" w14:textId="77777777" w:rsidR="001F6565" w:rsidRPr="001E0EE0" w:rsidRDefault="001F6565" w:rsidP="00CF1205">
            <w:pPr>
              <w:widowControl w:val="0"/>
              <w:wordWrap w:val="0"/>
              <w:autoSpaceDE w:val="0"/>
              <w:autoSpaceDN w:val="0"/>
              <w:spacing w:after="160"/>
              <w:rPr>
                <w:b/>
                <w:bCs/>
              </w:rPr>
            </w:pPr>
            <w:r w:rsidRPr="001E0EE0">
              <w:rPr>
                <w:b/>
                <w:bCs/>
              </w:rPr>
              <w:t>항목</w:t>
            </w:r>
          </w:p>
        </w:tc>
        <w:tc>
          <w:tcPr>
            <w:tcW w:w="3097" w:type="pct"/>
            <w:shd w:val="clear" w:color="auto" w:fill="CECFD1"/>
            <w:tcMar>
              <w:top w:w="120" w:type="dxa"/>
              <w:left w:w="120" w:type="dxa"/>
              <w:bottom w:w="120" w:type="dxa"/>
              <w:right w:w="120" w:type="dxa"/>
            </w:tcMar>
            <w:vAlign w:val="center"/>
            <w:hideMark/>
          </w:tcPr>
          <w:p w14:paraId="2013FD74" w14:textId="77777777" w:rsidR="001F6565" w:rsidRPr="001E0EE0" w:rsidRDefault="001F6565" w:rsidP="00CF1205">
            <w:pPr>
              <w:widowControl w:val="0"/>
              <w:wordWrap w:val="0"/>
              <w:autoSpaceDE w:val="0"/>
              <w:autoSpaceDN w:val="0"/>
              <w:spacing w:after="160"/>
              <w:rPr>
                <w:b/>
                <w:bCs/>
              </w:rPr>
            </w:pPr>
            <w:r w:rsidRPr="001E0EE0">
              <w:rPr>
                <w:b/>
                <w:bCs/>
              </w:rPr>
              <w:t>내용</w:t>
            </w:r>
          </w:p>
        </w:tc>
      </w:tr>
      <w:tr w:rsidR="001F6565" w:rsidRPr="001E0EE0" w14:paraId="01E45490" w14:textId="77777777" w:rsidTr="00CF1205">
        <w:tc>
          <w:tcPr>
            <w:tcW w:w="1903" w:type="pct"/>
            <w:tcBorders>
              <w:bottom w:val="single" w:sz="6" w:space="0" w:color="9B9B9D"/>
            </w:tcBorders>
            <w:tcMar>
              <w:top w:w="120" w:type="dxa"/>
              <w:left w:w="120" w:type="dxa"/>
              <w:bottom w:w="120" w:type="dxa"/>
              <w:right w:w="120" w:type="dxa"/>
            </w:tcMar>
            <w:vAlign w:val="center"/>
            <w:hideMark/>
          </w:tcPr>
          <w:p w14:paraId="24343C56" w14:textId="77777777" w:rsidR="001F6565" w:rsidRPr="001E0EE0" w:rsidRDefault="001F6565" w:rsidP="00CF1205">
            <w:pPr>
              <w:widowControl w:val="0"/>
              <w:wordWrap w:val="0"/>
              <w:autoSpaceDE w:val="0"/>
              <w:autoSpaceDN w:val="0"/>
              <w:spacing w:after="160"/>
            </w:pPr>
            <w:r w:rsidRPr="001E0EE0">
              <w:t>MinGW-w64</w:t>
            </w:r>
          </w:p>
        </w:tc>
        <w:tc>
          <w:tcPr>
            <w:tcW w:w="3097" w:type="pct"/>
            <w:tcBorders>
              <w:bottom w:val="single" w:sz="6" w:space="0" w:color="9B9B9D"/>
            </w:tcBorders>
            <w:tcMar>
              <w:top w:w="120" w:type="dxa"/>
              <w:left w:w="120" w:type="dxa"/>
              <w:bottom w:w="120" w:type="dxa"/>
              <w:right w:w="120" w:type="dxa"/>
            </w:tcMar>
            <w:vAlign w:val="center"/>
            <w:hideMark/>
          </w:tcPr>
          <w:p w14:paraId="02FB687E" w14:textId="77777777" w:rsidR="001F6565" w:rsidRPr="001E0EE0" w:rsidRDefault="001F6565" w:rsidP="00CF1205">
            <w:pPr>
              <w:widowControl w:val="0"/>
              <w:wordWrap w:val="0"/>
              <w:autoSpaceDE w:val="0"/>
              <w:autoSpaceDN w:val="0"/>
              <w:spacing w:after="160"/>
            </w:pPr>
            <w:r w:rsidRPr="001E0EE0">
              <w:t>C++ 컴파일러, 디버거</w:t>
            </w:r>
          </w:p>
        </w:tc>
      </w:tr>
      <w:tr w:rsidR="001F6565" w:rsidRPr="001E0EE0" w14:paraId="291B009F" w14:textId="77777777" w:rsidTr="00CF1205">
        <w:tc>
          <w:tcPr>
            <w:tcW w:w="1903" w:type="pct"/>
            <w:tcBorders>
              <w:bottom w:val="single" w:sz="6" w:space="0" w:color="9B9B9D"/>
            </w:tcBorders>
            <w:tcMar>
              <w:top w:w="120" w:type="dxa"/>
              <w:left w:w="120" w:type="dxa"/>
              <w:bottom w:w="120" w:type="dxa"/>
              <w:right w:w="120" w:type="dxa"/>
            </w:tcMar>
            <w:vAlign w:val="center"/>
            <w:hideMark/>
          </w:tcPr>
          <w:p w14:paraId="2F8CC0ED" w14:textId="77777777" w:rsidR="001F6565" w:rsidRPr="001E0EE0" w:rsidRDefault="001F6565" w:rsidP="00CF1205">
            <w:pPr>
              <w:widowControl w:val="0"/>
              <w:wordWrap w:val="0"/>
              <w:autoSpaceDE w:val="0"/>
              <w:autoSpaceDN w:val="0"/>
              <w:spacing w:after="160"/>
            </w:pPr>
            <w:r w:rsidRPr="001E0EE0">
              <w:t>VSCode Extension의 C/C++ Extension Pack</w:t>
            </w:r>
          </w:p>
        </w:tc>
        <w:tc>
          <w:tcPr>
            <w:tcW w:w="3097" w:type="pct"/>
            <w:tcBorders>
              <w:bottom w:val="single" w:sz="6" w:space="0" w:color="9B9B9D"/>
            </w:tcBorders>
            <w:tcMar>
              <w:top w:w="120" w:type="dxa"/>
              <w:left w:w="120" w:type="dxa"/>
              <w:bottom w:w="120" w:type="dxa"/>
              <w:right w:w="120" w:type="dxa"/>
            </w:tcMar>
            <w:vAlign w:val="center"/>
            <w:hideMark/>
          </w:tcPr>
          <w:p w14:paraId="45D21FCE" w14:textId="77777777" w:rsidR="001F6565" w:rsidRPr="001E0EE0" w:rsidRDefault="001F6565" w:rsidP="00CF1205">
            <w:pPr>
              <w:widowControl w:val="0"/>
              <w:wordWrap w:val="0"/>
              <w:autoSpaceDE w:val="0"/>
              <w:autoSpaceDN w:val="0"/>
              <w:spacing w:after="160"/>
            </w:pPr>
            <w:r w:rsidRPr="001E0EE0">
              <w:t>에디터의 C++ intelliSence 지원, 에디터의 C++ UI 테마 지원, CMake 지원</w:t>
            </w:r>
          </w:p>
        </w:tc>
      </w:tr>
    </w:tbl>
    <w:p w14:paraId="534A4F27" w14:textId="77777777" w:rsidR="001F6565" w:rsidRPr="001F6565" w:rsidRDefault="001F6565">
      <w:pPr>
        <w:pStyle w:val="a4"/>
        <w:spacing w:line="312" w:lineRule="auto"/>
        <w:ind w:left="283" w:hanging="283"/>
        <w:rPr>
          <w:rFonts w:ascii="돋움" w:eastAsia="돋움"/>
          <w:spacing w:val="-3"/>
          <w:w w:val="95"/>
        </w:rPr>
      </w:pPr>
    </w:p>
    <w:p w14:paraId="5CEE8949" w14:textId="1D96FB5D" w:rsidR="00A4589C" w:rsidRPr="001E0EE0" w:rsidRDefault="001F6565" w:rsidP="00A4589C">
      <w:pPr>
        <w:widowControl w:val="0"/>
        <w:wordWrap w:val="0"/>
        <w:autoSpaceDE w:val="0"/>
        <w:autoSpaceDN w:val="0"/>
        <w:spacing w:after="160"/>
        <w:rPr>
          <w:b/>
          <w:bCs/>
        </w:rPr>
      </w:pPr>
      <w:r>
        <w:rPr>
          <w:rFonts w:hint="eastAsia"/>
          <w:b/>
          <w:bCs/>
        </w:rPr>
        <w:t xml:space="preserve">□ </w:t>
      </w:r>
      <w:r w:rsidR="00A4589C" w:rsidRPr="001E0EE0">
        <w:rPr>
          <w:b/>
          <w:bCs/>
        </w:rPr>
        <w:t xml:space="preserve">VSCode 설치 </w:t>
      </w:r>
    </w:p>
    <w:p w14:paraId="46158CF6" w14:textId="2377EE89" w:rsidR="00A4589C" w:rsidRPr="001E0EE0" w:rsidRDefault="00A4589C" w:rsidP="00A4589C">
      <w:pPr>
        <w:widowControl w:val="0"/>
        <w:wordWrap w:val="0"/>
        <w:autoSpaceDE w:val="0"/>
        <w:autoSpaceDN w:val="0"/>
        <w:spacing w:after="160"/>
      </w:pPr>
      <w:r w:rsidRPr="001E0EE0">
        <w:t xml:space="preserve">다음 링크에서 </w:t>
      </w:r>
      <w:proofErr w:type="gramStart"/>
      <w:r w:rsidRPr="001E0EE0">
        <w:t>VSCode 를</w:t>
      </w:r>
      <w:proofErr w:type="gramEnd"/>
      <w:r w:rsidRPr="001E0EE0">
        <w:t xml:space="preserve"> 다운로드 받고 설치.</w:t>
      </w:r>
    </w:p>
    <w:p w14:paraId="2D00FDA0" w14:textId="74DF47B1" w:rsidR="00A4589C" w:rsidRDefault="00A4589C" w:rsidP="00A4589C">
      <w:pPr>
        <w:widowControl w:val="0"/>
        <w:wordWrap w:val="0"/>
        <w:autoSpaceDE w:val="0"/>
        <w:autoSpaceDN w:val="0"/>
        <w:spacing w:after="160"/>
      </w:pPr>
      <w:hyperlink r:id="rId7" w:history="1">
        <w:r w:rsidRPr="0045371C">
          <w:rPr>
            <w:rStyle w:val="aff2"/>
          </w:rPr>
          <w:t>https://code.visualstudio.com/</w:t>
        </w:r>
      </w:hyperlink>
    </w:p>
    <w:p w14:paraId="09A8771A" w14:textId="77777777" w:rsidR="00A4589C" w:rsidRDefault="00A4589C" w:rsidP="00A4589C">
      <w:pPr>
        <w:widowControl w:val="0"/>
        <w:wordWrap w:val="0"/>
        <w:autoSpaceDE w:val="0"/>
        <w:autoSpaceDN w:val="0"/>
        <w:spacing w:after="160"/>
      </w:pPr>
    </w:p>
    <w:p w14:paraId="24B9D87A" w14:textId="6FC8901C" w:rsidR="00A4589C" w:rsidRDefault="00000000" w:rsidP="00A4589C">
      <w:pPr>
        <w:widowControl w:val="0"/>
        <w:wordWrap w:val="0"/>
        <w:autoSpaceDE w:val="0"/>
        <w:autoSpaceDN w:val="0"/>
        <w:spacing w:after="160"/>
      </w:pPr>
      <w:r>
        <w:rPr>
          <w:noProof/>
        </w:rPr>
        <w:lastRenderedPageBreak/>
        <w:pict w14:anchorId="7C4D6958">
          <v:shape id="_x0000_s2050" style="position:absolute;margin-left:375.4pt;margin-top:-23.2pt;width:33pt;height:44.25pt;z-index:251658240" coordsize="660,885" path="m,285hdc30,360,70,432,90,510v10,40,12,83,30,120c160,709,197,800,225,885v42,-83,46,-169,75,-255c320,569,351,510,375,450v44,-111,8,-62,60,-135c535,175,420,354,570,105,585,80,591,46,615,30,630,20,660,,660,e" filled="f">
            <v:path arrowok="t"/>
          </v:shape>
        </w:pict>
      </w:r>
      <w:r w:rsidR="00A4589C">
        <w:rPr>
          <w:noProof/>
        </w:rPr>
        <w:drawing>
          <wp:inline distT="0" distB="0" distL="0" distR="0" wp14:anchorId="514686A3" wp14:editId="7E7F2C04">
            <wp:extent cx="5760720" cy="2386965"/>
            <wp:effectExtent l="0" t="0" r="0" b="0"/>
            <wp:docPr id="15617203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20371" name=""/>
                    <pic:cNvPicPr/>
                  </pic:nvPicPr>
                  <pic:blipFill>
                    <a:blip r:embed="rId8"/>
                    <a:stretch>
                      <a:fillRect/>
                    </a:stretch>
                  </pic:blipFill>
                  <pic:spPr>
                    <a:xfrm>
                      <a:off x="0" y="0"/>
                      <a:ext cx="5760720" cy="2386965"/>
                    </a:xfrm>
                    <a:prstGeom prst="rect">
                      <a:avLst/>
                    </a:prstGeom>
                  </pic:spPr>
                </pic:pic>
              </a:graphicData>
            </a:graphic>
          </wp:inline>
        </w:drawing>
      </w:r>
    </w:p>
    <w:p w14:paraId="4521BBF7" w14:textId="77777777" w:rsidR="00A4589C" w:rsidRDefault="00A4589C" w:rsidP="00A4589C">
      <w:pPr>
        <w:widowControl w:val="0"/>
        <w:wordWrap w:val="0"/>
        <w:autoSpaceDE w:val="0"/>
        <w:autoSpaceDN w:val="0"/>
        <w:spacing w:after="160"/>
      </w:pPr>
    </w:p>
    <w:p w14:paraId="172E47FD" w14:textId="6054C3E1" w:rsidR="00A4589C" w:rsidRDefault="00000000" w:rsidP="00A4589C">
      <w:pPr>
        <w:widowControl w:val="0"/>
        <w:wordWrap w:val="0"/>
        <w:autoSpaceDE w:val="0"/>
        <w:autoSpaceDN w:val="0"/>
        <w:spacing w:after="160"/>
      </w:pPr>
      <w:r>
        <w:rPr>
          <w:noProof/>
        </w:rPr>
        <w:pict w14:anchorId="2EEB7C23">
          <v:shape id="_x0000_s2051" style="position:absolute;margin-left:127.15pt;margin-top:148.75pt;width:40.5pt;height:16.5pt;z-index:251659264" coordsize="810,330" path="m,hdc30,40,61,79,90,120v21,29,60,90,60,90c153,222,174,310,180,315v16,13,40,10,60,15c340,319,426,299,525,285v57,-19,109,-38,165,-60c719,213,780,195,780,195v10,-15,30,-27,30,-45c810,132,780,105,780,105e" filled="f">
            <v:path arrowok="t"/>
          </v:shape>
        </w:pict>
      </w:r>
      <w:r w:rsidR="00805827">
        <w:rPr>
          <w:noProof/>
        </w:rPr>
        <w:drawing>
          <wp:inline distT="0" distB="0" distL="0" distR="0" wp14:anchorId="3107BF5D" wp14:editId="5B12C82A">
            <wp:extent cx="5760720" cy="2814955"/>
            <wp:effectExtent l="0" t="0" r="0" b="0"/>
            <wp:docPr id="16808408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40837" name=""/>
                    <pic:cNvPicPr/>
                  </pic:nvPicPr>
                  <pic:blipFill>
                    <a:blip r:embed="rId9"/>
                    <a:stretch>
                      <a:fillRect/>
                    </a:stretch>
                  </pic:blipFill>
                  <pic:spPr>
                    <a:xfrm>
                      <a:off x="0" y="0"/>
                      <a:ext cx="5760720" cy="2814955"/>
                    </a:xfrm>
                    <a:prstGeom prst="rect">
                      <a:avLst/>
                    </a:prstGeom>
                  </pic:spPr>
                </pic:pic>
              </a:graphicData>
            </a:graphic>
          </wp:inline>
        </w:drawing>
      </w:r>
    </w:p>
    <w:p w14:paraId="58DD94FF" w14:textId="77777777" w:rsidR="00A4589C" w:rsidRDefault="00A4589C" w:rsidP="00A4589C">
      <w:pPr>
        <w:widowControl w:val="0"/>
        <w:wordWrap w:val="0"/>
        <w:autoSpaceDE w:val="0"/>
        <w:autoSpaceDN w:val="0"/>
        <w:spacing w:after="160"/>
      </w:pPr>
    </w:p>
    <w:tbl>
      <w:tblPr>
        <w:tblW w:w="2626"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95"/>
        <w:gridCol w:w="531"/>
      </w:tblGrid>
      <w:tr w:rsidR="00805827" w:rsidRPr="00805827" w14:paraId="6C4D9CCD" w14:textId="77777777">
        <w:trPr>
          <w:tblCellSpacing w:w="15" w:type="dxa"/>
        </w:trPr>
        <w:tc>
          <w:tcPr>
            <w:tcW w:w="0" w:type="auto"/>
            <w:shd w:val="clear" w:color="auto" w:fill="FFFFFF"/>
            <w:vAlign w:val="center"/>
            <w:hideMark/>
          </w:tcPr>
          <w:p w14:paraId="1CB08B17" w14:textId="77777777" w:rsidR="00805827" w:rsidRPr="00805827" w:rsidRDefault="00805827" w:rsidP="00805827">
            <w:pPr>
              <w:widowControl w:val="0"/>
              <w:wordWrap w:val="0"/>
              <w:autoSpaceDE w:val="0"/>
              <w:autoSpaceDN w:val="0"/>
              <w:spacing w:after="160"/>
            </w:pPr>
            <w:r w:rsidRPr="00805827">
              <w:rPr>
                <w:b/>
                <w:bCs/>
              </w:rPr>
              <w:t>System Installer</w:t>
            </w:r>
          </w:p>
        </w:tc>
        <w:tc>
          <w:tcPr>
            <w:tcW w:w="0" w:type="auto"/>
            <w:shd w:val="clear" w:color="auto" w:fill="FFFFFF"/>
            <w:vAlign w:val="center"/>
            <w:hideMark/>
          </w:tcPr>
          <w:p w14:paraId="3BD4C31A" w14:textId="77777777" w:rsidR="00805827" w:rsidRPr="00805827" w:rsidRDefault="00805827" w:rsidP="00805827">
            <w:pPr>
              <w:widowControl w:val="0"/>
              <w:wordWrap w:val="0"/>
              <w:autoSpaceDE w:val="0"/>
              <w:autoSpaceDN w:val="0"/>
              <w:spacing w:after="160"/>
            </w:pPr>
            <w:hyperlink r:id="rId10" w:history="1">
              <w:r w:rsidRPr="00805827">
                <w:rPr>
                  <w:rStyle w:val="aff2"/>
                </w:rPr>
                <w:t>x64</w:t>
              </w:r>
            </w:hyperlink>
          </w:p>
        </w:tc>
      </w:tr>
    </w:tbl>
    <w:p w14:paraId="62AD29F0" w14:textId="33BB6B11" w:rsidR="00805827" w:rsidRDefault="00805827" w:rsidP="00A4589C">
      <w:pPr>
        <w:widowControl w:val="0"/>
        <w:wordWrap w:val="0"/>
        <w:autoSpaceDE w:val="0"/>
        <w:autoSpaceDN w:val="0"/>
        <w:spacing w:after="160"/>
      </w:pPr>
      <w:r>
        <w:rPr>
          <w:rFonts w:hint="eastAsia"/>
        </w:rPr>
        <w:t>클릭하여 다운로드하여 설치.</w:t>
      </w:r>
    </w:p>
    <w:p w14:paraId="082390D2" w14:textId="77777777" w:rsidR="00805827" w:rsidRDefault="00805827" w:rsidP="00A4589C">
      <w:pPr>
        <w:widowControl w:val="0"/>
        <w:wordWrap w:val="0"/>
        <w:autoSpaceDE w:val="0"/>
        <w:autoSpaceDN w:val="0"/>
        <w:spacing w:after="160"/>
      </w:pPr>
    </w:p>
    <w:p w14:paraId="1ED6943D" w14:textId="7F53068C" w:rsidR="00805827" w:rsidRDefault="00805827" w:rsidP="00A4589C">
      <w:pPr>
        <w:widowControl w:val="0"/>
        <w:wordWrap w:val="0"/>
        <w:autoSpaceDE w:val="0"/>
        <w:autoSpaceDN w:val="0"/>
        <w:spacing w:after="160"/>
      </w:pPr>
      <w:r w:rsidRPr="00805827">
        <w:rPr>
          <w:noProof/>
        </w:rPr>
        <w:lastRenderedPageBreak/>
        <w:drawing>
          <wp:inline distT="0" distB="0" distL="0" distR="0" wp14:anchorId="48B64FD9" wp14:editId="54050E31">
            <wp:extent cx="2475601" cy="1809750"/>
            <wp:effectExtent l="0" t="0" r="0" b="0"/>
            <wp:docPr id="15141557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55736" name=""/>
                    <pic:cNvPicPr/>
                  </pic:nvPicPr>
                  <pic:blipFill>
                    <a:blip r:embed="rId11"/>
                    <a:stretch>
                      <a:fillRect/>
                    </a:stretch>
                  </pic:blipFill>
                  <pic:spPr>
                    <a:xfrm>
                      <a:off x="0" y="0"/>
                      <a:ext cx="2475601" cy="1809750"/>
                    </a:xfrm>
                    <a:prstGeom prst="rect">
                      <a:avLst/>
                    </a:prstGeom>
                  </pic:spPr>
                </pic:pic>
              </a:graphicData>
            </a:graphic>
          </wp:inline>
        </w:drawing>
      </w:r>
      <w:r w:rsidRPr="00805827">
        <w:rPr>
          <w:noProof/>
        </w:rPr>
        <w:t xml:space="preserve"> </w:t>
      </w:r>
      <w:r>
        <w:rPr>
          <w:noProof/>
        </w:rPr>
        <w:drawing>
          <wp:inline distT="0" distB="0" distL="0" distR="0" wp14:anchorId="26CCCBE9" wp14:editId="60FE4205">
            <wp:extent cx="2352675" cy="1825487"/>
            <wp:effectExtent l="0" t="0" r="0" b="0"/>
            <wp:docPr id="6921320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2013" name=""/>
                    <pic:cNvPicPr/>
                  </pic:nvPicPr>
                  <pic:blipFill>
                    <a:blip r:embed="rId12"/>
                    <a:stretch>
                      <a:fillRect/>
                    </a:stretch>
                  </pic:blipFill>
                  <pic:spPr>
                    <a:xfrm>
                      <a:off x="0" y="0"/>
                      <a:ext cx="2352675" cy="1825487"/>
                    </a:xfrm>
                    <a:prstGeom prst="rect">
                      <a:avLst/>
                    </a:prstGeom>
                  </pic:spPr>
                </pic:pic>
              </a:graphicData>
            </a:graphic>
          </wp:inline>
        </w:drawing>
      </w:r>
    </w:p>
    <w:p w14:paraId="3F93F8AD" w14:textId="6D5761BF" w:rsidR="00805827" w:rsidRDefault="00805827" w:rsidP="00A4589C">
      <w:pPr>
        <w:widowControl w:val="0"/>
        <w:wordWrap w:val="0"/>
        <w:autoSpaceDE w:val="0"/>
        <w:autoSpaceDN w:val="0"/>
        <w:spacing w:after="160"/>
      </w:pPr>
      <w:r>
        <w:rPr>
          <w:noProof/>
        </w:rPr>
        <w:drawing>
          <wp:anchor distT="0" distB="0" distL="114300" distR="114300" simplePos="0" relativeHeight="251660288" behindDoc="0" locked="0" layoutInCell="1" allowOverlap="1" wp14:anchorId="02690684" wp14:editId="71500F4C">
            <wp:simplePos x="0" y="0"/>
            <wp:positionH relativeFrom="column">
              <wp:align>left</wp:align>
            </wp:positionH>
            <wp:positionV relativeFrom="paragraph">
              <wp:align>top</wp:align>
            </wp:positionV>
            <wp:extent cx="2486025" cy="1928956"/>
            <wp:effectExtent l="0" t="0" r="0" b="0"/>
            <wp:wrapSquare wrapText="bothSides"/>
            <wp:docPr id="13113882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88216" name=""/>
                    <pic:cNvPicPr/>
                  </pic:nvPicPr>
                  <pic:blipFill>
                    <a:blip r:embed="rId13">
                      <a:extLst>
                        <a:ext uri="{28A0092B-C50C-407E-A947-70E740481C1C}">
                          <a14:useLocalDpi xmlns:a14="http://schemas.microsoft.com/office/drawing/2010/main" val="0"/>
                        </a:ext>
                      </a:extLst>
                    </a:blip>
                    <a:stretch>
                      <a:fillRect/>
                    </a:stretch>
                  </pic:blipFill>
                  <pic:spPr>
                    <a:xfrm>
                      <a:off x="0" y="0"/>
                      <a:ext cx="2486025" cy="1928956"/>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4A56388" wp14:editId="2767CBE0">
            <wp:extent cx="2324100" cy="1803315"/>
            <wp:effectExtent l="0" t="0" r="0" b="0"/>
            <wp:docPr id="2941081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8127" name=""/>
                    <pic:cNvPicPr/>
                  </pic:nvPicPr>
                  <pic:blipFill>
                    <a:blip r:embed="rId14"/>
                    <a:stretch>
                      <a:fillRect/>
                    </a:stretch>
                  </pic:blipFill>
                  <pic:spPr>
                    <a:xfrm>
                      <a:off x="0" y="0"/>
                      <a:ext cx="2324100" cy="1803315"/>
                    </a:xfrm>
                    <a:prstGeom prst="rect">
                      <a:avLst/>
                    </a:prstGeom>
                  </pic:spPr>
                </pic:pic>
              </a:graphicData>
            </a:graphic>
          </wp:inline>
        </w:drawing>
      </w:r>
      <w:r>
        <w:br w:type="textWrapping" w:clear="all"/>
      </w:r>
      <w:r>
        <w:rPr>
          <w:noProof/>
        </w:rPr>
        <w:drawing>
          <wp:inline distT="0" distB="0" distL="0" distR="0" wp14:anchorId="0713355A" wp14:editId="692F9250">
            <wp:extent cx="2479703" cy="1924050"/>
            <wp:effectExtent l="0" t="0" r="0" b="0"/>
            <wp:docPr id="5977589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58978" name=""/>
                    <pic:cNvPicPr/>
                  </pic:nvPicPr>
                  <pic:blipFill>
                    <a:blip r:embed="rId15"/>
                    <a:stretch>
                      <a:fillRect/>
                    </a:stretch>
                  </pic:blipFill>
                  <pic:spPr>
                    <a:xfrm>
                      <a:off x="0" y="0"/>
                      <a:ext cx="2493994" cy="1935139"/>
                    </a:xfrm>
                    <a:prstGeom prst="rect">
                      <a:avLst/>
                    </a:prstGeom>
                  </pic:spPr>
                </pic:pic>
              </a:graphicData>
            </a:graphic>
          </wp:inline>
        </w:drawing>
      </w:r>
      <w:r w:rsidRPr="00805827">
        <w:rPr>
          <w:noProof/>
        </w:rPr>
        <w:t xml:space="preserve"> </w:t>
      </w:r>
      <w:r>
        <w:rPr>
          <w:noProof/>
        </w:rPr>
        <w:drawing>
          <wp:inline distT="0" distB="0" distL="0" distR="0" wp14:anchorId="6A63CEE6" wp14:editId="31D90EED">
            <wp:extent cx="2430599" cy="1885950"/>
            <wp:effectExtent l="0" t="0" r="0" b="0"/>
            <wp:docPr id="19695127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12705" name=""/>
                    <pic:cNvPicPr/>
                  </pic:nvPicPr>
                  <pic:blipFill>
                    <a:blip r:embed="rId16"/>
                    <a:stretch>
                      <a:fillRect/>
                    </a:stretch>
                  </pic:blipFill>
                  <pic:spPr>
                    <a:xfrm>
                      <a:off x="0" y="0"/>
                      <a:ext cx="2436040" cy="1890172"/>
                    </a:xfrm>
                    <a:prstGeom prst="rect">
                      <a:avLst/>
                    </a:prstGeom>
                  </pic:spPr>
                </pic:pic>
              </a:graphicData>
            </a:graphic>
          </wp:inline>
        </w:drawing>
      </w:r>
    </w:p>
    <w:p w14:paraId="2645D6F9" w14:textId="2F8E3793" w:rsidR="00805827" w:rsidRDefault="00805827" w:rsidP="00A4589C">
      <w:pPr>
        <w:widowControl w:val="0"/>
        <w:wordWrap w:val="0"/>
        <w:autoSpaceDE w:val="0"/>
        <w:autoSpaceDN w:val="0"/>
        <w:spacing w:after="160"/>
      </w:pPr>
      <w:r>
        <w:rPr>
          <w:noProof/>
        </w:rPr>
        <w:drawing>
          <wp:inline distT="0" distB="0" distL="0" distR="0" wp14:anchorId="6FFC80E5" wp14:editId="1527FFA7">
            <wp:extent cx="2467427" cy="1914525"/>
            <wp:effectExtent l="0" t="0" r="0" b="0"/>
            <wp:docPr id="11227561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56192" name=""/>
                    <pic:cNvPicPr/>
                  </pic:nvPicPr>
                  <pic:blipFill>
                    <a:blip r:embed="rId17"/>
                    <a:stretch>
                      <a:fillRect/>
                    </a:stretch>
                  </pic:blipFill>
                  <pic:spPr>
                    <a:xfrm>
                      <a:off x="0" y="0"/>
                      <a:ext cx="2471568" cy="1917738"/>
                    </a:xfrm>
                    <a:prstGeom prst="rect">
                      <a:avLst/>
                    </a:prstGeom>
                  </pic:spPr>
                </pic:pic>
              </a:graphicData>
            </a:graphic>
          </wp:inline>
        </w:drawing>
      </w:r>
      <w:r w:rsidRPr="00805827">
        <w:rPr>
          <w:noProof/>
        </w:rPr>
        <w:t xml:space="preserve"> </w:t>
      </w:r>
      <w:r>
        <w:rPr>
          <w:noProof/>
        </w:rPr>
        <w:drawing>
          <wp:inline distT="0" distB="0" distL="0" distR="0" wp14:anchorId="02C0250B" wp14:editId="7EF47C2A">
            <wp:extent cx="2430599" cy="1885950"/>
            <wp:effectExtent l="0" t="0" r="0" b="0"/>
            <wp:docPr id="10560575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7570" name=""/>
                    <pic:cNvPicPr/>
                  </pic:nvPicPr>
                  <pic:blipFill>
                    <a:blip r:embed="rId18"/>
                    <a:stretch>
                      <a:fillRect/>
                    </a:stretch>
                  </pic:blipFill>
                  <pic:spPr>
                    <a:xfrm>
                      <a:off x="0" y="0"/>
                      <a:ext cx="2444105" cy="1896429"/>
                    </a:xfrm>
                    <a:prstGeom prst="rect">
                      <a:avLst/>
                    </a:prstGeom>
                  </pic:spPr>
                </pic:pic>
              </a:graphicData>
            </a:graphic>
          </wp:inline>
        </w:drawing>
      </w:r>
    </w:p>
    <w:p w14:paraId="7B503284" w14:textId="77777777" w:rsidR="00805827" w:rsidRDefault="00805827" w:rsidP="00A4589C">
      <w:pPr>
        <w:widowControl w:val="0"/>
        <w:wordWrap w:val="0"/>
        <w:autoSpaceDE w:val="0"/>
        <w:autoSpaceDN w:val="0"/>
        <w:spacing w:after="160"/>
      </w:pPr>
    </w:p>
    <w:p w14:paraId="704477BD" w14:textId="0ADAB44D" w:rsidR="00805827" w:rsidRDefault="00805827" w:rsidP="00A4589C">
      <w:pPr>
        <w:widowControl w:val="0"/>
        <w:wordWrap w:val="0"/>
        <w:autoSpaceDE w:val="0"/>
        <w:autoSpaceDN w:val="0"/>
        <w:spacing w:after="160"/>
      </w:pPr>
      <w:r>
        <w:rPr>
          <w:noProof/>
        </w:rPr>
        <w:lastRenderedPageBreak/>
        <w:drawing>
          <wp:inline distT="0" distB="0" distL="0" distR="0" wp14:anchorId="0343A5A6" wp14:editId="6D0C5980">
            <wp:extent cx="5760720" cy="3326765"/>
            <wp:effectExtent l="0" t="0" r="0" b="0"/>
            <wp:docPr id="4548759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5900" name=""/>
                    <pic:cNvPicPr/>
                  </pic:nvPicPr>
                  <pic:blipFill>
                    <a:blip r:embed="rId19"/>
                    <a:stretch>
                      <a:fillRect/>
                    </a:stretch>
                  </pic:blipFill>
                  <pic:spPr>
                    <a:xfrm>
                      <a:off x="0" y="0"/>
                      <a:ext cx="5760720" cy="3326765"/>
                    </a:xfrm>
                    <a:prstGeom prst="rect">
                      <a:avLst/>
                    </a:prstGeom>
                  </pic:spPr>
                </pic:pic>
              </a:graphicData>
            </a:graphic>
          </wp:inline>
        </w:drawing>
      </w:r>
    </w:p>
    <w:p w14:paraId="138C44F8" w14:textId="77777777" w:rsidR="00805827" w:rsidRDefault="00805827" w:rsidP="00A4589C">
      <w:pPr>
        <w:widowControl w:val="0"/>
        <w:wordWrap w:val="0"/>
        <w:autoSpaceDE w:val="0"/>
        <w:autoSpaceDN w:val="0"/>
        <w:spacing w:after="160"/>
      </w:pPr>
    </w:p>
    <w:p w14:paraId="406FCB9B" w14:textId="587A274D" w:rsidR="00A4589C" w:rsidRPr="001E0EE0" w:rsidRDefault="00A4589C" w:rsidP="00A4589C">
      <w:pPr>
        <w:widowControl w:val="0"/>
        <w:wordWrap w:val="0"/>
        <w:autoSpaceDE w:val="0"/>
        <w:autoSpaceDN w:val="0"/>
        <w:spacing w:after="160"/>
        <w:rPr>
          <w:b/>
          <w:bCs/>
        </w:rPr>
      </w:pPr>
      <w:r w:rsidRPr="001E0EE0">
        <w:rPr>
          <w:b/>
          <w:bCs/>
        </w:rPr>
        <w:t xml:space="preserve">VSCode 사용자 인터페이스 </w:t>
      </w:r>
    </w:p>
    <w:p w14:paraId="1BE2E1E9" w14:textId="2186335F" w:rsidR="00A4589C" w:rsidRPr="001E0EE0" w:rsidRDefault="00A4589C" w:rsidP="00A4589C">
      <w:pPr>
        <w:widowControl w:val="0"/>
        <w:wordWrap w:val="0"/>
        <w:autoSpaceDE w:val="0"/>
        <w:autoSpaceDN w:val="0"/>
        <w:spacing w:after="160"/>
      </w:pPr>
      <w:r w:rsidRPr="001E0EE0">
        <w:t>VSCode는 다음과 같은 인터페이스를 제공.</w:t>
      </w:r>
    </w:p>
    <w:p w14:paraId="6A0170FF" w14:textId="25CB6195" w:rsidR="00A4589C" w:rsidRPr="001E0EE0" w:rsidRDefault="00A4589C" w:rsidP="00A4589C">
      <w:pPr>
        <w:widowControl w:val="0"/>
        <w:wordWrap w:val="0"/>
        <w:autoSpaceDE w:val="0"/>
        <w:autoSpaceDN w:val="0"/>
        <w:spacing w:after="160"/>
      </w:pPr>
    </w:p>
    <w:tbl>
      <w:tblPr>
        <w:tblW w:w="5000" w:type="pct"/>
        <w:tblCellMar>
          <w:top w:w="15" w:type="dxa"/>
          <w:left w:w="15" w:type="dxa"/>
          <w:bottom w:w="15" w:type="dxa"/>
          <w:right w:w="15" w:type="dxa"/>
        </w:tblCellMar>
        <w:tblLook w:val="04A0" w:firstRow="1" w:lastRow="0" w:firstColumn="1" w:lastColumn="0" w:noHBand="0" w:noVBand="1"/>
      </w:tblPr>
      <w:tblGrid>
        <w:gridCol w:w="1758"/>
        <w:gridCol w:w="7554"/>
      </w:tblGrid>
      <w:tr w:rsidR="00A4589C" w:rsidRPr="001E0EE0" w14:paraId="48FCB66A" w14:textId="77777777" w:rsidTr="001F6565">
        <w:trPr>
          <w:tblHeader/>
        </w:trPr>
        <w:tc>
          <w:tcPr>
            <w:tcW w:w="944" w:type="pct"/>
            <w:shd w:val="clear" w:color="auto" w:fill="CECFD1"/>
            <w:tcMar>
              <w:top w:w="120" w:type="dxa"/>
              <w:left w:w="120" w:type="dxa"/>
              <w:bottom w:w="120" w:type="dxa"/>
              <w:right w:w="120" w:type="dxa"/>
            </w:tcMar>
            <w:vAlign w:val="center"/>
            <w:hideMark/>
          </w:tcPr>
          <w:p w14:paraId="5458E02B" w14:textId="77777777" w:rsidR="00A4589C" w:rsidRPr="001E0EE0" w:rsidRDefault="00A4589C" w:rsidP="00CF1205">
            <w:pPr>
              <w:widowControl w:val="0"/>
              <w:wordWrap w:val="0"/>
              <w:autoSpaceDE w:val="0"/>
              <w:autoSpaceDN w:val="0"/>
              <w:spacing w:after="160"/>
              <w:rPr>
                <w:b/>
                <w:bCs/>
              </w:rPr>
            </w:pPr>
            <w:r w:rsidRPr="001E0EE0">
              <w:rPr>
                <w:b/>
                <w:bCs/>
              </w:rPr>
              <w:t>항목</w:t>
            </w:r>
          </w:p>
        </w:tc>
        <w:tc>
          <w:tcPr>
            <w:tcW w:w="4056" w:type="pct"/>
            <w:shd w:val="clear" w:color="auto" w:fill="CECFD1"/>
            <w:tcMar>
              <w:top w:w="120" w:type="dxa"/>
              <w:left w:w="120" w:type="dxa"/>
              <w:bottom w:w="120" w:type="dxa"/>
              <w:right w:w="120" w:type="dxa"/>
            </w:tcMar>
            <w:vAlign w:val="center"/>
            <w:hideMark/>
          </w:tcPr>
          <w:p w14:paraId="709CC349" w14:textId="77777777" w:rsidR="00A4589C" w:rsidRPr="001E0EE0" w:rsidRDefault="00A4589C" w:rsidP="00CF1205">
            <w:pPr>
              <w:widowControl w:val="0"/>
              <w:wordWrap w:val="0"/>
              <w:autoSpaceDE w:val="0"/>
              <w:autoSpaceDN w:val="0"/>
              <w:spacing w:after="160"/>
              <w:rPr>
                <w:b/>
                <w:bCs/>
              </w:rPr>
            </w:pPr>
            <w:r w:rsidRPr="001E0EE0">
              <w:rPr>
                <w:b/>
                <w:bCs/>
              </w:rPr>
              <w:t>내용</w:t>
            </w:r>
          </w:p>
        </w:tc>
      </w:tr>
      <w:tr w:rsidR="00A4589C" w:rsidRPr="001E0EE0" w14:paraId="0EC44B61" w14:textId="77777777" w:rsidTr="001F6565">
        <w:tc>
          <w:tcPr>
            <w:tcW w:w="944" w:type="pct"/>
            <w:tcBorders>
              <w:bottom w:val="single" w:sz="6" w:space="0" w:color="9B9B9D"/>
            </w:tcBorders>
            <w:tcMar>
              <w:top w:w="120" w:type="dxa"/>
              <w:left w:w="120" w:type="dxa"/>
              <w:bottom w:w="120" w:type="dxa"/>
              <w:right w:w="120" w:type="dxa"/>
            </w:tcMar>
            <w:vAlign w:val="center"/>
            <w:hideMark/>
          </w:tcPr>
          <w:p w14:paraId="21EED3C1" w14:textId="77777777" w:rsidR="00A4589C" w:rsidRPr="001E0EE0" w:rsidRDefault="00A4589C" w:rsidP="00CF1205">
            <w:pPr>
              <w:widowControl w:val="0"/>
              <w:wordWrap w:val="0"/>
              <w:autoSpaceDE w:val="0"/>
              <w:autoSpaceDN w:val="0"/>
              <w:spacing w:after="160"/>
            </w:pPr>
            <w:r w:rsidRPr="001E0EE0">
              <w:t>Activity Bar</w:t>
            </w:r>
          </w:p>
        </w:tc>
        <w:tc>
          <w:tcPr>
            <w:tcW w:w="4056" w:type="pct"/>
            <w:tcBorders>
              <w:bottom w:val="single" w:sz="6" w:space="0" w:color="9B9B9D"/>
            </w:tcBorders>
            <w:tcMar>
              <w:top w:w="120" w:type="dxa"/>
              <w:left w:w="120" w:type="dxa"/>
              <w:bottom w:w="120" w:type="dxa"/>
              <w:right w:w="120" w:type="dxa"/>
            </w:tcMar>
            <w:vAlign w:val="center"/>
            <w:hideMark/>
          </w:tcPr>
          <w:p w14:paraId="623E6562" w14:textId="77777777" w:rsidR="00A4589C" w:rsidRPr="001E0EE0" w:rsidRDefault="00A4589C" w:rsidP="00CF1205">
            <w:pPr>
              <w:widowControl w:val="0"/>
              <w:wordWrap w:val="0"/>
              <w:autoSpaceDE w:val="0"/>
              <w:autoSpaceDN w:val="0"/>
              <w:spacing w:after="160"/>
            </w:pPr>
            <w:r w:rsidRPr="001E0EE0">
              <w:t>Side Bar의 보기를 전환합니다.</w:t>
            </w:r>
          </w:p>
        </w:tc>
      </w:tr>
      <w:tr w:rsidR="00A4589C" w:rsidRPr="001E0EE0" w14:paraId="4E2C75A2" w14:textId="77777777" w:rsidTr="001F6565">
        <w:tc>
          <w:tcPr>
            <w:tcW w:w="944" w:type="pct"/>
            <w:tcBorders>
              <w:bottom w:val="single" w:sz="6" w:space="0" w:color="9B9B9D"/>
            </w:tcBorders>
            <w:tcMar>
              <w:top w:w="120" w:type="dxa"/>
              <w:left w:w="120" w:type="dxa"/>
              <w:bottom w:w="120" w:type="dxa"/>
              <w:right w:w="120" w:type="dxa"/>
            </w:tcMar>
            <w:vAlign w:val="center"/>
            <w:hideMark/>
          </w:tcPr>
          <w:p w14:paraId="1B8C757F" w14:textId="77777777" w:rsidR="00A4589C" w:rsidRPr="001E0EE0" w:rsidRDefault="00A4589C" w:rsidP="00CF1205">
            <w:pPr>
              <w:widowControl w:val="0"/>
              <w:wordWrap w:val="0"/>
              <w:autoSpaceDE w:val="0"/>
              <w:autoSpaceDN w:val="0"/>
              <w:spacing w:after="160"/>
            </w:pPr>
            <w:r w:rsidRPr="001E0EE0">
              <w:t>Side Bar</w:t>
            </w:r>
          </w:p>
        </w:tc>
        <w:tc>
          <w:tcPr>
            <w:tcW w:w="4056" w:type="pct"/>
            <w:tcBorders>
              <w:bottom w:val="single" w:sz="6" w:space="0" w:color="9B9B9D"/>
            </w:tcBorders>
            <w:tcMar>
              <w:top w:w="120" w:type="dxa"/>
              <w:left w:w="120" w:type="dxa"/>
              <w:bottom w:w="120" w:type="dxa"/>
              <w:right w:w="120" w:type="dxa"/>
            </w:tcMar>
            <w:vAlign w:val="center"/>
            <w:hideMark/>
          </w:tcPr>
          <w:p w14:paraId="768457E2" w14:textId="77777777" w:rsidR="00A4589C" w:rsidRPr="001E0EE0" w:rsidRDefault="00A4589C" w:rsidP="00CF1205">
            <w:pPr>
              <w:widowControl w:val="0"/>
              <w:wordWrap w:val="0"/>
              <w:autoSpaceDE w:val="0"/>
              <w:autoSpaceDN w:val="0"/>
              <w:spacing w:after="160"/>
            </w:pPr>
            <w:r w:rsidRPr="001E0EE0">
              <w:t>Activity Bar 선택에 따라 파일 탐색기등 다양한 보기가 제공됩니다.</w:t>
            </w:r>
          </w:p>
        </w:tc>
      </w:tr>
      <w:tr w:rsidR="00A4589C" w:rsidRPr="001E0EE0" w14:paraId="7A0C03F7" w14:textId="77777777" w:rsidTr="001F6565">
        <w:tc>
          <w:tcPr>
            <w:tcW w:w="944" w:type="pct"/>
            <w:tcBorders>
              <w:bottom w:val="single" w:sz="6" w:space="0" w:color="9B9B9D"/>
            </w:tcBorders>
            <w:tcMar>
              <w:top w:w="120" w:type="dxa"/>
              <w:left w:w="120" w:type="dxa"/>
              <w:bottom w:w="120" w:type="dxa"/>
              <w:right w:w="120" w:type="dxa"/>
            </w:tcMar>
            <w:vAlign w:val="center"/>
            <w:hideMark/>
          </w:tcPr>
          <w:p w14:paraId="1AA99D7F" w14:textId="77777777" w:rsidR="00A4589C" w:rsidRPr="001E0EE0" w:rsidRDefault="00A4589C" w:rsidP="00CF1205">
            <w:pPr>
              <w:widowControl w:val="0"/>
              <w:wordWrap w:val="0"/>
              <w:autoSpaceDE w:val="0"/>
              <w:autoSpaceDN w:val="0"/>
              <w:spacing w:after="160"/>
            </w:pPr>
            <w:r w:rsidRPr="001E0EE0">
              <w:t>Editor Groups</w:t>
            </w:r>
          </w:p>
        </w:tc>
        <w:tc>
          <w:tcPr>
            <w:tcW w:w="4056" w:type="pct"/>
            <w:tcBorders>
              <w:bottom w:val="single" w:sz="6" w:space="0" w:color="9B9B9D"/>
            </w:tcBorders>
            <w:tcMar>
              <w:top w:w="120" w:type="dxa"/>
              <w:left w:w="120" w:type="dxa"/>
              <w:bottom w:w="120" w:type="dxa"/>
              <w:right w:w="120" w:type="dxa"/>
            </w:tcMar>
            <w:vAlign w:val="center"/>
            <w:hideMark/>
          </w:tcPr>
          <w:p w14:paraId="780BDC36" w14:textId="77777777" w:rsidR="00A4589C" w:rsidRPr="001E0EE0" w:rsidRDefault="00A4589C" w:rsidP="00CF1205">
            <w:pPr>
              <w:widowControl w:val="0"/>
              <w:wordWrap w:val="0"/>
              <w:autoSpaceDE w:val="0"/>
              <w:autoSpaceDN w:val="0"/>
              <w:spacing w:after="160"/>
            </w:pPr>
            <w:r w:rsidRPr="001E0EE0">
              <w:t>파일을 편집하는 영역입니다.</w:t>
            </w:r>
          </w:p>
        </w:tc>
      </w:tr>
      <w:tr w:rsidR="00A4589C" w:rsidRPr="001E0EE0" w14:paraId="0E5D48DF" w14:textId="77777777" w:rsidTr="001F6565">
        <w:tc>
          <w:tcPr>
            <w:tcW w:w="944" w:type="pct"/>
            <w:tcBorders>
              <w:bottom w:val="single" w:sz="6" w:space="0" w:color="9B9B9D"/>
            </w:tcBorders>
            <w:tcMar>
              <w:top w:w="120" w:type="dxa"/>
              <w:left w:w="120" w:type="dxa"/>
              <w:bottom w:w="120" w:type="dxa"/>
              <w:right w:w="120" w:type="dxa"/>
            </w:tcMar>
            <w:vAlign w:val="center"/>
            <w:hideMark/>
          </w:tcPr>
          <w:p w14:paraId="3A0120C7" w14:textId="77777777" w:rsidR="00A4589C" w:rsidRPr="001E0EE0" w:rsidRDefault="00A4589C" w:rsidP="00CF1205">
            <w:pPr>
              <w:widowControl w:val="0"/>
              <w:wordWrap w:val="0"/>
              <w:autoSpaceDE w:val="0"/>
              <w:autoSpaceDN w:val="0"/>
              <w:spacing w:after="160"/>
            </w:pPr>
            <w:r w:rsidRPr="001E0EE0">
              <w:t>Panel</w:t>
            </w:r>
          </w:p>
        </w:tc>
        <w:tc>
          <w:tcPr>
            <w:tcW w:w="4056" w:type="pct"/>
            <w:tcBorders>
              <w:bottom w:val="single" w:sz="6" w:space="0" w:color="9B9B9D"/>
            </w:tcBorders>
            <w:tcMar>
              <w:top w:w="120" w:type="dxa"/>
              <w:left w:w="120" w:type="dxa"/>
              <w:bottom w:w="120" w:type="dxa"/>
              <w:right w:w="120" w:type="dxa"/>
            </w:tcMar>
            <w:vAlign w:val="center"/>
            <w:hideMark/>
          </w:tcPr>
          <w:p w14:paraId="58534A7B" w14:textId="77777777" w:rsidR="00A4589C" w:rsidRPr="001E0EE0" w:rsidRDefault="00A4589C" w:rsidP="00CF1205">
            <w:pPr>
              <w:widowControl w:val="0"/>
              <w:wordWrap w:val="0"/>
              <w:autoSpaceDE w:val="0"/>
              <w:autoSpaceDN w:val="0"/>
              <w:spacing w:after="160"/>
            </w:pPr>
            <w:r w:rsidRPr="001E0EE0">
              <w:t>기본적으로 출력, 디버그등의 정보와 터미널이 제공됩니다.</w:t>
            </w:r>
          </w:p>
        </w:tc>
      </w:tr>
      <w:tr w:rsidR="00A4589C" w:rsidRPr="001E0EE0" w14:paraId="7364A256" w14:textId="77777777" w:rsidTr="001F6565">
        <w:tc>
          <w:tcPr>
            <w:tcW w:w="944" w:type="pct"/>
            <w:tcBorders>
              <w:bottom w:val="single" w:sz="6" w:space="0" w:color="9B9B9D"/>
            </w:tcBorders>
            <w:tcMar>
              <w:top w:w="120" w:type="dxa"/>
              <w:left w:w="120" w:type="dxa"/>
              <w:bottom w:w="120" w:type="dxa"/>
              <w:right w:w="120" w:type="dxa"/>
            </w:tcMar>
            <w:vAlign w:val="center"/>
            <w:hideMark/>
          </w:tcPr>
          <w:p w14:paraId="2BC153FA" w14:textId="77777777" w:rsidR="00A4589C" w:rsidRPr="001E0EE0" w:rsidRDefault="00A4589C" w:rsidP="00CF1205">
            <w:pPr>
              <w:widowControl w:val="0"/>
              <w:wordWrap w:val="0"/>
              <w:autoSpaceDE w:val="0"/>
              <w:autoSpaceDN w:val="0"/>
              <w:spacing w:after="160"/>
            </w:pPr>
            <w:r w:rsidRPr="001E0EE0">
              <w:t>Status Bar</w:t>
            </w:r>
          </w:p>
        </w:tc>
        <w:tc>
          <w:tcPr>
            <w:tcW w:w="4056" w:type="pct"/>
            <w:tcBorders>
              <w:bottom w:val="single" w:sz="6" w:space="0" w:color="9B9B9D"/>
            </w:tcBorders>
            <w:tcMar>
              <w:top w:w="120" w:type="dxa"/>
              <w:left w:w="120" w:type="dxa"/>
              <w:bottom w:w="120" w:type="dxa"/>
              <w:right w:w="120" w:type="dxa"/>
            </w:tcMar>
            <w:vAlign w:val="center"/>
            <w:hideMark/>
          </w:tcPr>
          <w:p w14:paraId="32BF63CE" w14:textId="77777777" w:rsidR="00A4589C" w:rsidRPr="001E0EE0" w:rsidRDefault="00A4589C" w:rsidP="00CF1205">
            <w:pPr>
              <w:widowControl w:val="0"/>
              <w:wordWrap w:val="0"/>
              <w:autoSpaceDE w:val="0"/>
              <w:autoSpaceDN w:val="0"/>
              <w:spacing w:after="160"/>
            </w:pPr>
            <w:r w:rsidRPr="001E0EE0">
              <w:t>열려있는 파일에 대한 다양한 상태가 표시됩니다.</w:t>
            </w:r>
          </w:p>
        </w:tc>
      </w:tr>
    </w:tbl>
    <w:p w14:paraId="356C70BD" w14:textId="066B6487" w:rsidR="005C4FEF" w:rsidRDefault="005C4FEF" w:rsidP="00A4589C">
      <w:pPr>
        <w:widowControl w:val="0"/>
        <w:wordWrap w:val="0"/>
        <w:autoSpaceDE w:val="0"/>
        <w:autoSpaceDN w:val="0"/>
        <w:spacing w:after="160"/>
        <w:rPr>
          <w:b/>
          <w:bCs/>
        </w:rPr>
      </w:pPr>
      <w:r w:rsidRPr="005C4FEF">
        <w:rPr>
          <w:noProof/>
        </w:rPr>
        <w:lastRenderedPageBreak/>
        <w:drawing>
          <wp:inline distT="0" distB="0" distL="0" distR="0" wp14:anchorId="60FC48E3" wp14:editId="29E7A600">
            <wp:extent cx="5760720" cy="3267075"/>
            <wp:effectExtent l="0" t="0" r="0" b="0"/>
            <wp:docPr id="19729042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04261" name=""/>
                    <pic:cNvPicPr/>
                  </pic:nvPicPr>
                  <pic:blipFill>
                    <a:blip r:embed="rId20"/>
                    <a:stretch>
                      <a:fillRect/>
                    </a:stretch>
                  </pic:blipFill>
                  <pic:spPr>
                    <a:xfrm>
                      <a:off x="0" y="0"/>
                      <a:ext cx="5760720" cy="3267075"/>
                    </a:xfrm>
                    <a:prstGeom prst="rect">
                      <a:avLst/>
                    </a:prstGeom>
                  </pic:spPr>
                </pic:pic>
              </a:graphicData>
            </a:graphic>
          </wp:inline>
        </w:drawing>
      </w:r>
    </w:p>
    <w:p w14:paraId="1B7D8BCD" w14:textId="77777777" w:rsidR="005C4FEF" w:rsidRDefault="005C4FEF" w:rsidP="00A4589C">
      <w:pPr>
        <w:widowControl w:val="0"/>
        <w:wordWrap w:val="0"/>
        <w:autoSpaceDE w:val="0"/>
        <w:autoSpaceDN w:val="0"/>
        <w:spacing w:after="160"/>
        <w:rPr>
          <w:b/>
          <w:bCs/>
        </w:rPr>
      </w:pPr>
    </w:p>
    <w:p w14:paraId="54FA4408" w14:textId="02FF53A6" w:rsidR="005C4FEF" w:rsidRDefault="005C4FEF" w:rsidP="00A4589C">
      <w:pPr>
        <w:widowControl w:val="0"/>
        <w:wordWrap w:val="0"/>
        <w:autoSpaceDE w:val="0"/>
        <w:autoSpaceDN w:val="0"/>
        <w:spacing w:after="160"/>
        <w:rPr>
          <w:b/>
          <w:bCs/>
        </w:rPr>
      </w:pPr>
      <w:r>
        <w:rPr>
          <w:noProof/>
        </w:rPr>
        <w:drawing>
          <wp:inline distT="0" distB="0" distL="0" distR="0" wp14:anchorId="1838A7C0" wp14:editId="7CA7F12C">
            <wp:extent cx="3905250" cy="2597024"/>
            <wp:effectExtent l="0" t="0" r="0" b="0"/>
            <wp:docPr id="16878367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36717" name=""/>
                    <pic:cNvPicPr/>
                  </pic:nvPicPr>
                  <pic:blipFill>
                    <a:blip r:embed="rId21"/>
                    <a:stretch>
                      <a:fillRect/>
                    </a:stretch>
                  </pic:blipFill>
                  <pic:spPr>
                    <a:xfrm>
                      <a:off x="0" y="0"/>
                      <a:ext cx="3913883" cy="2602765"/>
                    </a:xfrm>
                    <a:prstGeom prst="rect">
                      <a:avLst/>
                    </a:prstGeom>
                  </pic:spPr>
                </pic:pic>
              </a:graphicData>
            </a:graphic>
          </wp:inline>
        </w:drawing>
      </w:r>
    </w:p>
    <w:p w14:paraId="409F0FF4" w14:textId="725BCA85" w:rsidR="005C4FEF" w:rsidRDefault="005C4FEF" w:rsidP="00A4589C">
      <w:pPr>
        <w:widowControl w:val="0"/>
        <w:wordWrap w:val="0"/>
        <w:autoSpaceDE w:val="0"/>
        <w:autoSpaceDN w:val="0"/>
        <w:spacing w:after="160"/>
      </w:pPr>
    </w:p>
    <w:p w14:paraId="49B1FE82" w14:textId="44586B1B" w:rsidR="00B46263" w:rsidRDefault="00B46263" w:rsidP="00A4589C">
      <w:pPr>
        <w:widowControl w:val="0"/>
        <w:wordWrap w:val="0"/>
        <w:autoSpaceDE w:val="0"/>
        <w:autoSpaceDN w:val="0"/>
        <w:spacing w:after="160"/>
      </w:pPr>
      <w:r w:rsidRPr="00B46263">
        <w:t xml:space="preserve">메뉴에서 </w:t>
      </w:r>
      <w:proofErr w:type="gramStart"/>
      <w:r w:rsidRPr="00B46263">
        <w:t>View &gt;</w:t>
      </w:r>
      <w:proofErr w:type="gramEnd"/>
      <w:r w:rsidRPr="00B46263">
        <w:t xml:space="preserve"> Terminal을 선택한다. 다음처럼 PowerShell이 </w:t>
      </w:r>
      <w:proofErr w:type="gramStart"/>
      <w:r w:rsidRPr="00B46263">
        <w:t>실행되면  Conda</w:t>
      </w:r>
      <w:proofErr w:type="gramEnd"/>
      <w:r w:rsidRPr="00B46263">
        <w:t>의 가상환경이 적용되지 않기 때문에 명령 프롬프트(cmd.exe)를 사용하도록 변경해줘야 한다.</w:t>
      </w:r>
    </w:p>
    <w:p w14:paraId="0B785F04" w14:textId="634D67C7" w:rsidR="00B46263" w:rsidRDefault="00B46263" w:rsidP="00A4589C">
      <w:pPr>
        <w:widowControl w:val="0"/>
        <w:wordWrap w:val="0"/>
        <w:autoSpaceDE w:val="0"/>
        <w:autoSpaceDN w:val="0"/>
        <w:spacing w:after="160"/>
      </w:pPr>
      <w:r w:rsidRPr="00B46263">
        <w:t xml:space="preserve">Ctrl + Shift + P를 입력한 </w:t>
      </w:r>
      <w:proofErr w:type="gramStart"/>
      <w:r w:rsidRPr="00B46263">
        <w:t>후,  default</w:t>
      </w:r>
      <w:proofErr w:type="gramEnd"/>
      <w:r w:rsidRPr="00B46263">
        <w:t xml:space="preserve"> profile을 입력하여 검색되는 항목을 선택</w:t>
      </w:r>
    </w:p>
    <w:p w14:paraId="0C3C4FA0" w14:textId="69B95897" w:rsidR="00B46263" w:rsidRDefault="00B46263" w:rsidP="00A4589C">
      <w:pPr>
        <w:widowControl w:val="0"/>
        <w:wordWrap w:val="0"/>
        <w:autoSpaceDE w:val="0"/>
        <w:autoSpaceDN w:val="0"/>
        <w:spacing w:after="160"/>
      </w:pPr>
      <w:r>
        <w:rPr>
          <w:noProof/>
        </w:rPr>
        <w:lastRenderedPageBreak/>
        <w:drawing>
          <wp:inline distT="0" distB="0" distL="0" distR="0" wp14:anchorId="0688802F" wp14:editId="3E6C8C1B">
            <wp:extent cx="5760720" cy="1365250"/>
            <wp:effectExtent l="0" t="0" r="0" b="0"/>
            <wp:docPr id="700961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61625" name=""/>
                    <pic:cNvPicPr/>
                  </pic:nvPicPr>
                  <pic:blipFill>
                    <a:blip r:embed="rId22"/>
                    <a:stretch>
                      <a:fillRect/>
                    </a:stretch>
                  </pic:blipFill>
                  <pic:spPr>
                    <a:xfrm>
                      <a:off x="0" y="0"/>
                      <a:ext cx="5760720" cy="1365250"/>
                    </a:xfrm>
                    <a:prstGeom prst="rect">
                      <a:avLst/>
                    </a:prstGeom>
                  </pic:spPr>
                </pic:pic>
              </a:graphicData>
            </a:graphic>
          </wp:inline>
        </w:drawing>
      </w:r>
    </w:p>
    <w:p w14:paraId="48385F00" w14:textId="42F5B080" w:rsidR="00B46263" w:rsidRDefault="00B46263" w:rsidP="00A4589C">
      <w:pPr>
        <w:widowControl w:val="0"/>
        <w:wordWrap w:val="0"/>
        <w:autoSpaceDE w:val="0"/>
        <w:autoSpaceDN w:val="0"/>
        <w:spacing w:after="160"/>
      </w:pPr>
      <w:r w:rsidRPr="00B46263">
        <w:t>Command Prompt를 선택</w:t>
      </w:r>
    </w:p>
    <w:p w14:paraId="0CC95AE2" w14:textId="4D1B748B" w:rsidR="00B46263" w:rsidRDefault="00B46263" w:rsidP="00A4589C">
      <w:pPr>
        <w:widowControl w:val="0"/>
        <w:wordWrap w:val="0"/>
        <w:autoSpaceDE w:val="0"/>
        <w:autoSpaceDN w:val="0"/>
        <w:spacing w:after="160"/>
      </w:pPr>
      <w:r>
        <w:rPr>
          <w:noProof/>
        </w:rPr>
        <w:drawing>
          <wp:inline distT="0" distB="0" distL="0" distR="0" wp14:anchorId="3152C54C" wp14:editId="079A52F5">
            <wp:extent cx="5760720" cy="1545590"/>
            <wp:effectExtent l="0" t="0" r="0" b="0"/>
            <wp:docPr id="17463156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5606" name=""/>
                    <pic:cNvPicPr/>
                  </pic:nvPicPr>
                  <pic:blipFill>
                    <a:blip r:embed="rId23"/>
                    <a:stretch>
                      <a:fillRect/>
                    </a:stretch>
                  </pic:blipFill>
                  <pic:spPr>
                    <a:xfrm>
                      <a:off x="0" y="0"/>
                      <a:ext cx="5760720" cy="1545590"/>
                    </a:xfrm>
                    <a:prstGeom prst="rect">
                      <a:avLst/>
                    </a:prstGeom>
                  </pic:spPr>
                </pic:pic>
              </a:graphicData>
            </a:graphic>
          </wp:inline>
        </w:drawing>
      </w:r>
    </w:p>
    <w:p w14:paraId="7A6E0E2D" w14:textId="67A42785" w:rsidR="00B46263" w:rsidRDefault="00B46263" w:rsidP="00A4589C">
      <w:pPr>
        <w:widowControl w:val="0"/>
        <w:wordWrap w:val="0"/>
        <w:autoSpaceDE w:val="0"/>
        <w:autoSpaceDN w:val="0"/>
        <w:spacing w:after="160"/>
      </w:pPr>
      <w:r w:rsidRPr="00B46263">
        <w:t>메뉴에서 Terminal&gt;New Terminal을 선택하면 명령 프롬프트가 실행</w:t>
      </w:r>
    </w:p>
    <w:p w14:paraId="026C5CC0" w14:textId="77777777" w:rsidR="00B46263" w:rsidRDefault="00B46263" w:rsidP="00A4589C">
      <w:pPr>
        <w:widowControl w:val="0"/>
        <w:wordWrap w:val="0"/>
        <w:autoSpaceDE w:val="0"/>
        <w:autoSpaceDN w:val="0"/>
        <w:spacing w:after="160"/>
      </w:pPr>
    </w:p>
    <w:p w14:paraId="2E9AD709" w14:textId="33FFDD1F" w:rsidR="00B46263" w:rsidRDefault="00B46263" w:rsidP="00A4589C">
      <w:pPr>
        <w:widowControl w:val="0"/>
        <w:wordWrap w:val="0"/>
        <w:autoSpaceDE w:val="0"/>
        <w:autoSpaceDN w:val="0"/>
        <w:spacing w:after="160"/>
      </w:pPr>
      <w:r>
        <w:rPr>
          <w:noProof/>
        </w:rPr>
        <w:drawing>
          <wp:inline distT="0" distB="0" distL="0" distR="0" wp14:anchorId="79D2AA80" wp14:editId="2B0AB9BB">
            <wp:extent cx="5760720" cy="1316355"/>
            <wp:effectExtent l="0" t="0" r="0" b="0"/>
            <wp:docPr id="2481378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37837" name=""/>
                    <pic:cNvPicPr/>
                  </pic:nvPicPr>
                  <pic:blipFill>
                    <a:blip r:embed="rId24"/>
                    <a:stretch>
                      <a:fillRect/>
                    </a:stretch>
                  </pic:blipFill>
                  <pic:spPr>
                    <a:xfrm>
                      <a:off x="0" y="0"/>
                      <a:ext cx="5760720" cy="1316355"/>
                    </a:xfrm>
                    <a:prstGeom prst="rect">
                      <a:avLst/>
                    </a:prstGeom>
                  </pic:spPr>
                </pic:pic>
              </a:graphicData>
            </a:graphic>
          </wp:inline>
        </w:drawing>
      </w:r>
    </w:p>
    <w:p w14:paraId="5A9B0B0B" w14:textId="65F87F65" w:rsidR="00B46263" w:rsidRDefault="00B46263" w:rsidP="00A4589C">
      <w:pPr>
        <w:widowControl w:val="0"/>
        <w:wordWrap w:val="0"/>
        <w:autoSpaceDE w:val="0"/>
        <w:autoSpaceDN w:val="0"/>
        <w:spacing w:after="160"/>
        <w:rPr>
          <w:rFonts w:hint="eastAsia"/>
        </w:rPr>
      </w:pPr>
      <w:r>
        <w:rPr>
          <w:noProof/>
        </w:rPr>
        <w:drawing>
          <wp:inline distT="0" distB="0" distL="0" distR="0" wp14:anchorId="093C3736" wp14:editId="70420601">
            <wp:extent cx="5760720" cy="1618615"/>
            <wp:effectExtent l="0" t="0" r="0" b="0"/>
            <wp:docPr id="4444536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53638" name=""/>
                    <pic:cNvPicPr/>
                  </pic:nvPicPr>
                  <pic:blipFill>
                    <a:blip r:embed="rId25"/>
                    <a:stretch>
                      <a:fillRect/>
                    </a:stretch>
                  </pic:blipFill>
                  <pic:spPr>
                    <a:xfrm>
                      <a:off x="0" y="0"/>
                      <a:ext cx="5760720" cy="1618615"/>
                    </a:xfrm>
                    <a:prstGeom prst="rect">
                      <a:avLst/>
                    </a:prstGeom>
                  </pic:spPr>
                </pic:pic>
              </a:graphicData>
            </a:graphic>
          </wp:inline>
        </w:drawing>
      </w:r>
    </w:p>
    <w:p w14:paraId="7A2858C1" w14:textId="77777777" w:rsidR="00B46263" w:rsidRDefault="00B46263" w:rsidP="00A4589C">
      <w:pPr>
        <w:widowControl w:val="0"/>
        <w:wordWrap w:val="0"/>
        <w:autoSpaceDE w:val="0"/>
        <w:autoSpaceDN w:val="0"/>
        <w:spacing w:after="160"/>
      </w:pPr>
    </w:p>
    <w:p w14:paraId="0C5A1C37" w14:textId="77777777" w:rsidR="00B46263" w:rsidRPr="00B46263" w:rsidRDefault="00B46263" w:rsidP="00A4589C">
      <w:pPr>
        <w:widowControl w:val="0"/>
        <w:wordWrap w:val="0"/>
        <w:autoSpaceDE w:val="0"/>
        <w:autoSpaceDN w:val="0"/>
        <w:spacing w:after="160"/>
        <w:rPr>
          <w:rFonts w:hint="eastAsia"/>
        </w:rPr>
      </w:pPr>
    </w:p>
    <w:p w14:paraId="27AA3E14" w14:textId="77777777" w:rsidR="005C4FEF" w:rsidRDefault="005C4FEF">
      <w:pPr>
        <w:spacing w:after="160"/>
        <w:rPr>
          <w:b/>
          <w:bCs/>
        </w:rPr>
      </w:pPr>
      <w:r>
        <w:rPr>
          <w:b/>
          <w:bCs/>
        </w:rPr>
        <w:br w:type="page"/>
      </w:r>
    </w:p>
    <w:p w14:paraId="049155DC" w14:textId="742CB655" w:rsidR="00A4589C" w:rsidRPr="001E0EE0" w:rsidRDefault="001F6565" w:rsidP="00A4589C">
      <w:pPr>
        <w:widowControl w:val="0"/>
        <w:wordWrap w:val="0"/>
        <w:autoSpaceDE w:val="0"/>
        <w:autoSpaceDN w:val="0"/>
        <w:spacing w:after="160"/>
        <w:rPr>
          <w:b/>
          <w:bCs/>
        </w:rPr>
      </w:pPr>
      <w:r>
        <w:rPr>
          <w:rFonts w:hint="eastAsia"/>
          <w:b/>
          <w:bCs/>
        </w:rPr>
        <w:lastRenderedPageBreak/>
        <w:t xml:space="preserve">□ </w:t>
      </w:r>
      <w:r w:rsidR="00A4589C" w:rsidRPr="001E0EE0">
        <w:rPr>
          <w:b/>
          <w:bCs/>
        </w:rPr>
        <w:t>VSCode Extension 설치(C/C++ Extension Pack)</w:t>
      </w:r>
      <w:r w:rsidRPr="001E0EE0">
        <w:rPr>
          <w:b/>
          <w:bCs/>
        </w:rPr>
        <w:t xml:space="preserve"> </w:t>
      </w:r>
    </w:p>
    <w:p w14:paraId="5697952A" w14:textId="671E61D9" w:rsidR="00A4589C" w:rsidRPr="001E0EE0" w:rsidRDefault="00A4589C" w:rsidP="00A4589C">
      <w:pPr>
        <w:widowControl w:val="0"/>
        <w:numPr>
          <w:ilvl w:val="0"/>
          <w:numId w:val="32"/>
        </w:numPr>
        <w:wordWrap w:val="0"/>
        <w:autoSpaceDE w:val="0"/>
        <w:autoSpaceDN w:val="0"/>
        <w:spacing w:after="160"/>
      </w:pPr>
      <w:r w:rsidRPr="001E0EE0">
        <w:t>Activity Bar에서 Extensions(Ctrl+Shift+X)을 클릭하여 Extension을 실행.</w:t>
      </w:r>
    </w:p>
    <w:p w14:paraId="10424799" w14:textId="77777777" w:rsidR="00A4589C" w:rsidRPr="001E0EE0" w:rsidRDefault="00A4589C" w:rsidP="00A4589C">
      <w:pPr>
        <w:widowControl w:val="0"/>
        <w:wordWrap w:val="0"/>
        <w:autoSpaceDE w:val="0"/>
        <w:autoSpaceDN w:val="0"/>
        <w:spacing w:after="160"/>
      </w:pPr>
      <w:r w:rsidRPr="001E0EE0">
        <w:rPr>
          <w:noProof/>
        </w:rPr>
        <w:drawing>
          <wp:inline distT="0" distB="0" distL="0" distR="0" wp14:anchorId="1F2F2268" wp14:editId="6E479FE2">
            <wp:extent cx="5731510" cy="3354705"/>
            <wp:effectExtent l="0" t="0" r="2540" b="0"/>
            <wp:docPr id="2059607497" name="그림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354705"/>
                    </a:xfrm>
                    <a:prstGeom prst="rect">
                      <a:avLst/>
                    </a:prstGeom>
                    <a:noFill/>
                    <a:ln>
                      <a:noFill/>
                    </a:ln>
                  </pic:spPr>
                </pic:pic>
              </a:graphicData>
            </a:graphic>
          </wp:inline>
        </w:drawing>
      </w:r>
    </w:p>
    <w:p w14:paraId="59C17C2B" w14:textId="5D38F857" w:rsidR="00A4589C" w:rsidRPr="001E0EE0" w:rsidRDefault="00A4589C" w:rsidP="00A4589C">
      <w:pPr>
        <w:widowControl w:val="0"/>
        <w:numPr>
          <w:ilvl w:val="0"/>
          <w:numId w:val="32"/>
        </w:numPr>
        <w:wordWrap w:val="0"/>
        <w:autoSpaceDE w:val="0"/>
        <w:autoSpaceDN w:val="0"/>
        <w:spacing w:after="160"/>
      </w:pPr>
      <w:r w:rsidRPr="001E0EE0">
        <w:t xml:space="preserve">Side Bar(EXTENSIONS)에서 C++로 검색하고 C/C++ Extension Pack의 install 버튼을 클릭하여 설치. 그뒤 정상적인 반영을 위해 Command Palette(Ctrl+Shift+P)에서 Developer: Reload Window를 </w:t>
      </w:r>
      <w:proofErr w:type="gramStart"/>
      <w:r w:rsidRPr="001E0EE0">
        <w:t>합니다.(</w:t>
      </w:r>
      <w:proofErr w:type="gramEnd"/>
      <w:r w:rsidRPr="001E0EE0">
        <w:t xml:space="preserve">혹은 </w:t>
      </w:r>
      <w:proofErr w:type="gramStart"/>
      <w:r w:rsidRPr="001E0EE0">
        <w:t>VSCode 를</w:t>
      </w:r>
      <w:proofErr w:type="gramEnd"/>
      <w:r w:rsidRPr="001E0EE0">
        <w:t xml:space="preserve"> 재실행 합니다.)</w:t>
      </w:r>
    </w:p>
    <w:p w14:paraId="6EC55150" w14:textId="77777777" w:rsidR="00A4589C" w:rsidRPr="001E0EE0" w:rsidRDefault="00A4589C" w:rsidP="00A4589C">
      <w:pPr>
        <w:widowControl w:val="0"/>
        <w:wordWrap w:val="0"/>
        <w:autoSpaceDE w:val="0"/>
        <w:autoSpaceDN w:val="0"/>
        <w:spacing w:after="160"/>
      </w:pPr>
      <w:r w:rsidRPr="001E0EE0">
        <w:rPr>
          <w:noProof/>
        </w:rPr>
        <w:drawing>
          <wp:inline distT="0" distB="0" distL="0" distR="0" wp14:anchorId="4CCD9278" wp14:editId="0578D8B1">
            <wp:extent cx="5731510" cy="3354705"/>
            <wp:effectExtent l="0" t="0" r="2540" b="0"/>
            <wp:docPr id="1923376661" name="그림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354705"/>
                    </a:xfrm>
                    <a:prstGeom prst="rect">
                      <a:avLst/>
                    </a:prstGeom>
                    <a:noFill/>
                    <a:ln>
                      <a:noFill/>
                    </a:ln>
                  </pic:spPr>
                </pic:pic>
              </a:graphicData>
            </a:graphic>
          </wp:inline>
        </w:drawing>
      </w:r>
    </w:p>
    <w:p w14:paraId="22CD6625" w14:textId="19A15D98" w:rsidR="00A4589C" w:rsidRPr="001E0EE0" w:rsidRDefault="00A4589C" w:rsidP="00A4589C">
      <w:pPr>
        <w:widowControl w:val="0"/>
        <w:numPr>
          <w:ilvl w:val="0"/>
          <w:numId w:val="32"/>
        </w:numPr>
        <w:wordWrap w:val="0"/>
        <w:autoSpaceDE w:val="0"/>
        <w:autoSpaceDN w:val="0"/>
        <w:spacing w:after="160"/>
      </w:pPr>
      <w:r w:rsidRPr="001E0EE0">
        <w:t xml:space="preserve">C/C++ Extension </w:t>
      </w:r>
      <w:proofErr w:type="gramStart"/>
      <w:r w:rsidRPr="001E0EE0">
        <w:t>Pack 을</w:t>
      </w:r>
      <w:proofErr w:type="gramEnd"/>
      <w:r w:rsidRPr="001E0EE0">
        <w:t xml:space="preserve"> 설치하면 에디터에 C++ 용 IntelliSence 가 표</w:t>
      </w:r>
      <w:r w:rsidRPr="001E0EE0">
        <w:lastRenderedPageBreak/>
        <w:t>시됩니다.</w:t>
      </w:r>
    </w:p>
    <w:p w14:paraId="20A3C22D" w14:textId="77777777" w:rsidR="00E52387" w:rsidRDefault="00E52387" w:rsidP="00E52387">
      <w:pPr>
        <w:widowControl w:val="0"/>
        <w:wordWrap w:val="0"/>
        <w:autoSpaceDE w:val="0"/>
        <w:autoSpaceDN w:val="0"/>
        <w:spacing w:after="160"/>
        <w:rPr>
          <w:b/>
          <w:bCs/>
        </w:rPr>
      </w:pPr>
      <w:r>
        <w:rPr>
          <w:rFonts w:hint="eastAsia"/>
          <w:b/>
          <w:bCs/>
        </w:rPr>
        <w:t xml:space="preserve">□ </w:t>
      </w:r>
      <w:r w:rsidRPr="001E0EE0">
        <w:rPr>
          <w:b/>
          <w:bCs/>
        </w:rPr>
        <w:t>MinGW-w64 설치(GNU C++ 컴파일러)</w:t>
      </w:r>
    </w:p>
    <w:p w14:paraId="188AD26E" w14:textId="3110F53C" w:rsidR="00E52387" w:rsidRDefault="00E52387" w:rsidP="00E52387">
      <w:pPr>
        <w:widowControl w:val="0"/>
        <w:wordWrap w:val="0"/>
        <w:autoSpaceDE w:val="0"/>
        <w:autoSpaceDN w:val="0"/>
        <w:spacing w:after="160"/>
        <w:rPr>
          <w:b/>
          <w:bCs/>
        </w:rPr>
      </w:pPr>
      <w:r w:rsidRPr="00E52387">
        <w:rPr>
          <w:b/>
          <w:bCs/>
          <w:noProof/>
        </w:rPr>
        <w:drawing>
          <wp:inline distT="0" distB="0" distL="0" distR="0" wp14:anchorId="729CC23B" wp14:editId="40C0DB62">
            <wp:extent cx="5760720" cy="3087370"/>
            <wp:effectExtent l="0" t="0" r="0" b="0"/>
            <wp:docPr id="12013057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5780" name=""/>
                    <pic:cNvPicPr/>
                  </pic:nvPicPr>
                  <pic:blipFill>
                    <a:blip r:embed="rId28"/>
                    <a:stretch>
                      <a:fillRect/>
                    </a:stretch>
                  </pic:blipFill>
                  <pic:spPr>
                    <a:xfrm>
                      <a:off x="0" y="0"/>
                      <a:ext cx="5760720" cy="3087370"/>
                    </a:xfrm>
                    <a:prstGeom prst="rect">
                      <a:avLst/>
                    </a:prstGeom>
                  </pic:spPr>
                </pic:pic>
              </a:graphicData>
            </a:graphic>
          </wp:inline>
        </w:drawing>
      </w:r>
    </w:p>
    <w:p w14:paraId="046E6C36" w14:textId="77777777" w:rsidR="00E52387" w:rsidRPr="00E52387" w:rsidRDefault="00E52387" w:rsidP="00E52387">
      <w:pPr>
        <w:widowControl w:val="0"/>
        <w:numPr>
          <w:ilvl w:val="0"/>
          <w:numId w:val="35"/>
        </w:numPr>
        <w:wordWrap w:val="0"/>
        <w:autoSpaceDE w:val="0"/>
        <w:autoSpaceDN w:val="0"/>
        <w:spacing w:after="160"/>
        <w:rPr>
          <w:b/>
          <w:bCs/>
        </w:rPr>
      </w:pPr>
      <w:hyperlink r:id="rId29" w:tooltip="https://code.visualstudio.com/docs/cpp/config-mingw" w:history="1">
        <w:r w:rsidRPr="00E52387">
          <w:rPr>
            <w:rStyle w:val="aff2"/>
            <w:b/>
            <w:bCs/>
          </w:rPr>
          <w:t>GCC and Mingw-w64 on Windows</w:t>
        </w:r>
      </w:hyperlink>
    </w:p>
    <w:p w14:paraId="3CFC29DB" w14:textId="26D75B0D" w:rsidR="00E52387" w:rsidRPr="00E52387" w:rsidRDefault="00E52387" w:rsidP="00E52387">
      <w:pPr>
        <w:widowControl w:val="0"/>
        <w:wordWrap w:val="0"/>
        <w:autoSpaceDE w:val="0"/>
        <w:autoSpaceDN w:val="0"/>
        <w:spacing w:after="160"/>
        <w:rPr>
          <w:b/>
          <w:bCs/>
        </w:rPr>
      </w:pPr>
      <w:r>
        <w:rPr>
          <w:rFonts w:hint="eastAsia"/>
          <w:b/>
          <w:bCs/>
        </w:rPr>
        <w:t xml:space="preserve">클릭 </w:t>
      </w:r>
      <w:r w:rsidRPr="00E52387">
        <w:rPr>
          <w:b/>
          <w:bCs/>
        </w:rPr>
        <w:t>https://code.visualstudio.com/docs/cpp/config-mingw</w:t>
      </w:r>
    </w:p>
    <w:p w14:paraId="32805227" w14:textId="09A5E626" w:rsidR="00E52387" w:rsidRDefault="00E52387" w:rsidP="00E52387">
      <w:pPr>
        <w:widowControl w:val="0"/>
        <w:wordWrap w:val="0"/>
        <w:autoSpaceDE w:val="0"/>
        <w:autoSpaceDN w:val="0"/>
        <w:spacing w:after="160"/>
        <w:rPr>
          <w:b/>
          <w:bCs/>
        </w:rPr>
      </w:pPr>
    </w:p>
    <w:p w14:paraId="00A61C4E" w14:textId="418ED4EE" w:rsidR="00E52387" w:rsidRDefault="00E52387" w:rsidP="00E52387">
      <w:pPr>
        <w:widowControl w:val="0"/>
        <w:wordWrap w:val="0"/>
        <w:autoSpaceDE w:val="0"/>
        <w:autoSpaceDN w:val="0"/>
        <w:spacing w:after="160"/>
        <w:rPr>
          <w:b/>
          <w:bCs/>
        </w:rPr>
      </w:pPr>
      <w:r>
        <w:rPr>
          <w:noProof/>
        </w:rPr>
        <w:drawing>
          <wp:inline distT="0" distB="0" distL="0" distR="0" wp14:anchorId="1F8B7EF0" wp14:editId="4D362E07">
            <wp:extent cx="5760720" cy="2855595"/>
            <wp:effectExtent l="0" t="0" r="0" b="0"/>
            <wp:docPr id="14821455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5548" name=""/>
                    <pic:cNvPicPr/>
                  </pic:nvPicPr>
                  <pic:blipFill>
                    <a:blip r:embed="rId30"/>
                    <a:stretch>
                      <a:fillRect/>
                    </a:stretch>
                  </pic:blipFill>
                  <pic:spPr>
                    <a:xfrm>
                      <a:off x="0" y="0"/>
                      <a:ext cx="5760720" cy="2855595"/>
                    </a:xfrm>
                    <a:prstGeom prst="rect">
                      <a:avLst/>
                    </a:prstGeom>
                  </pic:spPr>
                </pic:pic>
              </a:graphicData>
            </a:graphic>
          </wp:inline>
        </w:drawing>
      </w:r>
    </w:p>
    <w:p w14:paraId="18C6C7C7" w14:textId="77777777" w:rsidR="00E52387" w:rsidRDefault="00E52387" w:rsidP="00E52387">
      <w:pPr>
        <w:widowControl w:val="0"/>
        <w:wordWrap w:val="0"/>
        <w:autoSpaceDE w:val="0"/>
        <w:autoSpaceDN w:val="0"/>
        <w:spacing w:after="160"/>
        <w:rPr>
          <w:b/>
          <w:bCs/>
        </w:rPr>
      </w:pPr>
    </w:p>
    <w:p w14:paraId="7FDC7975" w14:textId="77777777" w:rsidR="00E52387" w:rsidRPr="001E0EE0" w:rsidRDefault="00E52387" w:rsidP="00E52387">
      <w:pPr>
        <w:widowControl w:val="0"/>
        <w:numPr>
          <w:ilvl w:val="0"/>
          <w:numId w:val="31"/>
        </w:numPr>
        <w:wordWrap w:val="0"/>
        <w:autoSpaceDE w:val="0"/>
        <w:autoSpaceDN w:val="0"/>
        <w:spacing w:after="160"/>
      </w:pPr>
      <w:r w:rsidRPr="001E0EE0">
        <w:t xml:space="preserve">다음 MinGW-w64(Minimalist GNU for Windows) 다운로드 페이지로 </w:t>
      </w:r>
      <w:proofErr w:type="gramStart"/>
      <w:r w:rsidRPr="001E0EE0">
        <w:t>이동합니다.(</w:t>
      </w:r>
      <w:proofErr w:type="gramEnd"/>
      <w:r>
        <w:fldChar w:fldCharType="begin"/>
      </w:r>
      <w:r>
        <w:instrText>HYPERLINK "https://sourceforge.net/projects/mingw/files/latest/download"</w:instrText>
      </w:r>
      <w:r>
        <w:fldChar w:fldCharType="separate"/>
      </w:r>
      <w:r w:rsidRPr="001E0EE0">
        <w:rPr>
          <w:rStyle w:val="aff2"/>
        </w:rPr>
        <w:t>MinGW</w:t>
      </w:r>
      <w:r>
        <w:fldChar w:fldCharType="end"/>
      </w:r>
      <w:r w:rsidRPr="001E0EE0">
        <w:t> 도 있습니다만, C++ 상위 버전 지원이 약해서 MinGW-w64를 추천합니다.)</w:t>
      </w:r>
    </w:p>
    <w:p w14:paraId="482C6ECC" w14:textId="6E75534A" w:rsidR="00E52387" w:rsidRPr="001E0EE0" w:rsidRDefault="00050D71" w:rsidP="00E52387">
      <w:pPr>
        <w:widowControl w:val="0"/>
        <w:wordWrap w:val="0"/>
        <w:autoSpaceDE w:val="0"/>
        <w:autoSpaceDN w:val="0"/>
        <w:spacing w:after="160"/>
      </w:pPr>
      <w:hyperlink r:id="rId31" w:history="1">
        <w:r w:rsidRPr="0045371C">
          <w:rPr>
            <w:rStyle w:val="aff2"/>
          </w:rPr>
          <w:t>https://winlibs.com/</w:t>
        </w:r>
      </w:hyperlink>
      <w:r w:rsidR="00E52387" w:rsidRPr="001E0EE0">
        <w:t xml:space="preserve">에서 </w:t>
      </w:r>
      <w:r>
        <w:rPr>
          <w:rFonts w:hint="eastAsia"/>
        </w:rPr>
        <w:t>2026.04</w:t>
      </w:r>
      <w:r w:rsidR="00E52387" w:rsidRPr="001E0EE0">
        <w:t xml:space="preserve">월 현재 </w:t>
      </w:r>
      <w:r w:rsidRPr="00050D71">
        <w:t>GCC 15.2.0</w:t>
      </w:r>
      <w:r>
        <w:rPr>
          <w:rFonts w:hint="eastAsia"/>
        </w:rPr>
        <w:t xml:space="preserve"> </w:t>
      </w:r>
      <w:r w:rsidR="00E52387" w:rsidRPr="001E0EE0">
        <w:t>버전이 제공됩니다.)</w:t>
      </w:r>
    </w:p>
    <w:p w14:paraId="6BA35429" w14:textId="2B40AE8F" w:rsidR="00E52387" w:rsidRDefault="00E52387" w:rsidP="00050D71">
      <w:pPr>
        <w:widowControl w:val="0"/>
        <w:numPr>
          <w:ilvl w:val="0"/>
          <w:numId w:val="31"/>
        </w:numPr>
        <w:wordWrap w:val="0"/>
        <w:autoSpaceDE w:val="0"/>
        <w:autoSpaceDN w:val="0"/>
        <w:spacing w:after="160"/>
      </w:pPr>
      <w:r w:rsidRPr="001E0EE0">
        <w:t>스크롤하여 중간 즈음에 있는 </w:t>
      </w:r>
      <w:r w:rsidR="00050D71" w:rsidRPr="00050D71">
        <w:t>GCC 15.2.0 (with </w:t>
      </w:r>
      <w:r w:rsidR="00050D71" w:rsidRPr="00050D71">
        <w:rPr>
          <w:b/>
          <w:bCs/>
        </w:rPr>
        <w:t>POSIX</w:t>
      </w:r>
      <w:r w:rsidR="00050D71" w:rsidRPr="00050D71">
        <w:t> threads) + MinGW-w64 14.0.0 (UCRT) - release 7   </w:t>
      </w:r>
      <w:r w:rsidR="00050D71" w:rsidRPr="00050D71">
        <w:rPr>
          <w:b/>
          <w:bCs/>
        </w:rPr>
        <w:t>(LATEST)</w:t>
      </w:r>
      <w:r w:rsidR="00050D71" w:rsidRPr="00050D71">
        <w:t>Win64 (without LLVM/Clang/LLD/LLDB): </w:t>
      </w:r>
      <w:hyperlink r:id="rId32" w:history="1">
        <w:r w:rsidR="00050D71" w:rsidRPr="00050D71">
          <w:rPr>
            <w:rStyle w:val="aff2"/>
          </w:rPr>
          <w:t>7-Zip archive</w:t>
        </w:r>
      </w:hyperlink>
      <w:r w:rsidR="00050D71" w:rsidRPr="00050D71">
        <w:t>* | </w:t>
      </w:r>
      <w:hyperlink r:id="rId33" w:history="1">
        <w:r w:rsidR="00050D71" w:rsidRPr="00050D71">
          <w:rPr>
            <w:rStyle w:val="aff2"/>
          </w:rPr>
          <w:t>Zip archive</w:t>
        </w:r>
      </w:hyperlink>
      <w:r w:rsidRPr="001E0EE0">
        <w:t>을 다운로드 받습니다.</w:t>
      </w:r>
    </w:p>
    <w:p w14:paraId="1156EEE0" w14:textId="77777777" w:rsidR="00050D71" w:rsidRDefault="00050D71" w:rsidP="00050D71">
      <w:pPr>
        <w:widowControl w:val="0"/>
        <w:wordWrap w:val="0"/>
        <w:autoSpaceDE w:val="0"/>
        <w:autoSpaceDN w:val="0"/>
        <w:spacing w:after="160"/>
      </w:pPr>
    </w:p>
    <w:p w14:paraId="35531725" w14:textId="212655FD" w:rsidR="00050D71" w:rsidRDefault="00000000" w:rsidP="00050D71">
      <w:pPr>
        <w:widowControl w:val="0"/>
        <w:wordWrap w:val="0"/>
        <w:autoSpaceDE w:val="0"/>
        <w:autoSpaceDN w:val="0"/>
        <w:spacing w:after="160"/>
      </w:pPr>
      <w:r>
        <w:rPr>
          <w:noProof/>
        </w:rPr>
        <w:pict w14:anchorId="56BD9CE1">
          <v:shape id="_x0000_s2052" style="position:absolute;margin-left:222.4pt;margin-top:141.15pt;width:25.5pt;height:18.75pt;z-index:251661312" coordsize="510,375" path="m,hdc40,115,49,246,120,345v21,30,71,-16,105,-30c326,275,412,199,510,150e" filled="f">
            <v:path arrowok="t"/>
          </v:shape>
        </w:pict>
      </w:r>
      <w:r w:rsidR="00050D71" w:rsidRPr="00050D71">
        <w:rPr>
          <w:noProof/>
        </w:rPr>
        <w:drawing>
          <wp:inline distT="0" distB="0" distL="0" distR="0" wp14:anchorId="2629591F" wp14:editId="529E621A">
            <wp:extent cx="5760720" cy="2733040"/>
            <wp:effectExtent l="0" t="0" r="0" b="0"/>
            <wp:docPr id="13325137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13759" name=""/>
                    <pic:cNvPicPr/>
                  </pic:nvPicPr>
                  <pic:blipFill>
                    <a:blip r:embed="rId34"/>
                    <a:stretch>
                      <a:fillRect/>
                    </a:stretch>
                  </pic:blipFill>
                  <pic:spPr>
                    <a:xfrm>
                      <a:off x="0" y="0"/>
                      <a:ext cx="5760720" cy="2733040"/>
                    </a:xfrm>
                    <a:prstGeom prst="rect">
                      <a:avLst/>
                    </a:prstGeom>
                  </pic:spPr>
                </pic:pic>
              </a:graphicData>
            </a:graphic>
          </wp:inline>
        </w:drawing>
      </w:r>
    </w:p>
    <w:p w14:paraId="0A3324E2" w14:textId="77777777" w:rsidR="00050D71" w:rsidRDefault="00050D71" w:rsidP="00050D71">
      <w:pPr>
        <w:widowControl w:val="0"/>
        <w:wordWrap w:val="0"/>
        <w:autoSpaceDE w:val="0"/>
        <w:autoSpaceDN w:val="0"/>
        <w:spacing w:after="160"/>
      </w:pPr>
    </w:p>
    <w:p w14:paraId="73E090BE" w14:textId="43385900" w:rsidR="00E52387" w:rsidRPr="001E0EE0" w:rsidRDefault="00E52387" w:rsidP="00E52387">
      <w:pPr>
        <w:widowControl w:val="0"/>
        <w:wordWrap w:val="0"/>
        <w:autoSpaceDE w:val="0"/>
        <w:autoSpaceDN w:val="0"/>
        <w:spacing w:after="160"/>
      </w:pPr>
    </w:p>
    <w:p w14:paraId="091DBFF0" w14:textId="77777777" w:rsidR="00E52387" w:rsidRDefault="00E52387" w:rsidP="00E52387">
      <w:pPr>
        <w:widowControl w:val="0"/>
        <w:numPr>
          <w:ilvl w:val="0"/>
          <w:numId w:val="31"/>
        </w:numPr>
        <w:wordWrap w:val="0"/>
        <w:autoSpaceDE w:val="0"/>
        <w:autoSpaceDN w:val="0"/>
        <w:spacing w:after="160"/>
      </w:pPr>
      <w:r w:rsidRPr="001E0EE0">
        <w:t>다운로드 받은 파일의 압축을 풀고, mingw64 폴더를 설치할 경로에 이동시킵니다.</w:t>
      </w:r>
    </w:p>
    <w:p w14:paraId="208A8E10" w14:textId="77777777" w:rsidR="00050D71" w:rsidRDefault="00050D71" w:rsidP="00050D71">
      <w:pPr>
        <w:widowControl w:val="0"/>
        <w:wordWrap w:val="0"/>
        <w:autoSpaceDE w:val="0"/>
        <w:autoSpaceDN w:val="0"/>
        <w:spacing w:after="160"/>
      </w:pPr>
    </w:p>
    <w:p w14:paraId="78790993" w14:textId="7CD32EB2" w:rsidR="00050D71" w:rsidRDefault="00A11D02" w:rsidP="00050D71">
      <w:pPr>
        <w:widowControl w:val="0"/>
        <w:wordWrap w:val="0"/>
        <w:autoSpaceDE w:val="0"/>
        <w:autoSpaceDN w:val="0"/>
        <w:spacing w:after="160"/>
      </w:pPr>
      <w:r>
        <w:rPr>
          <w:noProof/>
        </w:rPr>
        <w:lastRenderedPageBreak/>
        <w:drawing>
          <wp:inline distT="0" distB="0" distL="0" distR="0" wp14:anchorId="4CB3541B" wp14:editId="16AE69F3">
            <wp:extent cx="3667125" cy="2962275"/>
            <wp:effectExtent l="0" t="0" r="9525" b="9525"/>
            <wp:docPr id="6006529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2968" name=""/>
                    <pic:cNvPicPr/>
                  </pic:nvPicPr>
                  <pic:blipFill>
                    <a:blip r:embed="rId35"/>
                    <a:stretch>
                      <a:fillRect/>
                    </a:stretch>
                  </pic:blipFill>
                  <pic:spPr>
                    <a:xfrm>
                      <a:off x="0" y="0"/>
                      <a:ext cx="3667125" cy="2962275"/>
                    </a:xfrm>
                    <a:prstGeom prst="rect">
                      <a:avLst/>
                    </a:prstGeom>
                  </pic:spPr>
                </pic:pic>
              </a:graphicData>
            </a:graphic>
          </wp:inline>
        </w:drawing>
      </w:r>
    </w:p>
    <w:p w14:paraId="53EAE42D" w14:textId="3FDCAF04" w:rsidR="00050D71" w:rsidRPr="001E0EE0" w:rsidRDefault="00A11D02" w:rsidP="00050D71">
      <w:pPr>
        <w:widowControl w:val="0"/>
        <w:wordWrap w:val="0"/>
        <w:autoSpaceDE w:val="0"/>
        <w:autoSpaceDN w:val="0"/>
        <w:spacing w:after="160"/>
      </w:pPr>
      <w:r>
        <w:rPr>
          <w:noProof/>
        </w:rPr>
        <w:drawing>
          <wp:inline distT="0" distB="0" distL="0" distR="0" wp14:anchorId="10330FD0" wp14:editId="11F24C7F">
            <wp:extent cx="4276725" cy="2543175"/>
            <wp:effectExtent l="0" t="0" r="9525" b="9525"/>
            <wp:docPr id="4548166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6684" name=""/>
                    <pic:cNvPicPr/>
                  </pic:nvPicPr>
                  <pic:blipFill>
                    <a:blip r:embed="rId36"/>
                    <a:stretch>
                      <a:fillRect/>
                    </a:stretch>
                  </pic:blipFill>
                  <pic:spPr>
                    <a:xfrm>
                      <a:off x="0" y="0"/>
                      <a:ext cx="4276725" cy="2543175"/>
                    </a:xfrm>
                    <a:prstGeom prst="rect">
                      <a:avLst/>
                    </a:prstGeom>
                  </pic:spPr>
                </pic:pic>
              </a:graphicData>
            </a:graphic>
          </wp:inline>
        </w:drawing>
      </w:r>
    </w:p>
    <w:p w14:paraId="555917DA" w14:textId="77777777" w:rsidR="00E52387" w:rsidRDefault="00E52387" w:rsidP="00E52387">
      <w:pPr>
        <w:widowControl w:val="0"/>
        <w:numPr>
          <w:ilvl w:val="0"/>
          <w:numId w:val="31"/>
        </w:numPr>
        <w:wordWrap w:val="0"/>
        <w:autoSpaceDE w:val="0"/>
        <w:autoSpaceDN w:val="0"/>
        <w:spacing w:after="160"/>
      </w:pPr>
      <w:r w:rsidRPr="001E0EE0">
        <w:t xml:space="preserve">Path 설정을 수정하기 위해, 제어판/시스템 속성(Windows의 작업표시줄/찾기에서 sysdm.cpl 실행)을 </w:t>
      </w:r>
      <w:proofErr w:type="gramStart"/>
      <w:r w:rsidRPr="001E0EE0">
        <w:t>실행하여 ,</w:t>
      </w:r>
      <w:proofErr w:type="gramEnd"/>
      <w:r w:rsidRPr="001E0EE0">
        <w:t> 고급탭의 환경 변수 버튼 클릭후, 환경 변수 대화상자에서 Path를 선택하여 편집 버튼을 실행합니다. 환경 변수 편집 대화상자에 mingw64/bin 폴더를 추가합니다.</w:t>
      </w:r>
    </w:p>
    <w:p w14:paraId="4DB9E970" w14:textId="00C4FBCD" w:rsidR="00A11D02" w:rsidRPr="001E0EE0" w:rsidRDefault="00A11D02" w:rsidP="00A11D02">
      <w:pPr>
        <w:widowControl w:val="0"/>
        <w:wordWrap w:val="0"/>
        <w:autoSpaceDE w:val="0"/>
        <w:autoSpaceDN w:val="0"/>
        <w:spacing w:after="160"/>
      </w:pPr>
      <w:r w:rsidRPr="00A11D02">
        <w:rPr>
          <w:noProof/>
        </w:rPr>
        <w:lastRenderedPageBreak/>
        <w:drawing>
          <wp:inline distT="0" distB="0" distL="0" distR="0" wp14:anchorId="1FFC8BBE" wp14:editId="3689A834">
            <wp:extent cx="3820058" cy="2105319"/>
            <wp:effectExtent l="0" t="0" r="9525" b="9525"/>
            <wp:docPr id="18225385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38548" name=""/>
                    <pic:cNvPicPr/>
                  </pic:nvPicPr>
                  <pic:blipFill>
                    <a:blip r:embed="rId37"/>
                    <a:stretch>
                      <a:fillRect/>
                    </a:stretch>
                  </pic:blipFill>
                  <pic:spPr>
                    <a:xfrm>
                      <a:off x="0" y="0"/>
                      <a:ext cx="3820058" cy="2105319"/>
                    </a:xfrm>
                    <a:prstGeom prst="rect">
                      <a:avLst/>
                    </a:prstGeom>
                  </pic:spPr>
                </pic:pic>
              </a:graphicData>
            </a:graphic>
          </wp:inline>
        </w:drawing>
      </w:r>
    </w:p>
    <w:p w14:paraId="55F4F2D7" w14:textId="77777777" w:rsidR="00E52387" w:rsidRPr="001E0EE0" w:rsidRDefault="00E52387" w:rsidP="00E52387">
      <w:pPr>
        <w:widowControl w:val="0"/>
        <w:wordWrap w:val="0"/>
        <w:autoSpaceDE w:val="0"/>
        <w:autoSpaceDN w:val="0"/>
        <w:spacing w:after="160"/>
      </w:pPr>
      <w:r w:rsidRPr="001E0EE0">
        <w:rPr>
          <w:noProof/>
        </w:rPr>
        <w:drawing>
          <wp:inline distT="0" distB="0" distL="0" distR="0" wp14:anchorId="77499156" wp14:editId="5C598C66">
            <wp:extent cx="4559300" cy="5080000"/>
            <wp:effectExtent l="0" t="0" r="0" b="6350"/>
            <wp:docPr id="1375025461" name="그림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59300" cy="5080000"/>
                    </a:xfrm>
                    <a:prstGeom prst="rect">
                      <a:avLst/>
                    </a:prstGeom>
                    <a:noFill/>
                    <a:ln>
                      <a:noFill/>
                    </a:ln>
                  </pic:spPr>
                </pic:pic>
              </a:graphicData>
            </a:graphic>
          </wp:inline>
        </w:drawing>
      </w:r>
    </w:p>
    <w:p w14:paraId="31150A7B" w14:textId="77777777" w:rsidR="00E52387" w:rsidRPr="001E0EE0" w:rsidRDefault="00E52387" w:rsidP="00E52387">
      <w:pPr>
        <w:widowControl w:val="0"/>
        <w:wordWrap w:val="0"/>
        <w:autoSpaceDE w:val="0"/>
        <w:autoSpaceDN w:val="0"/>
        <w:spacing w:after="160"/>
      </w:pPr>
      <w:r w:rsidRPr="001E0EE0">
        <w:rPr>
          <w:noProof/>
        </w:rPr>
        <w:lastRenderedPageBreak/>
        <w:drawing>
          <wp:inline distT="0" distB="0" distL="0" distR="0" wp14:anchorId="726BFE24" wp14:editId="3401AA28">
            <wp:extent cx="5731510" cy="5422265"/>
            <wp:effectExtent l="0" t="0" r="2540" b="6985"/>
            <wp:docPr id="451752697" name="그림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422265"/>
                    </a:xfrm>
                    <a:prstGeom prst="rect">
                      <a:avLst/>
                    </a:prstGeom>
                    <a:noFill/>
                    <a:ln>
                      <a:noFill/>
                    </a:ln>
                  </pic:spPr>
                </pic:pic>
              </a:graphicData>
            </a:graphic>
          </wp:inline>
        </w:drawing>
      </w:r>
    </w:p>
    <w:p w14:paraId="0F3FEB80" w14:textId="77777777" w:rsidR="00E52387" w:rsidRPr="001E0EE0" w:rsidRDefault="00E52387" w:rsidP="00E52387">
      <w:pPr>
        <w:widowControl w:val="0"/>
        <w:wordWrap w:val="0"/>
        <w:autoSpaceDE w:val="0"/>
        <w:autoSpaceDN w:val="0"/>
        <w:spacing w:after="160"/>
      </w:pPr>
      <w:r w:rsidRPr="001E0EE0">
        <w:rPr>
          <w:noProof/>
        </w:rPr>
        <w:lastRenderedPageBreak/>
        <w:drawing>
          <wp:inline distT="0" distB="0" distL="0" distR="0" wp14:anchorId="3EE99CC5" wp14:editId="232FFC0C">
            <wp:extent cx="5022850" cy="4775200"/>
            <wp:effectExtent l="0" t="0" r="6350" b="6350"/>
            <wp:docPr id="1599745969" name="그림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22850" cy="4775200"/>
                    </a:xfrm>
                    <a:prstGeom prst="rect">
                      <a:avLst/>
                    </a:prstGeom>
                    <a:noFill/>
                    <a:ln>
                      <a:noFill/>
                    </a:ln>
                  </pic:spPr>
                </pic:pic>
              </a:graphicData>
            </a:graphic>
          </wp:inline>
        </w:drawing>
      </w:r>
    </w:p>
    <w:p w14:paraId="30B5FEAA" w14:textId="0774681B" w:rsidR="00E52387" w:rsidRPr="001E0EE0" w:rsidRDefault="00E52387" w:rsidP="00E52387">
      <w:pPr>
        <w:widowControl w:val="0"/>
        <w:numPr>
          <w:ilvl w:val="0"/>
          <w:numId w:val="31"/>
        </w:numPr>
        <w:wordWrap w:val="0"/>
        <w:autoSpaceDE w:val="0"/>
        <w:autoSpaceDN w:val="0"/>
        <w:spacing w:after="160"/>
      </w:pPr>
      <w:r w:rsidRPr="001E0EE0">
        <w:t>설치 확인을 위해 </w:t>
      </w:r>
      <w:proofErr w:type="gramStart"/>
      <w:r w:rsidRPr="001E0EE0">
        <w:t>cmd 에서</w:t>
      </w:r>
      <w:proofErr w:type="gramEnd"/>
      <w:r w:rsidRPr="001E0EE0">
        <w:t> gcc -v를 입력하여 버전을 확인합니다</w:t>
      </w:r>
    </w:p>
    <w:p w14:paraId="50F792DA" w14:textId="77777777" w:rsidR="00E52387" w:rsidRDefault="00E52387" w:rsidP="00E52387">
      <w:pPr>
        <w:widowControl w:val="0"/>
        <w:wordWrap w:val="0"/>
        <w:autoSpaceDE w:val="0"/>
        <w:autoSpaceDN w:val="0"/>
        <w:spacing w:after="160"/>
        <w:rPr>
          <w:b/>
          <w:bCs/>
        </w:rPr>
      </w:pPr>
    </w:p>
    <w:p w14:paraId="48BBFF15" w14:textId="77777777" w:rsidR="00A11D02" w:rsidRDefault="00A11D02" w:rsidP="00E52387">
      <w:pPr>
        <w:widowControl w:val="0"/>
        <w:wordWrap w:val="0"/>
        <w:autoSpaceDE w:val="0"/>
        <w:autoSpaceDN w:val="0"/>
        <w:spacing w:after="160"/>
        <w:rPr>
          <w:b/>
          <w:bCs/>
        </w:rPr>
      </w:pPr>
    </w:p>
    <w:p w14:paraId="26228785" w14:textId="43F0FF42" w:rsidR="00A11D02" w:rsidRDefault="00A11D02" w:rsidP="00E52387">
      <w:pPr>
        <w:widowControl w:val="0"/>
        <w:wordWrap w:val="0"/>
        <w:autoSpaceDE w:val="0"/>
        <w:autoSpaceDN w:val="0"/>
        <w:spacing w:after="160"/>
        <w:rPr>
          <w:b/>
          <w:bCs/>
        </w:rPr>
      </w:pPr>
      <w:r>
        <w:rPr>
          <w:noProof/>
        </w:rPr>
        <w:lastRenderedPageBreak/>
        <w:drawing>
          <wp:inline distT="0" distB="0" distL="0" distR="0" wp14:anchorId="0F7D6ADC" wp14:editId="06F152CA">
            <wp:extent cx="5760720" cy="3012440"/>
            <wp:effectExtent l="0" t="0" r="0" b="0"/>
            <wp:docPr id="19618414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41497" name=""/>
                    <pic:cNvPicPr/>
                  </pic:nvPicPr>
                  <pic:blipFill>
                    <a:blip r:embed="rId41"/>
                    <a:stretch>
                      <a:fillRect/>
                    </a:stretch>
                  </pic:blipFill>
                  <pic:spPr>
                    <a:xfrm>
                      <a:off x="0" y="0"/>
                      <a:ext cx="5760720" cy="3012440"/>
                    </a:xfrm>
                    <a:prstGeom prst="rect">
                      <a:avLst/>
                    </a:prstGeom>
                  </pic:spPr>
                </pic:pic>
              </a:graphicData>
            </a:graphic>
          </wp:inline>
        </w:drawing>
      </w:r>
    </w:p>
    <w:p w14:paraId="3CD46B7D" w14:textId="6C891091" w:rsidR="00A4589C" w:rsidRPr="001E0EE0" w:rsidRDefault="00B14966" w:rsidP="00A4589C">
      <w:pPr>
        <w:widowControl w:val="0"/>
        <w:wordWrap w:val="0"/>
        <w:autoSpaceDE w:val="0"/>
        <w:autoSpaceDN w:val="0"/>
        <w:spacing w:after="160"/>
      </w:pPr>
      <w:r w:rsidRPr="00B14966">
        <w:rPr>
          <w:noProof/>
        </w:rPr>
        <w:drawing>
          <wp:inline distT="0" distB="0" distL="0" distR="0" wp14:anchorId="614D7080" wp14:editId="3298152A">
            <wp:extent cx="5760720" cy="2969895"/>
            <wp:effectExtent l="0" t="0" r="0" b="0"/>
            <wp:docPr id="10490605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60546" name=""/>
                    <pic:cNvPicPr/>
                  </pic:nvPicPr>
                  <pic:blipFill>
                    <a:blip r:embed="rId42"/>
                    <a:stretch>
                      <a:fillRect/>
                    </a:stretch>
                  </pic:blipFill>
                  <pic:spPr>
                    <a:xfrm>
                      <a:off x="0" y="0"/>
                      <a:ext cx="5760720" cy="2969895"/>
                    </a:xfrm>
                    <a:prstGeom prst="rect">
                      <a:avLst/>
                    </a:prstGeom>
                  </pic:spPr>
                </pic:pic>
              </a:graphicData>
            </a:graphic>
          </wp:inline>
        </w:drawing>
      </w:r>
    </w:p>
    <w:p w14:paraId="3C2C7047" w14:textId="3209D718" w:rsidR="00A4589C" w:rsidRPr="001E0EE0" w:rsidRDefault="00A4589C" w:rsidP="00A4589C">
      <w:pPr>
        <w:widowControl w:val="0"/>
        <w:wordWrap w:val="0"/>
        <w:autoSpaceDE w:val="0"/>
        <w:autoSpaceDN w:val="0"/>
        <w:spacing w:after="160"/>
        <w:rPr>
          <w:b/>
          <w:bCs/>
        </w:rPr>
      </w:pPr>
      <w:r w:rsidRPr="001E0EE0">
        <w:rPr>
          <w:b/>
          <w:bCs/>
        </w:rPr>
        <w:t>C++ 코드 작성과 빌드 구성</w:t>
      </w:r>
      <w:r w:rsidR="00D421BA" w:rsidRPr="001E0EE0">
        <w:rPr>
          <w:b/>
          <w:bCs/>
        </w:rPr>
        <w:t xml:space="preserve"> </w:t>
      </w:r>
    </w:p>
    <w:p w14:paraId="0FDC33C8" w14:textId="77777777" w:rsidR="00A4589C" w:rsidRPr="001E0EE0" w:rsidRDefault="00A4589C" w:rsidP="00A4589C">
      <w:pPr>
        <w:widowControl w:val="0"/>
        <w:numPr>
          <w:ilvl w:val="0"/>
          <w:numId w:val="33"/>
        </w:numPr>
        <w:wordWrap w:val="0"/>
        <w:autoSpaceDE w:val="0"/>
        <w:autoSpaceDN w:val="0"/>
        <w:spacing w:after="160"/>
      </w:pPr>
      <w:r w:rsidRPr="001E0EE0">
        <w:t>탐색기에서 language_test 폴더를 생성합니다.</w:t>
      </w:r>
    </w:p>
    <w:p w14:paraId="0DBB26EC" w14:textId="77777777" w:rsidR="00A4589C" w:rsidRPr="001E0EE0" w:rsidRDefault="00A4589C" w:rsidP="00A4589C">
      <w:pPr>
        <w:widowControl w:val="0"/>
        <w:numPr>
          <w:ilvl w:val="0"/>
          <w:numId w:val="33"/>
        </w:numPr>
        <w:wordWrap w:val="0"/>
        <w:autoSpaceDE w:val="0"/>
        <w:autoSpaceDN w:val="0"/>
        <w:spacing w:after="160"/>
      </w:pPr>
      <w:proofErr w:type="gramStart"/>
      <w:r w:rsidRPr="001E0EE0">
        <w:t>VSCode 에서</w:t>
      </w:r>
      <w:proofErr w:type="gramEnd"/>
      <w:r w:rsidRPr="001E0EE0">
        <w:t xml:space="preserve"> File/Open </w:t>
      </w:r>
      <w:proofErr w:type="gramStart"/>
      <w:r w:rsidRPr="001E0EE0">
        <w:t>Folder 를</w:t>
      </w:r>
      <w:proofErr w:type="gramEnd"/>
      <w:r w:rsidRPr="001E0EE0">
        <w:t xml:space="preserve"> 실행하여 language_test 폴더를 엽니다.</w:t>
      </w:r>
    </w:p>
    <w:p w14:paraId="5FD0E61A" w14:textId="09F22165" w:rsidR="00A4589C" w:rsidRPr="001E0EE0" w:rsidRDefault="00B14966" w:rsidP="00A4589C">
      <w:pPr>
        <w:widowControl w:val="0"/>
        <w:wordWrap w:val="0"/>
        <w:autoSpaceDE w:val="0"/>
        <w:autoSpaceDN w:val="0"/>
        <w:spacing w:after="160"/>
      </w:pPr>
      <w:r>
        <w:rPr>
          <w:noProof/>
        </w:rPr>
        <w:lastRenderedPageBreak/>
        <w:drawing>
          <wp:inline distT="0" distB="0" distL="0" distR="0" wp14:anchorId="28F7E4B4" wp14:editId="1570FADA">
            <wp:extent cx="2667000" cy="2307229"/>
            <wp:effectExtent l="0" t="0" r="0" b="0"/>
            <wp:docPr id="18386573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7318" name=""/>
                    <pic:cNvPicPr/>
                  </pic:nvPicPr>
                  <pic:blipFill>
                    <a:blip r:embed="rId43"/>
                    <a:stretch>
                      <a:fillRect/>
                    </a:stretch>
                  </pic:blipFill>
                  <pic:spPr>
                    <a:xfrm>
                      <a:off x="0" y="0"/>
                      <a:ext cx="2669169" cy="2309105"/>
                    </a:xfrm>
                    <a:prstGeom prst="rect">
                      <a:avLst/>
                    </a:prstGeom>
                  </pic:spPr>
                </pic:pic>
              </a:graphicData>
            </a:graphic>
          </wp:inline>
        </w:drawing>
      </w:r>
    </w:p>
    <w:p w14:paraId="6C186064" w14:textId="77777777" w:rsidR="00A4589C" w:rsidRPr="001E0EE0" w:rsidRDefault="00A4589C" w:rsidP="00A4589C">
      <w:pPr>
        <w:widowControl w:val="0"/>
        <w:numPr>
          <w:ilvl w:val="0"/>
          <w:numId w:val="33"/>
        </w:numPr>
        <w:wordWrap w:val="0"/>
        <w:autoSpaceDE w:val="0"/>
        <w:autoSpaceDN w:val="0"/>
        <w:spacing w:after="160"/>
      </w:pPr>
      <w:r w:rsidRPr="001E0EE0">
        <w:t>지정한 폴더가 Side Bar(EXPLORER)에 열리고, MouseOver나 폴더명을 선택하면 New File, New Folder, Refresh Explorer, Collapse Folders in Explorer 버튼이 표시됩니다.</w:t>
      </w:r>
    </w:p>
    <w:p w14:paraId="7E36BA36" w14:textId="77777777" w:rsidR="00A4589C" w:rsidRPr="001E0EE0" w:rsidRDefault="00A4589C" w:rsidP="00A4589C">
      <w:pPr>
        <w:widowControl w:val="0"/>
        <w:wordWrap w:val="0"/>
        <w:autoSpaceDE w:val="0"/>
        <w:autoSpaceDN w:val="0"/>
        <w:spacing w:after="160"/>
      </w:pPr>
      <w:r w:rsidRPr="001E0EE0">
        <w:rPr>
          <w:noProof/>
        </w:rPr>
        <w:drawing>
          <wp:inline distT="0" distB="0" distL="0" distR="0" wp14:anchorId="4ADC8CED" wp14:editId="0A17501E">
            <wp:extent cx="4197350" cy="1054100"/>
            <wp:effectExtent l="0" t="0" r="0" b="0"/>
            <wp:docPr id="594671071" name="그림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97350" cy="1054100"/>
                    </a:xfrm>
                    <a:prstGeom prst="rect">
                      <a:avLst/>
                    </a:prstGeom>
                    <a:noFill/>
                    <a:ln>
                      <a:noFill/>
                    </a:ln>
                  </pic:spPr>
                </pic:pic>
              </a:graphicData>
            </a:graphic>
          </wp:inline>
        </w:drawing>
      </w:r>
    </w:p>
    <w:p w14:paraId="14929A63" w14:textId="77777777" w:rsidR="00A4589C" w:rsidRPr="001E0EE0" w:rsidRDefault="00A4589C" w:rsidP="00A4589C">
      <w:pPr>
        <w:widowControl w:val="0"/>
        <w:numPr>
          <w:ilvl w:val="0"/>
          <w:numId w:val="33"/>
        </w:numPr>
        <w:wordWrap w:val="0"/>
        <w:autoSpaceDE w:val="0"/>
        <w:autoSpaceDN w:val="0"/>
        <w:spacing w:after="160"/>
      </w:pPr>
      <w:r w:rsidRPr="001E0EE0">
        <w:t>New Folder버튼으로 cpp폴더를 만들고, 그 하위에 src폴더를 만듭니다. 그리고, New File 버튼으로 main.cpp파일을 생성합니다. 그러면 Editor Group에 main.cpp 파일이 열립니다.</w:t>
      </w:r>
    </w:p>
    <w:p w14:paraId="573989AD" w14:textId="67254811" w:rsidR="00A4589C" w:rsidRPr="001E0EE0" w:rsidRDefault="00D421BA" w:rsidP="00A4589C">
      <w:pPr>
        <w:widowControl w:val="0"/>
        <w:wordWrap w:val="0"/>
        <w:autoSpaceDE w:val="0"/>
        <w:autoSpaceDN w:val="0"/>
        <w:spacing w:after="160"/>
      </w:pPr>
      <w:r>
        <w:rPr>
          <w:noProof/>
        </w:rPr>
        <w:drawing>
          <wp:inline distT="0" distB="0" distL="0" distR="0" wp14:anchorId="1C4AAC97" wp14:editId="07DA8E2B">
            <wp:extent cx="5760720" cy="2037715"/>
            <wp:effectExtent l="0" t="0" r="0" b="0"/>
            <wp:docPr id="15869755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75573" name=""/>
                    <pic:cNvPicPr/>
                  </pic:nvPicPr>
                  <pic:blipFill>
                    <a:blip r:embed="rId45"/>
                    <a:stretch>
                      <a:fillRect/>
                    </a:stretch>
                  </pic:blipFill>
                  <pic:spPr>
                    <a:xfrm>
                      <a:off x="0" y="0"/>
                      <a:ext cx="5760720" cy="2037715"/>
                    </a:xfrm>
                    <a:prstGeom prst="rect">
                      <a:avLst/>
                    </a:prstGeom>
                  </pic:spPr>
                </pic:pic>
              </a:graphicData>
            </a:graphic>
          </wp:inline>
        </w:drawing>
      </w:r>
    </w:p>
    <w:p w14:paraId="55639726" w14:textId="77777777" w:rsidR="00A4589C" w:rsidRPr="001E0EE0" w:rsidRDefault="00A4589C" w:rsidP="00A4589C">
      <w:pPr>
        <w:widowControl w:val="0"/>
        <w:numPr>
          <w:ilvl w:val="0"/>
          <w:numId w:val="33"/>
        </w:numPr>
        <w:wordWrap w:val="0"/>
        <w:autoSpaceDE w:val="0"/>
        <w:autoSpaceDN w:val="0"/>
        <w:spacing w:after="160"/>
      </w:pPr>
      <w:r w:rsidRPr="001E0EE0">
        <w:t>main.cpp에 하기 코드를 작성합니다.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A4589C" w:rsidRPr="001E0EE0" w14:paraId="15DB2C6C" w14:textId="77777777" w:rsidTr="00CF1205">
        <w:tc>
          <w:tcPr>
            <w:tcW w:w="0" w:type="auto"/>
            <w:tcBorders>
              <w:top w:val="nil"/>
              <w:left w:val="nil"/>
              <w:bottom w:val="nil"/>
              <w:right w:val="nil"/>
            </w:tcBorders>
            <w:tcMar>
              <w:top w:w="0" w:type="dxa"/>
              <w:left w:w="240" w:type="dxa"/>
              <w:bottom w:w="0" w:type="dxa"/>
              <w:right w:w="0" w:type="dxa"/>
            </w:tcMar>
            <w:vAlign w:val="center"/>
            <w:hideMark/>
          </w:tcPr>
          <w:p w14:paraId="68AA7CD2" w14:textId="77777777" w:rsidR="00A4589C" w:rsidRPr="001E0EE0" w:rsidRDefault="00A4589C" w:rsidP="00CF1205">
            <w:pPr>
              <w:widowControl w:val="0"/>
              <w:wordWrap w:val="0"/>
              <w:autoSpaceDE w:val="0"/>
              <w:autoSpaceDN w:val="0"/>
              <w:spacing w:after="160"/>
            </w:pPr>
            <w:r w:rsidRPr="001E0EE0">
              <w:t xml:space="preserve"> </w:t>
            </w:r>
            <w:proofErr w:type="gramStart"/>
            <w:r w:rsidRPr="001E0EE0">
              <w:t>#include</w:t>
            </w:r>
            <w:proofErr w:type="gramEnd"/>
            <w:r w:rsidRPr="001E0EE0">
              <w:t xml:space="preserve"> &lt;iostream&gt;</w:t>
            </w:r>
          </w:p>
          <w:p w14:paraId="6F837355" w14:textId="77777777" w:rsidR="00A4589C" w:rsidRPr="001E0EE0" w:rsidRDefault="00A4589C" w:rsidP="00CF1205">
            <w:pPr>
              <w:widowControl w:val="0"/>
              <w:wordWrap w:val="0"/>
              <w:autoSpaceDE w:val="0"/>
              <w:autoSpaceDN w:val="0"/>
              <w:spacing w:after="160"/>
            </w:pPr>
          </w:p>
          <w:p w14:paraId="20EC6510" w14:textId="77777777" w:rsidR="00A4589C" w:rsidRPr="001E0EE0" w:rsidRDefault="00A4589C" w:rsidP="00CF1205">
            <w:pPr>
              <w:widowControl w:val="0"/>
              <w:wordWrap w:val="0"/>
              <w:autoSpaceDE w:val="0"/>
              <w:autoSpaceDN w:val="0"/>
              <w:spacing w:after="160"/>
            </w:pPr>
            <w:r w:rsidRPr="001E0EE0">
              <w:t xml:space="preserve"> int </w:t>
            </w:r>
            <w:proofErr w:type="gramStart"/>
            <w:r w:rsidRPr="001E0EE0">
              <w:t>main(</w:t>
            </w:r>
            <w:proofErr w:type="gramEnd"/>
            <w:r w:rsidRPr="001E0EE0">
              <w:t>) {</w:t>
            </w:r>
          </w:p>
          <w:p w14:paraId="27EDE0EB" w14:textId="77777777" w:rsidR="00A4589C" w:rsidRPr="001E0EE0" w:rsidRDefault="00A4589C" w:rsidP="00CF1205">
            <w:pPr>
              <w:widowControl w:val="0"/>
              <w:wordWrap w:val="0"/>
              <w:autoSpaceDE w:val="0"/>
              <w:autoSpaceDN w:val="0"/>
              <w:spacing w:after="160"/>
            </w:pPr>
            <w:r w:rsidRPr="001E0EE0">
              <w:t xml:space="preserve">     </w:t>
            </w:r>
            <w:proofErr w:type="gramStart"/>
            <w:r w:rsidRPr="001E0EE0">
              <w:t>std::</w:t>
            </w:r>
            <w:proofErr w:type="gramEnd"/>
            <w:r w:rsidRPr="001E0EE0">
              <w:t xml:space="preserve">cout &lt;&lt; "Hello World!!!" &lt;&lt; </w:t>
            </w:r>
            <w:proofErr w:type="gramStart"/>
            <w:r w:rsidRPr="001E0EE0">
              <w:t>std::</w:t>
            </w:r>
            <w:proofErr w:type="gramEnd"/>
            <w:r w:rsidRPr="001E0EE0">
              <w:t>endl;</w:t>
            </w:r>
          </w:p>
          <w:p w14:paraId="6BDA637F" w14:textId="77777777" w:rsidR="00A4589C" w:rsidRPr="001E0EE0" w:rsidRDefault="00A4589C" w:rsidP="00CF1205">
            <w:pPr>
              <w:widowControl w:val="0"/>
              <w:wordWrap w:val="0"/>
              <w:autoSpaceDE w:val="0"/>
              <w:autoSpaceDN w:val="0"/>
              <w:spacing w:after="160"/>
            </w:pPr>
            <w:r w:rsidRPr="001E0EE0">
              <w:lastRenderedPageBreak/>
              <w:t xml:space="preserve">     return 0;</w:t>
            </w:r>
          </w:p>
          <w:p w14:paraId="3427EDF5" w14:textId="77777777" w:rsidR="00A4589C" w:rsidRPr="001E0EE0" w:rsidRDefault="00A4589C" w:rsidP="00CF1205">
            <w:pPr>
              <w:widowControl w:val="0"/>
              <w:wordWrap w:val="0"/>
              <w:autoSpaceDE w:val="0"/>
              <w:autoSpaceDN w:val="0"/>
              <w:spacing w:after="160"/>
            </w:pPr>
            <w:r w:rsidRPr="001E0EE0">
              <w:t xml:space="preserve"> }</w:t>
            </w:r>
          </w:p>
          <w:p w14:paraId="7AE09C5A" w14:textId="77777777" w:rsidR="00A4589C" w:rsidRPr="001E0EE0" w:rsidRDefault="00A4589C" w:rsidP="00CF1205">
            <w:pPr>
              <w:widowControl w:val="0"/>
              <w:wordWrap w:val="0"/>
              <w:autoSpaceDE w:val="0"/>
              <w:autoSpaceDN w:val="0"/>
              <w:spacing w:after="160"/>
            </w:pPr>
          </w:p>
        </w:tc>
      </w:tr>
    </w:tbl>
    <w:p w14:paraId="1443EB4D" w14:textId="77777777" w:rsidR="00A4589C" w:rsidRPr="001E0EE0" w:rsidRDefault="00A4589C" w:rsidP="00A4589C">
      <w:pPr>
        <w:widowControl w:val="0"/>
        <w:numPr>
          <w:ilvl w:val="0"/>
          <w:numId w:val="33"/>
        </w:numPr>
        <w:wordWrap w:val="0"/>
        <w:autoSpaceDE w:val="0"/>
        <w:autoSpaceDN w:val="0"/>
        <w:spacing w:after="160"/>
      </w:pPr>
      <w:r w:rsidRPr="001E0EE0">
        <w:lastRenderedPageBreak/>
        <w:t>폴더 구조는 다음과 같습니다.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A4589C" w:rsidRPr="001E0EE0" w14:paraId="4D93C1F8" w14:textId="77777777" w:rsidTr="00CF1205">
        <w:tc>
          <w:tcPr>
            <w:tcW w:w="0" w:type="auto"/>
            <w:tcBorders>
              <w:top w:val="nil"/>
              <w:left w:val="nil"/>
              <w:bottom w:val="nil"/>
              <w:right w:val="nil"/>
            </w:tcBorders>
            <w:tcMar>
              <w:top w:w="0" w:type="dxa"/>
              <w:left w:w="240" w:type="dxa"/>
              <w:bottom w:w="0" w:type="dxa"/>
              <w:right w:w="0" w:type="dxa"/>
            </w:tcMar>
            <w:vAlign w:val="center"/>
            <w:hideMark/>
          </w:tcPr>
          <w:p w14:paraId="0CA6A811" w14:textId="77777777" w:rsidR="00A4589C" w:rsidRPr="001E0EE0" w:rsidRDefault="00A4589C" w:rsidP="00CF1205">
            <w:pPr>
              <w:widowControl w:val="0"/>
              <w:wordWrap w:val="0"/>
              <w:autoSpaceDE w:val="0"/>
              <w:autoSpaceDN w:val="0"/>
              <w:spacing w:after="160"/>
            </w:pPr>
            <w:r w:rsidRPr="001E0EE0">
              <w:t xml:space="preserve"> +--language_test</w:t>
            </w:r>
          </w:p>
          <w:p w14:paraId="15A5B147" w14:textId="489AB8FF" w:rsidR="00A4589C" w:rsidRPr="001E0EE0" w:rsidRDefault="00A4589C" w:rsidP="00CF1205">
            <w:pPr>
              <w:widowControl w:val="0"/>
              <w:wordWrap w:val="0"/>
              <w:autoSpaceDE w:val="0"/>
              <w:autoSpaceDN w:val="0"/>
              <w:spacing w:after="160"/>
            </w:pPr>
            <w:r w:rsidRPr="001E0EE0">
              <w:t xml:space="preserve">     +--main.cpp</w:t>
            </w:r>
          </w:p>
          <w:p w14:paraId="108EB3C8" w14:textId="77777777" w:rsidR="00A4589C" w:rsidRPr="001E0EE0" w:rsidRDefault="00A4589C" w:rsidP="00CF1205">
            <w:pPr>
              <w:widowControl w:val="0"/>
              <w:wordWrap w:val="0"/>
              <w:autoSpaceDE w:val="0"/>
              <w:autoSpaceDN w:val="0"/>
              <w:spacing w:after="160"/>
            </w:pPr>
          </w:p>
        </w:tc>
      </w:tr>
    </w:tbl>
    <w:p w14:paraId="247530EB" w14:textId="77777777" w:rsidR="00A11D02" w:rsidRDefault="00A11D02" w:rsidP="00A4589C">
      <w:pPr>
        <w:widowControl w:val="0"/>
        <w:wordWrap w:val="0"/>
        <w:autoSpaceDE w:val="0"/>
        <w:autoSpaceDN w:val="0"/>
        <w:spacing w:after="160"/>
        <w:rPr>
          <w:b/>
          <w:bCs/>
        </w:rPr>
      </w:pPr>
    </w:p>
    <w:p w14:paraId="134EBD48" w14:textId="38FE7A67" w:rsidR="00A11D02" w:rsidRDefault="00000000" w:rsidP="00A4589C">
      <w:pPr>
        <w:widowControl w:val="0"/>
        <w:wordWrap w:val="0"/>
        <w:autoSpaceDE w:val="0"/>
        <w:autoSpaceDN w:val="0"/>
        <w:spacing w:after="160"/>
        <w:rPr>
          <w:b/>
          <w:bCs/>
        </w:rPr>
      </w:pPr>
      <w:r>
        <w:rPr>
          <w:noProof/>
        </w:rPr>
        <w:pict w14:anchorId="15AA999D">
          <v:shape id="_x0000_s2053" style="position:absolute;margin-left:226.15pt;margin-top:53.3pt;width:42.75pt;height:27pt;z-index:251662336" coordsize="855,540" path="m,15hdc95,175,193,333,285,495v8,14,-1,45,15,45c316,540,304,506,315,495v16,-16,41,-18,60,-30c437,426,470,368,540,345,584,301,614,234,660,195v17,-15,40,-20,60,-30c834,19,785,70,855,e" filled="f">
            <v:path arrowok="t"/>
          </v:shape>
        </w:pict>
      </w:r>
      <w:r w:rsidR="00A11D02">
        <w:rPr>
          <w:noProof/>
        </w:rPr>
        <w:drawing>
          <wp:inline distT="0" distB="0" distL="0" distR="0" wp14:anchorId="7E4325A7" wp14:editId="1C9D87EC">
            <wp:extent cx="5760720" cy="2794635"/>
            <wp:effectExtent l="0" t="0" r="0" b="0"/>
            <wp:docPr id="667557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761" name=""/>
                    <pic:cNvPicPr/>
                  </pic:nvPicPr>
                  <pic:blipFill>
                    <a:blip r:embed="rId46"/>
                    <a:stretch>
                      <a:fillRect/>
                    </a:stretch>
                  </pic:blipFill>
                  <pic:spPr>
                    <a:xfrm>
                      <a:off x="0" y="0"/>
                      <a:ext cx="5760720" cy="2794635"/>
                    </a:xfrm>
                    <a:prstGeom prst="rect">
                      <a:avLst/>
                    </a:prstGeom>
                  </pic:spPr>
                </pic:pic>
              </a:graphicData>
            </a:graphic>
          </wp:inline>
        </w:drawing>
      </w:r>
    </w:p>
    <w:p w14:paraId="17892177" w14:textId="77777777" w:rsidR="00DF5579" w:rsidRDefault="00DF5579" w:rsidP="00A4589C">
      <w:pPr>
        <w:widowControl w:val="0"/>
        <w:wordWrap w:val="0"/>
        <w:autoSpaceDE w:val="0"/>
        <w:autoSpaceDN w:val="0"/>
        <w:spacing w:after="160"/>
        <w:rPr>
          <w:b/>
          <w:bCs/>
        </w:rPr>
      </w:pPr>
    </w:p>
    <w:p w14:paraId="565FEC70" w14:textId="77777777" w:rsidR="00DF5579" w:rsidRDefault="00DF5579" w:rsidP="00A4589C">
      <w:pPr>
        <w:widowControl w:val="0"/>
        <w:wordWrap w:val="0"/>
        <w:autoSpaceDE w:val="0"/>
        <w:autoSpaceDN w:val="0"/>
        <w:spacing w:after="160"/>
        <w:rPr>
          <w:b/>
          <w:bCs/>
        </w:rPr>
      </w:pPr>
    </w:p>
    <w:p w14:paraId="71C5807B" w14:textId="72B63E8A" w:rsidR="00DF5579" w:rsidRDefault="00000000" w:rsidP="00A4589C">
      <w:pPr>
        <w:widowControl w:val="0"/>
        <w:wordWrap w:val="0"/>
        <w:autoSpaceDE w:val="0"/>
        <w:autoSpaceDN w:val="0"/>
        <w:spacing w:after="160"/>
        <w:rPr>
          <w:b/>
          <w:bCs/>
        </w:rPr>
      </w:pPr>
      <w:r>
        <w:rPr>
          <w:b/>
          <w:bCs/>
          <w:noProof/>
        </w:rPr>
        <w:pict w14:anchorId="73991419">
          <v:shape id="_x0000_s2054" style="position:absolute;margin-left:306.4pt;margin-top:21.8pt;width:43.5pt;height:25.8pt;z-index:251663360" coordsize="870,516" path="m,60hdc30,142,83,349,150,450v5,20,-5,53,15,60c182,516,183,478,195,465v28,-32,60,-60,90,-90c337,323,395,293,465,270,503,242,578,183,615,165,701,122,801,69,870,e" filled="f">
            <v:path arrowok="t"/>
          </v:shape>
        </w:pict>
      </w:r>
      <w:r w:rsidR="00DF5579" w:rsidRPr="00DF5579">
        <w:rPr>
          <w:noProof/>
        </w:rPr>
        <w:t xml:space="preserve"> </w:t>
      </w:r>
      <w:r w:rsidR="00DF5579" w:rsidRPr="00DF5579">
        <w:rPr>
          <w:b/>
          <w:bCs/>
          <w:noProof/>
        </w:rPr>
        <w:drawing>
          <wp:inline distT="0" distB="0" distL="0" distR="0" wp14:anchorId="54FEAFA8" wp14:editId="26A24480">
            <wp:extent cx="5760720" cy="1589405"/>
            <wp:effectExtent l="0" t="0" r="0" b="0"/>
            <wp:docPr id="13029828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82822" name=""/>
                    <pic:cNvPicPr/>
                  </pic:nvPicPr>
                  <pic:blipFill>
                    <a:blip r:embed="rId47"/>
                    <a:stretch>
                      <a:fillRect/>
                    </a:stretch>
                  </pic:blipFill>
                  <pic:spPr>
                    <a:xfrm>
                      <a:off x="0" y="0"/>
                      <a:ext cx="5760720" cy="1589405"/>
                    </a:xfrm>
                    <a:prstGeom prst="rect">
                      <a:avLst/>
                    </a:prstGeom>
                  </pic:spPr>
                </pic:pic>
              </a:graphicData>
            </a:graphic>
          </wp:inline>
        </w:drawing>
      </w:r>
    </w:p>
    <w:p w14:paraId="1C821B9D" w14:textId="77777777" w:rsidR="00DF5579" w:rsidRDefault="00DF5579" w:rsidP="00A4589C">
      <w:pPr>
        <w:widowControl w:val="0"/>
        <w:wordWrap w:val="0"/>
        <w:autoSpaceDE w:val="0"/>
        <w:autoSpaceDN w:val="0"/>
        <w:spacing w:after="160"/>
        <w:rPr>
          <w:b/>
          <w:bCs/>
        </w:rPr>
      </w:pPr>
    </w:p>
    <w:p w14:paraId="71B02212" w14:textId="7B759C86" w:rsidR="00DF5579" w:rsidRDefault="00000000" w:rsidP="00A4589C">
      <w:pPr>
        <w:widowControl w:val="0"/>
        <w:wordWrap w:val="0"/>
        <w:autoSpaceDE w:val="0"/>
        <w:autoSpaceDN w:val="0"/>
        <w:spacing w:after="160"/>
        <w:rPr>
          <w:b/>
          <w:bCs/>
        </w:rPr>
      </w:pPr>
      <w:r>
        <w:rPr>
          <w:noProof/>
        </w:rPr>
        <w:lastRenderedPageBreak/>
        <w:pict w14:anchorId="6A02C633">
          <v:shape id="_x0000_s2055" style="position:absolute;margin-left:46.9pt;margin-top:7.55pt;width:36.75pt;height:31.35pt;z-index:251664384" coordsize="735,627" path="m,hdc90,200,159,411,270,600v16,27,20,-60,30,-90c316,461,311,455,360,420v60,-43,64,-24,135,-45c564,354,620,317,690,300v15,-10,45,-30,45,-30e" filled="f">
            <v:path arrowok="t"/>
          </v:shape>
        </w:pict>
      </w:r>
      <w:r w:rsidR="00DF5579">
        <w:rPr>
          <w:noProof/>
        </w:rPr>
        <w:drawing>
          <wp:inline distT="0" distB="0" distL="0" distR="0" wp14:anchorId="580E27D8" wp14:editId="3CE6E401">
            <wp:extent cx="5760720" cy="3505835"/>
            <wp:effectExtent l="0" t="0" r="0" b="0"/>
            <wp:docPr id="8275815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1515" name=""/>
                    <pic:cNvPicPr/>
                  </pic:nvPicPr>
                  <pic:blipFill>
                    <a:blip r:embed="rId48"/>
                    <a:stretch>
                      <a:fillRect/>
                    </a:stretch>
                  </pic:blipFill>
                  <pic:spPr>
                    <a:xfrm>
                      <a:off x="0" y="0"/>
                      <a:ext cx="5760720" cy="3505835"/>
                    </a:xfrm>
                    <a:prstGeom prst="rect">
                      <a:avLst/>
                    </a:prstGeom>
                  </pic:spPr>
                </pic:pic>
              </a:graphicData>
            </a:graphic>
          </wp:inline>
        </w:drawing>
      </w:r>
    </w:p>
    <w:p w14:paraId="422DEC42" w14:textId="77777777" w:rsidR="00DF5579" w:rsidRDefault="00DF5579" w:rsidP="00A4589C">
      <w:pPr>
        <w:widowControl w:val="0"/>
        <w:wordWrap w:val="0"/>
        <w:autoSpaceDE w:val="0"/>
        <w:autoSpaceDN w:val="0"/>
        <w:spacing w:after="160"/>
        <w:rPr>
          <w:b/>
          <w:bCs/>
        </w:rPr>
      </w:pPr>
    </w:p>
    <w:p w14:paraId="447C3BEA" w14:textId="257E064D" w:rsidR="00DF5579" w:rsidRDefault="00DF5579" w:rsidP="00A4589C">
      <w:pPr>
        <w:widowControl w:val="0"/>
        <w:wordWrap w:val="0"/>
        <w:autoSpaceDE w:val="0"/>
        <w:autoSpaceDN w:val="0"/>
        <w:spacing w:after="160"/>
        <w:rPr>
          <w:b/>
          <w:bCs/>
        </w:rPr>
      </w:pPr>
      <w:r>
        <w:rPr>
          <w:noProof/>
        </w:rPr>
        <w:drawing>
          <wp:inline distT="0" distB="0" distL="0" distR="0" wp14:anchorId="6EC47AA8" wp14:editId="57385B29">
            <wp:extent cx="5760720" cy="2326640"/>
            <wp:effectExtent l="0" t="0" r="0" b="0"/>
            <wp:docPr id="16204574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7469" name=""/>
                    <pic:cNvPicPr/>
                  </pic:nvPicPr>
                  <pic:blipFill>
                    <a:blip r:embed="rId49"/>
                    <a:stretch>
                      <a:fillRect/>
                    </a:stretch>
                  </pic:blipFill>
                  <pic:spPr>
                    <a:xfrm>
                      <a:off x="0" y="0"/>
                      <a:ext cx="5760720" cy="2326640"/>
                    </a:xfrm>
                    <a:prstGeom prst="rect">
                      <a:avLst/>
                    </a:prstGeom>
                  </pic:spPr>
                </pic:pic>
              </a:graphicData>
            </a:graphic>
          </wp:inline>
        </w:drawing>
      </w:r>
    </w:p>
    <w:p w14:paraId="1A81AA79" w14:textId="77777777" w:rsidR="00DF5579" w:rsidRDefault="00DF5579" w:rsidP="00A4589C">
      <w:pPr>
        <w:widowControl w:val="0"/>
        <w:wordWrap w:val="0"/>
        <w:autoSpaceDE w:val="0"/>
        <w:autoSpaceDN w:val="0"/>
        <w:spacing w:after="160"/>
        <w:rPr>
          <w:b/>
          <w:bCs/>
        </w:rPr>
      </w:pPr>
    </w:p>
    <w:p w14:paraId="4134144F" w14:textId="3F936F13" w:rsidR="00DF5579" w:rsidRDefault="00DF5579" w:rsidP="00A4589C">
      <w:pPr>
        <w:widowControl w:val="0"/>
        <w:wordWrap w:val="0"/>
        <w:autoSpaceDE w:val="0"/>
        <w:autoSpaceDN w:val="0"/>
        <w:spacing w:after="160"/>
        <w:rPr>
          <w:b/>
          <w:bCs/>
        </w:rPr>
      </w:pPr>
      <w:r>
        <w:rPr>
          <w:noProof/>
        </w:rPr>
        <w:lastRenderedPageBreak/>
        <w:drawing>
          <wp:inline distT="0" distB="0" distL="0" distR="0" wp14:anchorId="16190A2A" wp14:editId="77C40148">
            <wp:extent cx="5760720" cy="3574415"/>
            <wp:effectExtent l="0" t="0" r="0" b="0"/>
            <wp:docPr id="16916313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31345" name=""/>
                    <pic:cNvPicPr/>
                  </pic:nvPicPr>
                  <pic:blipFill>
                    <a:blip r:embed="rId50"/>
                    <a:stretch>
                      <a:fillRect/>
                    </a:stretch>
                  </pic:blipFill>
                  <pic:spPr>
                    <a:xfrm>
                      <a:off x="0" y="0"/>
                      <a:ext cx="5760720" cy="3574415"/>
                    </a:xfrm>
                    <a:prstGeom prst="rect">
                      <a:avLst/>
                    </a:prstGeom>
                  </pic:spPr>
                </pic:pic>
              </a:graphicData>
            </a:graphic>
          </wp:inline>
        </w:drawing>
      </w:r>
    </w:p>
    <w:p w14:paraId="2F06569D" w14:textId="77777777" w:rsidR="00DF5579" w:rsidRDefault="00DF5579" w:rsidP="00A4589C">
      <w:pPr>
        <w:widowControl w:val="0"/>
        <w:wordWrap w:val="0"/>
        <w:autoSpaceDE w:val="0"/>
        <w:autoSpaceDN w:val="0"/>
        <w:spacing w:after="160"/>
        <w:rPr>
          <w:b/>
          <w:bCs/>
        </w:rPr>
      </w:pPr>
    </w:p>
    <w:p w14:paraId="223C51F6" w14:textId="77777777" w:rsidR="00D00923" w:rsidRDefault="00D00923" w:rsidP="00A4589C">
      <w:pPr>
        <w:widowControl w:val="0"/>
        <w:wordWrap w:val="0"/>
        <w:autoSpaceDE w:val="0"/>
        <w:autoSpaceDN w:val="0"/>
        <w:spacing w:after="160"/>
        <w:rPr>
          <w:b/>
          <w:bCs/>
        </w:rPr>
      </w:pPr>
    </w:p>
    <w:p w14:paraId="5D5A97C4" w14:textId="1AA635B8" w:rsidR="00D00923" w:rsidRPr="00D00923" w:rsidRDefault="00D00923" w:rsidP="00D00923">
      <w:pPr>
        <w:widowControl w:val="0"/>
        <w:numPr>
          <w:ilvl w:val="0"/>
          <w:numId w:val="37"/>
        </w:numPr>
        <w:wordWrap w:val="0"/>
        <w:autoSpaceDE w:val="0"/>
        <w:autoSpaceDN w:val="0"/>
        <w:spacing w:after="160"/>
        <w:rPr>
          <w:b/>
          <w:bCs/>
        </w:rPr>
      </w:pPr>
      <w:r w:rsidRPr="00D00923">
        <w:rPr>
          <w:b/>
          <w:bCs/>
        </w:rPr>
        <w:t>Run/Start Debug(F5)를 눌러 디버깅을 시작하면, 컴파일러 환경설정 선택 화면이 나옵니다. </w:t>
      </w:r>
      <w:r w:rsidRPr="00D00923">
        <w:rPr>
          <w:b/>
          <w:bCs/>
          <w:noProof/>
        </w:rPr>
        <w:drawing>
          <wp:inline distT="0" distB="0" distL="0" distR="0" wp14:anchorId="33217C1F" wp14:editId="17AC61E9">
            <wp:extent cx="5760720" cy="1971040"/>
            <wp:effectExtent l="0" t="0" r="0" b="0"/>
            <wp:docPr id="4649111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1199" name=""/>
                    <pic:cNvPicPr/>
                  </pic:nvPicPr>
                  <pic:blipFill>
                    <a:blip r:embed="rId51"/>
                    <a:stretch>
                      <a:fillRect/>
                    </a:stretch>
                  </pic:blipFill>
                  <pic:spPr>
                    <a:xfrm>
                      <a:off x="0" y="0"/>
                      <a:ext cx="5760720" cy="1971040"/>
                    </a:xfrm>
                    <a:prstGeom prst="rect">
                      <a:avLst/>
                    </a:prstGeom>
                  </pic:spPr>
                </pic:pic>
              </a:graphicData>
            </a:graphic>
          </wp:inline>
        </w:drawing>
      </w:r>
    </w:p>
    <w:p w14:paraId="49369E5C" w14:textId="77777777" w:rsidR="00D00923" w:rsidRDefault="00D00923" w:rsidP="00D00923">
      <w:pPr>
        <w:widowControl w:val="0"/>
        <w:wordWrap w:val="0"/>
        <w:autoSpaceDE w:val="0"/>
        <w:autoSpaceDN w:val="0"/>
        <w:spacing w:after="160"/>
        <w:rPr>
          <w:b/>
          <w:bCs/>
        </w:rPr>
      </w:pPr>
    </w:p>
    <w:p w14:paraId="4E57244A" w14:textId="61E467A9" w:rsidR="00D00923" w:rsidRDefault="00D00923" w:rsidP="00D00923">
      <w:pPr>
        <w:widowControl w:val="0"/>
        <w:wordWrap w:val="0"/>
        <w:autoSpaceDE w:val="0"/>
        <w:autoSpaceDN w:val="0"/>
        <w:spacing w:after="160"/>
        <w:rPr>
          <w:b/>
          <w:bCs/>
        </w:rPr>
      </w:pPr>
      <w:r>
        <w:rPr>
          <w:noProof/>
        </w:rPr>
        <w:lastRenderedPageBreak/>
        <w:drawing>
          <wp:inline distT="0" distB="0" distL="0" distR="0" wp14:anchorId="1269AF51" wp14:editId="7B775FA2">
            <wp:extent cx="5686425" cy="2447925"/>
            <wp:effectExtent l="0" t="0" r="9525" b="9525"/>
            <wp:docPr id="20107670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7081" name=""/>
                    <pic:cNvPicPr/>
                  </pic:nvPicPr>
                  <pic:blipFill>
                    <a:blip r:embed="rId52"/>
                    <a:stretch>
                      <a:fillRect/>
                    </a:stretch>
                  </pic:blipFill>
                  <pic:spPr>
                    <a:xfrm>
                      <a:off x="0" y="0"/>
                      <a:ext cx="5686425" cy="2447925"/>
                    </a:xfrm>
                    <a:prstGeom prst="rect">
                      <a:avLst/>
                    </a:prstGeom>
                  </pic:spPr>
                </pic:pic>
              </a:graphicData>
            </a:graphic>
          </wp:inline>
        </w:drawing>
      </w:r>
    </w:p>
    <w:p w14:paraId="1E6CFD99" w14:textId="77777777" w:rsidR="00D00923" w:rsidRDefault="00D00923" w:rsidP="00D00923">
      <w:pPr>
        <w:widowControl w:val="0"/>
        <w:wordWrap w:val="0"/>
        <w:autoSpaceDE w:val="0"/>
        <w:autoSpaceDN w:val="0"/>
        <w:spacing w:after="160"/>
        <w:rPr>
          <w:b/>
          <w:bCs/>
        </w:rPr>
      </w:pPr>
    </w:p>
    <w:p w14:paraId="62640387" w14:textId="43DC6ABC" w:rsidR="00D00923" w:rsidRDefault="00D00923" w:rsidP="00D00923">
      <w:pPr>
        <w:widowControl w:val="0"/>
        <w:wordWrap w:val="0"/>
        <w:autoSpaceDE w:val="0"/>
        <w:autoSpaceDN w:val="0"/>
        <w:spacing w:after="160"/>
        <w:rPr>
          <w:b/>
          <w:bCs/>
        </w:rPr>
      </w:pPr>
      <w:r>
        <w:rPr>
          <w:noProof/>
        </w:rPr>
        <w:drawing>
          <wp:inline distT="0" distB="0" distL="0" distR="0" wp14:anchorId="79F79672" wp14:editId="31A8240C">
            <wp:extent cx="5760720" cy="1184275"/>
            <wp:effectExtent l="0" t="0" r="0" b="0"/>
            <wp:docPr id="96170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792" name=""/>
                    <pic:cNvPicPr/>
                  </pic:nvPicPr>
                  <pic:blipFill>
                    <a:blip r:embed="rId53"/>
                    <a:stretch>
                      <a:fillRect/>
                    </a:stretch>
                  </pic:blipFill>
                  <pic:spPr>
                    <a:xfrm>
                      <a:off x="0" y="0"/>
                      <a:ext cx="5760720" cy="1184275"/>
                    </a:xfrm>
                    <a:prstGeom prst="rect">
                      <a:avLst/>
                    </a:prstGeom>
                  </pic:spPr>
                </pic:pic>
              </a:graphicData>
            </a:graphic>
          </wp:inline>
        </w:drawing>
      </w:r>
    </w:p>
    <w:p w14:paraId="3588F083" w14:textId="77777777" w:rsidR="00D00923" w:rsidRDefault="00D00923" w:rsidP="00D00923">
      <w:pPr>
        <w:widowControl w:val="0"/>
        <w:wordWrap w:val="0"/>
        <w:autoSpaceDE w:val="0"/>
        <w:autoSpaceDN w:val="0"/>
        <w:spacing w:after="160"/>
        <w:rPr>
          <w:b/>
          <w:bCs/>
        </w:rPr>
      </w:pPr>
    </w:p>
    <w:p w14:paraId="33158EEB" w14:textId="77777777" w:rsidR="00D00923" w:rsidRDefault="00D00923" w:rsidP="00D00923">
      <w:pPr>
        <w:widowControl w:val="0"/>
        <w:wordWrap w:val="0"/>
        <w:autoSpaceDE w:val="0"/>
        <w:autoSpaceDN w:val="0"/>
        <w:spacing w:after="160"/>
        <w:rPr>
          <w:b/>
          <w:bCs/>
        </w:rPr>
      </w:pPr>
    </w:p>
    <w:p w14:paraId="756792B5" w14:textId="77777777" w:rsidR="00D00923" w:rsidRPr="00D00923" w:rsidRDefault="00D00923" w:rsidP="00D00923">
      <w:pPr>
        <w:widowControl w:val="0"/>
        <w:numPr>
          <w:ilvl w:val="0"/>
          <w:numId w:val="37"/>
        </w:numPr>
        <w:wordWrap w:val="0"/>
        <w:autoSpaceDE w:val="0"/>
        <w:autoSpaceDN w:val="0"/>
        <w:spacing w:after="160"/>
        <w:rPr>
          <w:b/>
          <w:bCs/>
        </w:rPr>
      </w:pPr>
      <w:r w:rsidRPr="00D00923">
        <w:rPr>
          <w:b/>
          <w:bCs/>
        </w:rPr>
        <w:t>C/</w:t>
      </w:r>
      <w:proofErr w:type="gramStart"/>
      <w:r w:rsidRPr="00D00923">
        <w:rPr>
          <w:b/>
          <w:bCs/>
        </w:rPr>
        <w:t>C++:g</w:t>
      </w:r>
      <w:proofErr w:type="gramEnd"/>
      <w:r w:rsidRPr="00D00923">
        <w:rPr>
          <w:b/>
          <w:bCs/>
        </w:rPr>
        <w:t>++.exe build and debug active file을 선택합니다.</w:t>
      </w:r>
    </w:p>
    <w:p w14:paraId="11DA0FB6" w14:textId="77777777" w:rsidR="00D00923" w:rsidRDefault="00D00923" w:rsidP="00D00923">
      <w:pPr>
        <w:widowControl w:val="0"/>
        <w:wordWrap w:val="0"/>
        <w:autoSpaceDE w:val="0"/>
        <w:autoSpaceDN w:val="0"/>
        <w:spacing w:after="160"/>
        <w:rPr>
          <w:b/>
          <w:bCs/>
        </w:rPr>
      </w:pPr>
    </w:p>
    <w:p w14:paraId="1A550FFB" w14:textId="3E58AD58" w:rsidR="00D00923" w:rsidRDefault="00D00923" w:rsidP="00D00923">
      <w:pPr>
        <w:widowControl w:val="0"/>
        <w:wordWrap w:val="0"/>
        <w:autoSpaceDE w:val="0"/>
        <w:autoSpaceDN w:val="0"/>
        <w:spacing w:after="160"/>
        <w:rPr>
          <w:b/>
          <w:bCs/>
        </w:rPr>
      </w:pPr>
      <w:r w:rsidRPr="00D00923">
        <w:rPr>
          <w:b/>
          <w:bCs/>
          <w:noProof/>
        </w:rPr>
        <w:drawing>
          <wp:inline distT="0" distB="0" distL="0" distR="0" wp14:anchorId="6AFEE9B3" wp14:editId="49411B69">
            <wp:extent cx="5760720" cy="1597660"/>
            <wp:effectExtent l="0" t="0" r="0" b="0"/>
            <wp:docPr id="13045815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1523" name=""/>
                    <pic:cNvPicPr/>
                  </pic:nvPicPr>
                  <pic:blipFill>
                    <a:blip r:embed="rId54"/>
                    <a:stretch>
                      <a:fillRect/>
                    </a:stretch>
                  </pic:blipFill>
                  <pic:spPr>
                    <a:xfrm>
                      <a:off x="0" y="0"/>
                      <a:ext cx="5760720" cy="1597660"/>
                    </a:xfrm>
                    <a:prstGeom prst="rect">
                      <a:avLst/>
                    </a:prstGeom>
                  </pic:spPr>
                </pic:pic>
              </a:graphicData>
            </a:graphic>
          </wp:inline>
        </w:drawing>
      </w:r>
    </w:p>
    <w:p w14:paraId="1D9F0247" w14:textId="2E59EE66" w:rsidR="00D00923" w:rsidRPr="00D00923" w:rsidRDefault="00D00923" w:rsidP="00D00923">
      <w:pPr>
        <w:widowControl w:val="0"/>
        <w:wordWrap w:val="0"/>
        <w:autoSpaceDE w:val="0"/>
        <w:autoSpaceDN w:val="0"/>
        <w:spacing w:after="160"/>
        <w:rPr>
          <w:b/>
          <w:bCs/>
        </w:rPr>
      </w:pPr>
      <w:r w:rsidRPr="00D00923">
        <w:rPr>
          <w:b/>
          <w:bCs/>
          <w:noProof/>
        </w:rPr>
        <w:lastRenderedPageBreak/>
        <w:drawing>
          <wp:inline distT="0" distB="0" distL="0" distR="0" wp14:anchorId="4B1B8CC1" wp14:editId="672927AE">
            <wp:extent cx="5760720" cy="2855595"/>
            <wp:effectExtent l="0" t="0" r="0" b="0"/>
            <wp:docPr id="3388612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61289" name=""/>
                    <pic:cNvPicPr/>
                  </pic:nvPicPr>
                  <pic:blipFill>
                    <a:blip r:embed="rId55"/>
                    <a:stretch>
                      <a:fillRect/>
                    </a:stretch>
                  </pic:blipFill>
                  <pic:spPr>
                    <a:xfrm>
                      <a:off x="0" y="0"/>
                      <a:ext cx="5760720" cy="2855595"/>
                    </a:xfrm>
                    <a:prstGeom prst="rect">
                      <a:avLst/>
                    </a:prstGeom>
                  </pic:spPr>
                </pic:pic>
              </a:graphicData>
            </a:graphic>
          </wp:inline>
        </w:drawing>
      </w:r>
    </w:p>
    <w:p w14:paraId="777D1982" w14:textId="77777777" w:rsidR="00D00923" w:rsidRPr="00D00923" w:rsidRDefault="00D00923" w:rsidP="00D00923">
      <w:pPr>
        <w:widowControl w:val="0"/>
        <w:numPr>
          <w:ilvl w:val="0"/>
          <w:numId w:val="37"/>
        </w:numPr>
        <w:wordWrap w:val="0"/>
        <w:autoSpaceDE w:val="0"/>
        <w:autoSpaceDN w:val="0"/>
        <w:spacing w:after="160"/>
        <w:rPr>
          <w:b/>
          <w:bCs/>
        </w:rPr>
      </w:pPr>
      <w:r w:rsidRPr="00D00923">
        <w:rPr>
          <w:b/>
          <w:bCs/>
        </w:rPr>
        <w:t>실행결과로 Side Bar(EXPLORER)</w:t>
      </w:r>
      <w:proofErr w:type="gramStart"/>
      <w:r w:rsidRPr="00D00923">
        <w:rPr>
          <w:b/>
          <w:bCs/>
        </w:rPr>
        <w:t>에 .vscode</w:t>
      </w:r>
      <w:proofErr w:type="gramEnd"/>
      <w:r w:rsidRPr="00D00923">
        <w:rPr>
          <w:b/>
          <w:bCs/>
        </w:rPr>
        <w:t>폴더가 추가되고, </w:t>
      </w:r>
      <w:proofErr w:type="gramStart"/>
      <w:r w:rsidRPr="00D00923">
        <w:rPr>
          <w:b/>
          <w:bCs/>
        </w:rPr>
        <w:t>task.json</w:t>
      </w:r>
      <w:proofErr w:type="gramEnd"/>
      <w:r w:rsidRPr="00D00923">
        <w:rPr>
          <w:b/>
          <w:bCs/>
        </w:rPr>
        <w:t>파일이 추가되고, main.exe가 생성되고, Panel(TERMINAL)에 Hello world!!! 가 표시되었습니다.</w:t>
      </w:r>
    </w:p>
    <w:p w14:paraId="1548923B" w14:textId="1D52E7D4" w:rsidR="00D00923" w:rsidRPr="00D00923" w:rsidRDefault="00D00923" w:rsidP="00D00923">
      <w:pPr>
        <w:widowControl w:val="0"/>
        <w:wordWrap w:val="0"/>
        <w:autoSpaceDE w:val="0"/>
        <w:autoSpaceDN w:val="0"/>
        <w:spacing w:after="160"/>
        <w:rPr>
          <w:b/>
          <w:bCs/>
        </w:rPr>
      </w:pPr>
      <w:r w:rsidRPr="00D00923">
        <w:rPr>
          <w:b/>
          <w:bCs/>
          <w:noProof/>
        </w:rPr>
        <w:drawing>
          <wp:inline distT="0" distB="0" distL="0" distR="0" wp14:anchorId="10947C98" wp14:editId="03C4934C">
            <wp:extent cx="5760720" cy="3038475"/>
            <wp:effectExtent l="0" t="0" r="0" b="0"/>
            <wp:docPr id="8277340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34054" name=""/>
                    <pic:cNvPicPr/>
                  </pic:nvPicPr>
                  <pic:blipFill>
                    <a:blip r:embed="rId56"/>
                    <a:stretch>
                      <a:fillRect/>
                    </a:stretch>
                  </pic:blipFill>
                  <pic:spPr>
                    <a:xfrm>
                      <a:off x="0" y="0"/>
                      <a:ext cx="5760720" cy="3038475"/>
                    </a:xfrm>
                    <a:prstGeom prst="rect">
                      <a:avLst/>
                    </a:prstGeom>
                  </pic:spPr>
                </pic:pic>
              </a:graphicData>
            </a:graphic>
          </wp:inline>
        </w:drawing>
      </w:r>
    </w:p>
    <w:p w14:paraId="1C1E9A9B" w14:textId="77777777" w:rsidR="00D00923" w:rsidRPr="00D00923" w:rsidRDefault="00D00923" w:rsidP="00D00923">
      <w:pPr>
        <w:widowControl w:val="0"/>
        <w:numPr>
          <w:ilvl w:val="0"/>
          <w:numId w:val="37"/>
        </w:numPr>
        <w:wordWrap w:val="0"/>
        <w:autoSpaceDE w:val="0"/>
        <w:autoSpaceDN w:val="0"/>
        <w:spacing w:after="160"/>
        <w:rPr>
          <w:b/>
          <w:bCs/>
        </w:rPr>
      </w:pPr>
      <w:proofErr w:type="gramStart"/>
      <w:r w:rsidRPr="00D00923">
        <w:rPr>
          <w:b/>
          <w:bCs/>
        </w:rPr>
        <w:t>task.json</w:t>
      </w:r>
      <w:proofErr w:type="gramEnd"/>
      <w:r w:rsidRPr="00D00923">
        <w:rPr>
          <w:b/>
          <w:bCs/>
        </w:rPr>
        <w:t>파일에는, g++.exe로 컴파일 및 디버깅 하기 위한 정보들이 포함됩니다.</w:t>
      </w:r>
    </w:p>
    <w:p w14:paraId="1C1F7899"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w:t>
      </w:r>
    </w:p>
    <w:p w14:paraId="7E624172"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"tasks"</w:t>
      </w:r>
      <w:r w:rsidRPr="0099590B">
        <w:rPr>
          <w:rFonts w:ascii="Consolas" w:hAnsi="Consolas"/>
          <w:color w:val="202020"/>
          <w:sz w:val="21"/>
          <w:szCs w:val="21"/>
          <w14:ligatures w14:val="none"/>
        </w:rPr>
        <w:t>: [</w:t>
      </w:r>
    </w:p>
    <w:p w14:paraId="1A75B7A4"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w:t>
      </w:r>
    </w:p>
    <w:p w14:paraId="3112C08E"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"type"</w:t>
      </w: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"cppbuild"</w:t>
      </w:r>
      <w:r w:rsidRPr="0099590B">
        <w:rPr>
          <w:rFonts w:ascii="Consolas" w:hAnsi="Consolas"/>
          <w:color w:val="202020"/>
          <w:sz w:val="21"/>
          <w:szCs w:val="21"/>
          <w14:ligatures w14:val="none"/>
        </w:rPr>
        <w:t>,</w:t>
      </w:r>
    </w:p>
    <w:p w14:paraId="3771E758"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"label"</w:t>
      </w: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"C/C++: g++.exe build active file"</w:t>
      </w:r>
      <w:r w:rsidRPr="0099590B">
        <w:rPr>
          <w:rFonts w:ascii="Consolas" w:hAnsi="Consolas"/>
          <w:color w:val="202020"/>
          <w:sz w:val="21"/>
          <w:szCs w:val="21"/>
          <w14:ligatures w14:val="none"/>
        </w:rPr>
        <w:t>,</w:t>
      </w:r>
    </w:p>
    <w:p w14:paraId="27C4FA0E"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"command"</w:t>
      </w: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"C:</w:t>
      </w:r>
      <w:r w:rsidRPr="0099590B">
        <w:rPr>
          <w:rFonts w:ascii="Consolas" w:hAnsi="Consolas"/>
          <w:color w:val="EE0000"/>
          <w:sz w:val="21"/>
          <w:szCs w:val="21"/>
          <w14:ligatures w14:val="none"/>
        </w:rPr>
        <w:t>\\</w:t>
      </w:r>
      <w:r w:rsidRPr="0099590B">
        <w:rPr>
          <w:rFonts w:ascii="Consolas" w:hAnsi="Consolas"/>
          <w:color w:val="0A3069"/>
          <w:sz w:val="21"/>
          <w:szCs w:val="21"/>
          <w14:ligatures w14:val="none"/>
        </w:rPr>
        <w:t>mingw64</w:t>
      </w:r>
      <w:r w:rsidRPr="0099590B">
        <w:rPr>
          <w:rFonts w:ascii="Consolas" w:hAnsi="Consolas"/>
          <w:color w:val="EE0000"/>
          <w:sz w:val="21"/>
          <w:szCs w:val="21"/>
          <w14:ligatures w14:val="none"/>
        </w:rPr>
        <w:t>\\</w:t>
      </w:r>
      <w:r w:rsidRPr="0099590B">
        <w:rPr>
          <w:rFonts w:ascii="Consolas" w:hAnsi="Consolas"/>
          <w:color w:val="0A3069"/>
          <w:sz w:val="21"/>
          <w:szCs w:val="21"/>
          <w14:ligatures w14:val="none"/>
        </w:rPr>
        <w:t>bin</w:t>
      </w:r>
      <w:r w:rsidRPr="0099590B">
        <w:rPr>
          <w:rFonts w:ascii="Consolas" w:hAnsi="Consolas"/>
          <w:color w:val="EE0000"/>
          <w:sz w:val="21"/>
          <w:szCs w:val="21"/>
          <w14:ligatures w14:val="none"/>
        </w:rPr>
        <w:t>\\</w:t>
      </w:r>
      <w:r w:rsidRPr="0099590B">
        <w:rPr>
          <w:rFonts w:ascii="Consolas" w:hAnsi="Consolas"/>
          <w:color w:val="0A3069"/>
          <w:sz w:val="21"/>
          <w:szCs w:val="21"/>
          <w14:ligatures w14:val="none"/>
        </w:rPr>
        <w:t>g++.exe"</w:t>
      </w:r>
      <w:r w:rsidRPr="0099590B">
        <w:rPr>
          <w:rFonts w:ascii="Consolas" w:hAnsi="Consolas"/>
          <w:color w:val="202020"/>
          <w:sz w:val="21"/>
          <w:szCs w:val="21"/>
          <w14:ligatures w14:val="none"/>
        </w:rPr>
        <w:t>,</w:t>
      </w:r>
    </w:p>
    <w:p w14:paraId="4AB9B1D1"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"args"</w:t>
      </w:r>
      <w:r w:rsidRPr="0099590B">
        <w:rPr>
          <w:rFonts w:ascii="Consolas" w:hAnsi="Consolas"/>
          <w:color w:val="202020"/>
          <w:sz w:val="21"/>
          <w:szCs w:val="21"/>
          <w14:ligatures w14:val="none"/>
        </w:rPr>
        <w:t>: [</w:t>
      </w:r>
    </w:p>
    <w:p w14:paraId="50E78ABF"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lastRenderedPageBreak/>
        <w:t xml:space="preserve">                </w:t>
      </w:r>
      <w:r w:rsidRPr="0099590B">
        <w:rPr>
          <w:rFonts w:ascii="Consolas" w:hAnsi="Consolas"/>
          <w:color w:val="0A3069"/>
          <w:sz w:val="21"/>
          <w:szCs w:val="21"/>
          <w14:ligatures w14:val="none"/>
        </w:rPr>
        <w:t>"-fdiagnostics-color=always"</w:t>
      </w:r>
      <w:r w:rsidRPr="0099590B">
        <w:rPr>
          <w:rFonts w:ascii="Consolas" w:hAnsi="Consolas"/>
          <w:color w:val="202020"/>
          <w:sz w:val="21"/>
          <w:szCs w:val="21"/>
          <w14:ligatures w14:val="none"/>
        </w:rPr>
        <w:t>,</w:t>
      </w:r>
    </w:p>
    <w:p w14:paraId="5DC2A9D6"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"-g"</w:t>
      </w:r>
      <w:r w:rsidRPr="0099590B">
        <w:rPr>
          <w:rFonts w:ascii="Consolas" w:hAnsi="Consolas"/>
          <w:color w:val="202020"/>
          <w:sz w:val="21"/>
          <w:szCs w:val="21"/>
          <w14:ligatures w14:val="none"/>
        </w:rPr>
        <w:t>,</w:t>
      </w:r>
    </w:p>
    <w:p w14:paraId="0FFA5887"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"${file}"</w:t>
      </w:r>
      <w:r w:rsidRPr="0099590B">
        <w:rPr>
          <w:rFonts w:ascii="Consolas" w:hAnsi="Consolas"/>
          <w:color w:val="202020"/>
          <w:sz w:val="21"/>
          <w:szCs w:val="21"/>
          <w14:ligatures w14:val="none"/>
        </w:rPr>
        <w:t>,</w:t>
      </w:r>
    </w:p>
    <w:p w14:paraId="1222E818"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"-o"</w:t>
      </w:r>
      <w:r w:rsidRPr="0099590B">
        <w:rPr>
          <w:rFonts w:ascii="Consolas" w:hAnsi="Consolas"/>
          <w:color w:val="202020"/>
          <w:sz w:val="21"/>
          <w:szCs w:val="21"/>
          <w14:ligatures w14:val="none"/>
        </w:rPr>
        <w:t>,</w:t>
      </w:r>
    </w:p>
    <w:p w14:paraId="602EAB45"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"${fileDirname}</w:t>
      </w:r>
      <w:r w:rsidRPr="0099590B">
        <w:rPr>
          <w:rFonts w:ascii="Consolas" w:hAnsi="Consolas"/>
          <w:color w:val="EE0000"/>
          <w:sz w:val="21"/>
          <w:szCs w:val="21"/>
          <w14:ligatures w14:val="none"/>
        </w:rPr>
        <w:t>\\</w:t>
      </w:r>
      <w:r w:rsidRPr="0099590B">
        <w:rPr>
          <w:rFonts w:ascii="Consolas" w:hAnsi="Consolas"/>
          <w:color w:val="0A3069"/>
          <w:sz w:val="21"/>
          <w:szCs w:val="21"/>
          <w14:ligatures w14:val="none"/>
        </w:rPr>
        <w:t>${fileBasenameNoExtension}.exe"</w:t>
      </w:r>
    </w:p>
    <w:p w14:paraId="796D6C00"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w:t>
      </w:r>
    </w:p>
    <w:p w14:paraId="75D53874"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"options</w:t>
      </w:r>
      <w:proofErr w:type="gramStart"/>
      <w:r w:rsidRPr="0099590B">
        <w:rPr>
          <w:rFonts w:ascii="Consolas" w:hAnsi="Consolas"/>
          <w:color w:val="116329"/>
          <w:sz w:val="21"/>
          <w:szCs w:val="21"/>
          <w14:ligatures w14:val="none"/>
        </w:rPr>
        <w:t>"</w:t>
      </w:r>
      <w:r w:rsidRPr="0099590B">
        <w:rPr>
          <w:rFonts w:ascii="Consolas" w:hAnsi="Consolas"/>
          <w:color w:val="202020"/>
          <w:sz w:val="21"/>
          <w:szCs w:val="21"/>
          <w14:ligatures w14:val="none"/>
        </w:rPr>
        <w:t>: {</w:t>
      </w:r>
      <w:proofErr w:type="gramEnd"/>
    </w:p>
    <w:p w14:paraId="0FE3AF1B"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"cwd"</w:t>
      </w: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"${fileDirname}"</w:t>
      </w:r>
    </w:p>
    <w:p w14:paraId="2CC1671E"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w:t>
      </w:r>
    </w:p>
    <w:p w14:paraId="129DA83E"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"problemMatcher"</w:t>
      </w:r>
      <w:r w:rsidRPr="0099590B">
        <w:rPr>
          <w:rFonts w:ascii="Consolas" w:hAnsi="Consolas"/>
          <w:color w:val="202020"/>
          <w:sz w:val="21"/>
          <w:szCs w:val="21"/>
          <w14:ligatures w14:val="none"/>
        </w:rPr>
        <w:t>: [</w:t>
      </w:r>
    </w:p>
    <w:p w14:paraId="454C0ACB"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"$gcc"</w:t>
      </w:r>
    </w:p>
    <w:p w14:paraId="1146F766"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w:t>
      </w:r>
    </w:p>
    <w:p w14:paraId="6A8DBBE0"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"group</w:t>
      </w:r>
      <w:proofErr w:type="gramStart"/>
      <w:r w:rsidRPr="0099590B">
        <w:rPr>
          <w:rFonts w:ascii="Consolas" w:hAnsi="Consolas"/>
          <w:color w:val="116329"/>
          <w:sz w:val="21"/>
          <w:szCs w:val="21"/>
          <w14:ligatures w14:val="none"/>
        </w:rPr>
        <w:t>"</w:t>
      </w:r>
      <w:r w:rsidRPr="0099590B">
        <w:rPr>
          <w:rFonts w:ascii="Consolas" w:hAnsi="Consolas"/>
          <w:color w:val="202020"/>
          <w:sz w:val="21"/>
          <w:szCs w:val="21"/>
          <w14:ligatures w14:val="none"/>
        </w:rPr>
        <w:t>: {</w:t>
      </w:r>
      <w:proofErr w:type="gramEnd"/>
    </w:p>
    <w:p w14:paraId="5A6D6693"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"kind"</w:t>
      </w: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"build"</w:t>
      </w:r>
      <w:r w:rsidRPr="0099590B">
        <w:rPr>
          <w:rFonts w:ascii="Consolas" w:hAnsi="Consolas"/>
          <w:color w:val="202020"/>
          <w:sz w:val="21"/>
          <w:szCs w:val="21"/>
          <w14:ligatures w14:val="none"/>
        </w:rPr>
        <w:t>,</w:t>
      </w:r>
    </w:p>
    <w:p w14:paraId="32050C51"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"isDefault"</w:t>
      </w:r>
      <w:r w:rsidRPr="0099590B">
        <w:rPr>
          <w:rFonts w:ascii="Consolas" w:hAnsi="Consolas"/>
          <w:color w:val="202020"/>
          <w:sz w:val="21"/>
          <w:szCs w:val="21"/>
          <w14:ligatures w14:val="none"/>
        </w:rPr>
        <w:t xml:space="preserve">: </w:t>
      </w:r>
      <w:r w:rsidRPr="0099590B">
        <w:rPr>
          <w:rFonts w:ascii="Consolas" w:hAnsi="Consolas"/>
          <w:color w:val="0000FF"/>
          <w:sz w:val="21"/>
          <w:szCs w:val="21"/>
          <w14:ligatures w14:val="none"/>
        </w:rPr>
        <w:t>true</w:t>
      </w:r>
    </w:p>
    <w:p w14:paraId="06B63D05"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w:t>
      </w:r>
    </w:p>
    <w:p w14:paraId="184FA822"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"detail"</w:t>
      </w: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"Task generated by Debugger."</w:t>
      </w:r>
    </w:p>
    <w:p w14:paraId="42F1E67C"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w:t>
      </w:r>
    </w:p>
    <w:p w14:paraId="5523FD7C"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w:t>
      </w:r>
    </w:p>
    <w:p w14:paraId="60C0611A"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 xml:space="preserve">    </w:t>
      </w:r>
      <w:r w:rsidRPr="0099590B">
        <w:rPr>
          <w:rFonts w:ascii="Consolas" w:hAnsi="Consolas"/>
          <w:color w:val="116329"/>
          <w:sz w:val="21"/>
          <w:szCs w:val="21"/>
          <w14:ligatures w14:val="none"/>
        </w:rPr>
        <w:t>"version"</w:t>
      </w:r>
      <w:r w:rsidRPr="0099590B">
        <w:rPr>
          <w:rFonts w:ascii="Consolas" w:hAnsi="Consolas"/>
          <w:color w:val="202020"/>
          <w:sz w:val="21"/>
          <w:szCs w:val="21"/>
          <w14:ligatures w14:val="none"/>
        </w:rPr>
        <w:t xml:space="preserve">: </w:t>
      </w:r>
      <w:r w:rsidRPr="0099590B">
        <w:rPr>
          <w:rFonts w:ascii="Consolas" w:hAnsi="Consolas"/>
          <w:color w:val="0A3069"/>
          <w:sz w:val="21"/>
          <w:szCs w:val="21"/>
          <w14:ligatures w14:val="none"/>
        </w:rPr>
        <w:t>"2.0.0"</w:t>
      </w:r>
    </w:p>
    <w:p w14:paraId="4F5A013B" w14:textId="77777777" w:rsidR="0099590B" w:rsidRPr="0099590B" w:rsidRDefault="0099590B" w:rsidP="0099590B">
      <w:pPr>
        <w:shd w:val="clear" w:color="auto" w:fill="FFFFFF"/>
        <w:spacing w:line="285" w:lineRule="atLeast"/>
        <w:ind w:left="360"/>
        <w:rPr>
          <w:rFonts w:ascii="Consolas" w:hAnsi="Consolas"/>
          <w:color w:val="202020"/>
          <w:sz w:val="21"/>
          <w:szCs w:val="21"/>
          <w14:ligatures w14:val="none"/>
        </w:rPr>
      </w:pPr>
      <w:r w:rsidRPr="0099590B">
        <w:rPr>
          <w:rFonts w:ascii="Consolas" w:hAnsi="Consolas"/>
          <w:color w:val="202020"/>
          <w:sz w:val="21"/>
          <w:szCs w:val="21"/>
          <w14:ligatures w14:val="none"/>
        </w:rPr>
        <w:t>}</w:t>
      </w:r>
    </w:p>
    <w:p w14:paraId="5D1DF67C" w14:textId="4F3C6F9D" w:rsidR="00D00923" w:rsidRPr="00D00923" w:rsidRDefault="00D00923" w:rsidP="00D00923">
      <w:pPr>
        <w:widowControl w:val="0"/>
        <w:wordWrap w:val="0"/>
        <w:autoSpaceDE w:val="0"/>
        <w:autoSpaceDN w:val="0"/>
        <w:spacing w:after="160"/>
        <w:rPr>
          <w:b/>
          <w:bCs/>
        </w:rPr>
      </w:pPr>
    </w:p>
    <w:p w14:paraId="39CC537F" w14:textId="77777777" w:rsidR="0099590B" w:rsidRPr="0099590B" w:rsidRDefault="0099590B" w:rsidP="0099590B">
      <w:pPr>
        <w:widowControl w:val="0"/>
        <w:wordWrap w:val="0"/>
        <w:autoSpaceDE w:val="0"/>
        <w:autoSpaceDN w:val="0"/>
        <w:spacing w:after="160"/>
        <w:rPr>
          <w:b/>
          <w:bCs/>
        </w:rPr>
      </w:pPr>
      <w:r w:rsidRPr="0099590B">
        <w:rPr>
          <w:b/>
          <w:bCs/>
        </w:rPr>
        <w:t xml:space="preserve">설정 command은 실행할 프로그램을 지정합니다. 이 경우 해당 </w:t>
      </w:r>
      <w:proofErr w:type="gramStart"/>
      <w:r w:rsidRPr="0099590B">
        <w:rPr>
          <w:b/>
          <w:bCs/>
        </w:rPr>
        <w:t>프로그램은 입니다</w:t>
      </w:r>
      <w:proofErr w:type="gramEnd"/>
      <w:r w:rsidRPr="0099590B">
        <w:rPr>
          <w:b/>
          <w:bCs/>
        </w:rPr>
        <w:t> g++.</w:t>
      </w:r>
    </w:p>
    <w:p w14:paraId="6EAC07ED" w14:textId="77777777" w:rsidR="0099590B" w:rsidRPr="0099590B" w:rsidRDefault="0099590B" w:rsidP="0099590B">
      <w:pPr>
        <w:widowControl w:val="0"/>
        <w:wordWrap w:val="0"/>
        <w:autoSpaceDE w:val="0"/>
        <w:autoSpaceDN w:val="0"/>
        <w:spacing w:after="160"/>
        <w:rPr>
          <w:b/>
          <w:bCs/>
        </w:rPr>
      </w:pPr>
      <w:r w:rsidRPr="0099590B">
        <w:rPr>
          <w:b/>
          <w:bCs/>
        </w:rPr>
        <w:t>이 args배열은 g++에 전달되는 명령줄 인수를 지정합니다. 이러한 인수는 컴파일러가 예상하는 특정 순서대로 이 파일에 나열됩니다.</w:t>
      </w:r>
    </w:p>
    <w:p w14:paraId="58B8F24D" w14:textId="03F3EFB7" w:rsidR="0099590B" w:rsidRPr="0099590B" w:rsidRDefault="0099590B" w:rsidP="0099590B">
      <w:pPr>
        <w:widowControl w:val="0"/>
        <w:wordWrap w:val="0"/>
        <w:autoSpaceDE w:val="0"/>
        <w:autoSpaceDN w:val="0"/>
        <w:spacing w:after="160"/>
        <w:rPr>
          <w:b/>
          <w:bCs/>
        </w:rPr>
      </w:pPr>
      <w:r w:rsidRPr="0099590B">
        <w:rPr>
          <w:b/>
          <w:bCs/>
        </w:rPr>
        <w:t xml:space="preserve">이 작업은 g++에게 활성 </w:t>
      </w:r>
      <w:proofErr w:type="gramStart"/>
      <w:r w:rsidRPr="0099590B">
        <w:rPr>
          <w:b/>
          <w:bCs/>
        </w:rPr>
        <w:t>파일( $</w:t>
      </w:r>
      <w:proofErr w:type="gramEnd"/>
      <w:r w:rsidRPr="0099590B">
        <w:rPr>
          <w:b/>
          <w:bCs/>
        </w:rPr>
        <w:t xml:space="preserve">{file})을 가져와 컴파일하고 -o현재 </w:t>
      </w:r>
      <w:proofErr w:type="gramStart"/>
      <w:r w:rsidRPr="0099590B">
        <w:rPr>
          <w:b/>
          <w:bCs/>
        </w:rPr>
        <w:t>디렉터리( $</w:t>
      </w:r>
      <w:proofErr w:type="gramEnd"/>
      <w:r w:rsidRPr="0099590B">
        <w:rPr>
          <w:b/>
          <w:bCs/>
        </w:rPr>
        <w:t>{fileDirname})에 활성 파일과 동일한 이름에 .exe</w:t>
      </w:r>
      <w:proofErr w:type="gramStart"/>
      <w:r w:rsidRPr="0099590B">
        <w:rPr>
          <w:b/>
          <w:bCs/>
        </w:rPr>
        <w:t>확장자( $</w:t>
      </w:r>
      <w:proofErr w:type="gramEnd"/>
      <w:r w:rsidRPr="0099590B">
        <w:rPr>
          <w:b/>
          <w:bCs/>
        </w:rPr>
        <w:t xml:space="preserve">{fileBasenameNoExtension}.exe)를 가진 출력 </w:t>
      </w:r>
      <w:proofErr w:type="gramStart"/>
      <w:r w:rsidRPr="0099590B">
        <w:rPr>
          <w:b/>
          <w:bCs/>
        </w:rPr>
        <w:t>파일( 스위치</w:t>
      </w:r>
      <w:proofErr w:type="gramEnd"/>
      <w:r w:rsidRPr="0099590B">
        <w:rPr>
          <w:b/>
          <w:bCs/>
        </w:rPr>
        <w:t xml:space="preserve">)을 생성하도록 지시합니다. 우리의 경우 </w:t>
      </w:r>
      <w:proofErr w:type="gramStart"/>
      <w:r w:rsidRPr="0099590B">
        <w:rPr>
          <w:b/>
          <w:bCs/>
        </w:rPr>
        <w:t>결과는 입니다</w:t>
      </w:r>
      <w:proofErr w:type="gramEnd"/>
      <w:r w:rsidRPr="0099590B">
        <w:rPr>
          <w:b/>
          <w:bCs/>
        </w:rPr>
        <w:t> </w:t>
      </w:r>
    </w:p>
    <w:p w14:paraId="4A3460B1" w14:textId="77777777" w:rsidR="0099590B" w:rsidRPr="0099590B" w:rsidRDefault="0099590B" w:rsidP="0099590B">
      <w:pPr>
        <w:widowControl w:val="0"/>
        <w:wordWrap w:val="0"/>
        <w:autoSpaceDE w:val="0"/>
        <w:autoSpaceDN w:val="0"/>
        <w:spacing w:after="160"/>
        <w:rPr>
          <w:b/>
          <w:bCs/>
        </w:rPr>
      </w:pPr>
      <w:r w:rsidRPr="0099590B">
        <w:rPr>
          <w:b/>
          <w:bCs/>
        </w:rPr>
        <w:t>이 label값은 작업 목록에 표시되는 값이며, 원하는 이름으로 지정할 수 있습니다.</w:t>
      </w:r>
    </w:p>
    <w:p w14:paraId="566E55A5" w14:textId="77777777" w:rsidR="0099590B" w:rsidRPr="0099590B" w:rsidRDefault="0099590B" w:rsidP="0099590B">
      <w:pPr>
        <w:widowControl w:val="0"/>
        <w:wordWrap w:val="0"/>
        <w:autoSpaceDE w:val="0"/>
        <w:autoSpaceDN w:val="0"/>
        <w:spacing w:after="160"/>
        <w:rPr>
          <w:b/>
          <w:bCs/>
        </w:rPr>
      </w:pPr>
      <w:r w:rsidRPr="0099590B">
        <w:rPr>
          <w:b/>
          <w:bCs/>
        </w:rPr>
        <w:t>이 detail값은 작업 목록에서 해당 작업에 대한 설명으로 표시됩니다. 유사한 작업과 구분하기 위해 이 값의 이름을 변경하는 것이 좋습니다.</w:t>
      </w:r>
    </w:p>
    <w:p w14:paraId="61D871A2" w14:textId="77777777" w:rsidR="0099590B" w:rsidRPr="0099590B" w:rsidRDefault="0099590B" w:rsidP="0099590B">
      <w:pPr>
        <w:widowControl w:val="0"/>
        <w:wordWrap w:val="0"/>
        <w:autoSpaceDE w:val="0"/>
        <w:autoSpaceDN w:val="0"/>
        <w:spacing w:after="160"/>
        <w:rPr>
          <w:b/>
          <w:bCs/>
        </w:rPr>
      </w:pPr>
      <w:r w:rsidRPr="0099590B">
        <w:rPr>
          <w:b/>
          <w:bCs/>
        </w:rPr>
        <w:t xml:space="preserve">이 problemMatcher값은 컴파일러 출력에서 </w:t>
      </w:r>
      <w:r w:rsidRPr="0099590B">
        <w:rPr>
          <w:rFonts w:ascii="Cambria Math" w:hAnsi="Cambria Math" w:cs="Cambria Math"/>
          <w:b/>
          <w:bCs/>
        </w:rPr>
        <w:t>​​</w:t>
      </w:r>
      <w:r w:rsidRPr="0099590B">
        <w:rPr>
          <w:b/>
          <w:bCs/>
        </w:rPr>
        <w:t>오류와 경고를 찾는 데 사용할 출력 파서를 선택합니다. GCC의 경우 문제 매처를 사용하면 가장 좋은 결과를 얻을 수 있습니다 $gcc.</w:t>
      </w:r>
    </w:p>
    <w:p w14:paraId="394FFB00" w14:textId="77777777" w:rsidR="00D00923" w:rsidRPr="0099590B" w:rsidRDefault="00D00923" w:rsidP="00A4589C">
      <w:pPr>
        <w:widowControl w:val="0"/>
        <w:wordWrap w:val="0"/>
        <w:autoSpaceDE w:val="0"/>
        <w:autoSpaceDN w:val="0"/>
        <w:spacing w:after="160"/>
        <w:rPr>
          <w:b/>
          <w:bCs/>
        </w:rPr>
      </w:pPr>
    </w:p>
    <w:p w14:paraId="0D1484E3" w14:textId="77777777" w:rsidR="00A11D02" w:rsidRDefault="00A11D02">
      <w:pPr>
        <w:spacing w:after="160"/>
        <w:rPr>
          <w:b/>
          <w:bCs/>
        </w:rPr>
      </w:pPr>
      <w:r>
        <w:rPr>
          <w:b/>
          <w:bCs/>
        </w:rPr>
        <w:br w:type="page"/>
      </w:r>
    </w:p>
    <w:p w14:paraId="66A7D624" w14:textId="77777777" w:rsidR="001B2298" w:rsidRPr="003E6BFE" w:rsidRDefault="001B2298" w:rsidP="001B2298">
      <w:pPr>
        <w:pStyle w:val="a3"/>
        <w:wordWrap/>
        <w:snapToGrid w:val="0"/>
        <w:spacing w:line="480" w:lineRule="auto"/>
        <w:jc w:val="left"/>
        <w:rPr>
          <w:rFonts w:ascii="돋움" w:eastAsia="돋움"/>
          <w:b/>
          <w:sz w:val="36"/>
          <w:szCs w:val="36"/>
          <w:u w:val="single"/>
        </w:rPr>
      </w:pPr>
      <w:r w:rsidRPr="003E6BFE">
        <w:rPr>
          <w:rFonts w:ascii="돋움" w:eastAsia="돋움" w:hint="eastAsia"/>
          <w:b/>
          <w:sz w:val="36"/>
          <w:szCs w:val="36"/>
          <w:u w:val="single"/>
        </w:rPr>
        <w:lastRenderedPageBreak/>
        <w:t xml:space="preserve">과제 </w:t>
      </w:r>
      <w:r w:rsidRPr="003E6BFE">
        <w:rPr>
          <w:rFonts w:ascii="돋움" w:eastAsia="돋움"/>
          <w:b/>
          <w:sz w:val="36"/>
          <w:szCs w:val="36"/>
          <w:u w:val="single"/>
        </w:rPr>
        <w:t xml:space="preserve">1: </w:t>
      </w:r>
      <w:r w:rsidRPr="003E6BFE">
        <w:rPr>
          <w:rFonts w:ascii="돋움" w:eastAsia="돋움"/>
          <w:b/>
          <w:sz w:val="36"/>
          <w:szCs w:val="36"/>
        </w:rPr>
        <w:t>C++, Java 기반 VSCode 개발환경 구축</w:t>
      </w:r>
    </w:p>
    <w:tbl>
      <w:tblPr>
        <w:tblStyle w:val="aff0"/>
        <w:tblW w:w="5000" w:type="pct"/>
        <w:tblLook w:val="04A0" w:firstRow="1" w:lastRow="0" w:firstColumn="1" w:lastColumn="0" w:noHBand="0" w:noVBand="1"/>
      </w:tblPr>
      <w:tblGrid>
        <w:gridCol w:w="843"/>
        <w:gridCol w:w="8445"/>
      </w:tblGrid>
      <w:tr w:rsidR="001B2298" w14:paraId="548E6043" w14:textId="77777777" w:rsidTr="00FA6162">
        <w:tc>
          <w:tcPr>
            <w:tcW w:w="454" w:type="pct"/>
          </w:tcPr>
          <w:p w14:paraId="4FCF2202" w14:textId="77777777" w:rsidR="001B2298" w:rsidRPr="00FC5B24" w:rsidRDefault="001B2298" w:rsidP="00FA6162">
            <w:pPr>
              <w:pStyle w:val="a3"/>
              <w:wordWrap/>
              <w:snapToGrid w:val="0"/>
              <w:spacing w:line="480" w:lineRule="auto"/>
              <w:jc w:val="left"/>
              <w:rPr>
                <w:rFonts w:ascii="돋움" w:eastAsia="돋움"/>
                <w:spacing w:val="-3"/>
                <w:w w:val="95"/>
              </w:rPr>
            </w:pPr>
            <w:r w:rsidRPr="00FC5B24">
              <w:rPr>
                <w:rFonts w:ascii="돋움" w:eastAsia="돋움" w:hint="eastAsia"/>
                <w:b/>
                <w:sz w:val="24"/>
                <w:szCs w:val="18"/>
              </w:rPr>
              <w:t>제시 문제</w:t>
            </w:r>
            <w:r w:rsidRPr="00FC5B24">
              <w:rPr>
                <w:rFonts w:ascii="돋움" w:eastAsia="돋움"/>
                <w:b/>
                <w:sz w:val="24"/>
                <w:szCs w:val="18"/>
              </w:rPr>
              <w:t xml:space="preserve"> </w:t>
            </w:r>
          </w:p>
        </w:tc>
        <w:tc>
          <w:tcPr>
            <w:tcW w:w="4546" w:type="pct"/>
          </w:tcPr>
          <w:p w14:paraId="58587507" w14:textId="3E3CB759" w:rsidR="001B2298" w:rsidRPr="00FC5B24" w:rsidRDefault="001B2298" w:rsidP="00FA6162">
            <w:pPr>
              <w:pStyle w:val="a3"/>
              <w:wordWrap/>
              <w:snapToGrid w:val="0"/>
              <w:spacing w:line="480" w:lineRule="auto"/>
              <w:jc w:val="left"/>
              <w:rPr>
                <w:rFonts w:ascii="돋움" w:eastAsia="돋움"/>
                <w:spacing w:val="-3"/>
                <w:w w:val="95"/>
              </w:rPr>
            </w:pPr>
            <w:proofErr w:type="gramStart"/>
            <w:r w:rsidRPr="001B2298">
              <w:rPr>
                <w:rFonts w:ascii="돋움" w:eastAsia="돋움"/>
                <w:b/>
                <w:sz w:val="24"/>
                <w:szCs w:val="18"/>
              </w:rPr>
              <w:t>VSCode 에서</w:t>
            </w:r>
            <w:proofErr w:type="gramEnd"/>
            <w:r w:rsidRPr="001B2298">
              <w:rPr>
                <w:rFonts w:ascii="돋움" w:eastAsia="돋움"/>
                <w:b/>
                <w:sz w:val="24"/>
                <w:szCs w:val="18"/>
              </w:rPr>
              <w:t xml:space="preserve"> CMake 환경 구성</w:t>
            </w:r>
          </w:p>
        </w:tc>
      </w:tr>
    </w:tbl>
    <w:p w14:paraId="69E3CD05" w14:textId="77777777" w:rsidR="001B2298" w:rsidRDefault="001B2298">
      <w:pPr>
        <w:pStyle w:val="a4"/>
        <w:spacing w:line="312" w:lineRule="auto"/>
        <w:ind w:left="283" w:hanging="283"/>
        <w:rPr>
          <w:rFonts w:ascii="돋움" w:eastAsia="돋움"/>
          <w:spacing w:val="-3"/>
          <w:w w:val="95"/>
        </w:rPr>
      </w:pPr>
    </w:p>
    <w:p w14:paraId="5E94B2BB" w14:textId="61228298" w:rsidR="001B2298" w:rsidRPr="00FE667C" w:rsidRDefault="001B2298" w:rsidP="001B2298">
      <w:pPr>
        <w:widowControl w:val="0"/>
        <w:wordWrap w:val="0"/>
        <w:autoSpaceDE w:val="0"/>
        <w:autoSpaceDN w:val="0"/>
        <w:spacing w:after="160"/>
        <w:rPr>
          <w:b/>
          <w:bCs/>
        </w:rPr>
      </w:pPr>
      <w:r w:rsidRPr="00FE667C">
        <w:rPr>
          <w:b/>
          <w:bCs/>
        </w:rPr>
        <w:t xml:space="preserve">개요 </w:t>
      </w:r>
    </w:p>
    <w:p w14:paraId="09998C19" w14:textId="77777777" w:rsidR="001B2298" w:rsidRPr="00FE667C" w:rsidRDefault="001B2298" w:rsidP="001B2298">
      <w:pPr>
        <w:widowControl w:val="0"/>
        <w:wordWrap w:val="0"/>
        <w:autoSpaceDE w:val="0"/>
        <w:autoSpaceDN w:val="0"/>
        <w:spacing w:after="160"/>
      </w:pPr>
      <w:r w:rsidRPr="00FE667C">
        <w:t>C++ 에서는 프로젝트를 구성하는 파일이 여러개 라면 Make 환경을 구축해야 해야 합니다. Makefile을 직접 작성하는 방법도 있지만, 손쉬운 유지관리를 위해 CMake를 사용하는 방법이 좋습니다. CMake를 사용하려면, CMake 설치와 VSCode Extensions에서 CMake, CMake Tools를 설치해야 합니다.</w:t>
      </w:r>
    </w:p>
    <w:tbl>
      <w:tblPr>
        <w:tblW w:w="5000" w:type="pct"/>
        <w:tblCellMar>
          <w:top w:w="15" w:type="dxa"/>
          <w:left w:w="15" w:type="dxa"/>
          <w:bottom w:w="15" w:type="dxa"/>
          <w:right w:w="15" w:type="dxa"/>
        </w:tblCellMar>
        <w:tblLook w:val="04A0" w:firstRow="1" w:lastRow="0" w:firstColumn="1" w:lastColumn="0" w:noHBand="0" w:noVBand="1"/>
      </w:tblPr>
      <w:tblGrid>
        <w:gridCol w:w="3058"/>
        <w:gridCol w:w="6254"/>
      </w:tblGrid>
      <w:tr w:rsidR="001B2298" w:rsidRPr="00FE667C" w14:paraId="363F52C1" w14:textId="77777777" w:rsidTr="006F395E">
        <w:trPr>
          <w:tblHeader/>
        </w:trPr>
        <w:tc>
          <w:tcPr>
            <w:tcW w:w="1642" w:type="pct"/>
            <w:shd w:val="clear" w:color="auto" w:fill="CECFD1"/>
            <w:tcMar>
              <w:top w:w="120" w:type="dxa"/>
              <w:left w:w="120" w:type="dxa"/>
              <w:bottom w:w="120" w:type="dxa"/>
              <w:right w:w="120" w:type="dxa"/>
            </w:tcMar>
            <w:vAlign w:val="center"/>
            <w:hideMark/>
          </w:tcPr>
          <w:p w14:paraId="62A05E97" w14:textId="77777777" w:rsidR="001B2298" w:rsidRPr="00FE667C" w:rsidRDefault="001B2298" w:rsidP="00FA6162">
            <w:pPr>
              <w:widowControl w:val="0"/>
              <w:wordWrap w:val="0"/>
              <w:autoSpaceDE w:val="0"/>
              <w:autoSpaceDN w:val="0"/>
              <w:spacing w:after="160"/>
              <w:rPr>
                <w:b/>
                <w:bCs/>
              </w:rPr>
            </w:pPr>
            <w:r w:rsidRPr="00FE667C">
              <w:rPr>
                <w:b/>
                <w:bCs/>
              </w:rPr>
              <w:t>항목</w:t>
            </w:r>
          </w:p>
        </w:tc>
        <w:tc>
          <w:tcPr>
            <w:tcW w:w="3358" w:type="pct"/>
            <w:shd w:val="clear" w:color="auto" w:fill="CECFD1"/>
            <w:tcMar>
              <w:top w:w="120" w:type="dxa"/>
              <w:left w:w="120" w:type="dxa"/>
              <w:bottom w:w="120" w:type="dxa"/>
              <w:right w:w="120" w:type="dxa"/>
            </w:tcMar>
            <w:vAlign w:val="center"/>
            <w:hideMark/>
          </w:tcPr>
          <w:p w14:paraId="3D59B9F2" w14:textId="77777777" w:rsidR="001B2298" w:rsidRPr="00FE667C" w:rsidRDefault="001B2298" w:rsidP="00FA6162">
            <w:pPr>
              <w:widowControl w:val="0"/>
              <w:wordWrap w:val="0"/>
              <w:autoSpaceDE w:val="0"/>
              <w:autoSpaceDN w:val="0"/>
              <w:spacing w:after="160"/>
              <w:rPr>
                <w:b/>
                <w:bCs/>
              </w:rPr>
            </w:pPr>
            <w:r w:rsidRPr="00FE667C">
              <w:rPr>
                <w:b/>
                <w:bCs/>
              </w:rPr>
              <w:t>내용</w:t>
            </w:r>
          </w:p>
        </w:tc>
      </w:tr>
      <w:tr w:rsidR="001B2298" w:rsidRPr="00FE667C" w14:paraId="1F23A15F" w14:textId="77777777" w:rsidTr="006F395E">
        <w:tc>
          <w:tcPr>
            <w:tcW w:w="1642" w:type="pct"/>
            <w:tcBorders>
              <w:bottom w:val="single" w:sz="6" w:space="0" w:color="9B9B9D"/>
            </w:tcBorders>
            <w:tcMar>
              <w:top w:w="120" w:type="dxa"/>
              <w:left w:w="120" w:type="dxa"/>
              <w:bottom w:w="120" w:type="dxa"/>
              <w:right w:w="120" w:type="dxa"/>
            </w:tcMar>
            <w:vAlign w:val="center"/>
            <w:hideMark/>
          </w:tcPr>
          <w:p w14:paraId="365687C9" w14:textId="77777777" w:rsidR="001B2298" w:rsidRPr="00FE667C" w:rsidRDefault="001B2298" w:rsidP="00FA6162">
            <w:pPr>
              <w:widowControl w:val="0"/>
              <w:wordWrap w:val="0"/>
              <w:autoSpaceDE w:val="0"/>
              <w:autoSpaceDN w:val="0"/>
              <w:spacing w:after="160"/>
            </w:pPr>
            <w:r w:rsidRPr="00FE667C">
              <w:t>CMake</w:t>
            </w:r>
          </w:p>
        </w:tc>
        <w:tc>
          <w:tcPr>
            <w:tcW w:w="3358" w:type="pct"/>
            <w:tcBorders>
              <w:bottom w:val="single" w:sz="6" w:space="0" w:color="9B9B9D"/>
            </w:tcBorders>
            <w:tcMar>
              <w:top w:w="120" w:type="dxa"/>
              <w:left w:w="120" w:type="dxa"/>
              <w:bottom w:w="120" w:type="dxa"/>
              <w:right w:w="120" w:type="dxa"/>
            </w:tcMar>
            <w:vAlign w:val="center"/>
            <w:hideMark/>
          </w:tcPr>
          <w:p w14:paraId="30A40369" w14:textId="77777777" w:rsidR="001B2298" w:rsidRPr="00FE667C" w:rsidRDefault="001B2298" w:rsidP="00FA6162">
            <w:pPr>
              <w:widowControl w:val="0"/>
              <w:wordWrap w:val="0"/>
              <w:autoSpaceDE w:val="0"/>
              <w:autoSpaceDN w:val="0"/>
              <w:spacing w:after="160"/>
            </w:pPr>
            <w:r w:rsidRPr="00FE667C">
              <w:t>Makefile 생성 지원</w:t>
            </w:r>
          </w:p>
        </w:tc>
      </w:tr>
      <w:tr w:rsidR="001B2298" w:rsidRPr="00FE667C" w14:paraId="3583ED18" w14:textId="77777777" w:rsidTr="006F395E">
        <w:tc>
          <w:tcPr>
            <w:tcW w:w="1642" w:type="pct"/>
            <w:tcBorders>
              <w:bottom w:val="single" w:sz="6" w:space="0" w:color="9B9B9D"/>
            </w:tcBorders>
            <w:tcMar>
              <w:top w:w="120" w:type="dxa"/>
              <w:left w:w="120" w:type="dxa"/>
              <w:bottom w:w="120" w:type="dxa"/>
              <w:right w:w="120" w:type="dxa"/>
            </w:tcMar>
            <w:vAlign w:val="center"/>
            <w:hideMark/>
          </w:tcPr>
          <w:p w14:paraId="34F28544" w14:textId="77777777" w:rsidR="001B2298" w:rsidRPr="00FE667C" w:rsidRDefault="001B2298" w:rsidP="00FA6162">
            <w:pPr>
              <w:widowControl w:val="0"/>
              <w:wordWrap w:val="0"/>
              <w:autoSpaceDE w:val="0"/>
              <w:autoSpaceDN w:val="0"/>
              <w:spacing w:after="160"/>
            </w:pPr>
            <w:r w:rsidRPr="00FE667C">
              <w:t>VSCode Extension의 CMake</w:t>
            </w:r>
          </w:p>
        </w:tc>
        <w:tc>
          <w:tcPr>
            <w:tcW w:w="3358" w:type="pct"/>
            <w:tcBorders>
              <w:bottom w:val="single" w:sz="6" w:space="0" w:color="9B9B9D"/>
            </w:tcBorders>
            <w:tcMar>
              <w:top w:w="120" w:type="dxa"/>
              <w:left w:w="120" w:type="dxa"/>
              <w:bottom w:w="120" w:type="dxa"/>
              <w:right w:w="120" w:type="dxa"/>
            </w:tcMar>
            <w:vAlign w:val="center"/>
            <w:hideMark/>
          </w:tcPr>
          <w:p w14:paraId="56EF4DAE" w14:textId="77777777" w:rsidR="001B2298" w:rsidRPr="00FE667C" w:rsidRDefault="001B2298" w:rsidP="00FA6162">
            <w:pPr>
              <w:widowControl w:val="0"/>
              <w:wordWrap w:val="0"/>
              <w:autoSpaceDE w:val="0"/>
              <w:autoSpaceDN w:val="0"/>
              <w:spacing w:after="160"/>
            </w:pPr>
            <w:r w:rsidRPr="00FE667C">
              <w:t>에디터의 CMake intelliSence 지원, C/C++ Extension Pack 설치시 포함됨</w:t>
            </w:r>
          </w:p>
        </w:tc>
      </w:tr>
      <w:tr w:rsidR="001B2298" w:rsidRPr="00FE667C" w14:paraId="5C3754EA" w14:textId="77777777" w:rsidTr="006F395E">
        <w:tc>
          <w:tcPr>
            <w:tcW w:w="1642" w:type="pct"/>
            <w:tcBorders>
              <w:bottom w:val="single" w:sz="6" w:space="0" w:color="9B9B9D"/>
            </w:tcBorders>
            <w:tcMar>
              <w:top w:w="120" w:type="dxa"/>
              <w:left w:w="120" w:type="dxa"/>
              <w:bottom w:w="120" w:type="dxa"/>
              <w:right w:w="120" w:type="dxa"/>
            </w:tcMar>
            <w:vAlign w:val="center"/>
            <w:hideMark/>
          </w:tcPr>
          <w:p w14:paraId="212B863D" w14:textId="77777777" w:rsidR="001B2298" w:rsidRPr="00FE667C" w:rsidRDefault="001B2298" w:rsidP="00FA6162">
            <w:pPr>
              <w:widowControl w:val="0"/>
              <w:wordWrap w:val="0"/>
              <w:autoSpaceDE w:val="0"/>
              <w:autoSpaceDN w:val="0"/>
              <w:spacing w:after="160"/>
            </w:pPr>
            <w:r w:rsidRPr="00FE667C">
              <w:t>VSCode Extension의 CMake Tools</w:t>
            </w:r>
          </w:p>
        </w:tc>
        <w:tc>
          <w:tcPr>
            <w:tcW w:w="3358" w:type="pct"/>
            <w:tcBorders>
              <w:bottom w:val="single" w:sz="6" w:space="0" w:color="9B9B9D"/>
            </w:tcBorders>
            <w:tcMar>
              <w:top w:w="120" w:type="dxa"/>
              <w:left w:w="120" w:type="dxa"/>
              <w:bottom w:w="120" w:type="dxa"/>
              <w:right w:w="120" w:type="dxa"/>
            </w:tcMar>
            <w:vAlign w:val="center"/>
            <w:hideMark/>
          </w:tcPr>
          <w:p w14:paraId="1DC9A7CE" w14:textId="77777777" w:rsidR="001B2298" w:rsidRPr="00FE667C" w:rsidRDefault="001B2298" w:rsidP="00FA6162">
            <w:pPr>
              <w:widowControl w:val="0"/>
              <w:wordWrap w:val="0"/>
              <w:autoSpaceDE w:val="0"/>
              <w:autoSpaceDN w:val="0"/>
              <w:spacing w:after="160"/>
            </w:pPr>
            <w:r w:rsidRPr="00FE667C">
              <w:t>빠른 시작, CMake 기반 빌드 환경, C/C++ Extension Pack 설치시 포함됨</w:t>
            </w:r>
          </w:p>
        </w:tc>
      </w:tr>
    </w:tbl>
    <w:p w14:paraId="51C16EFF" w14:textId="0413E257" w:rsidR="001B2298" w:rsidRPr="00FE667C" w:rsidRDefault="001B2298" w:rsidP="001B2298">
      <w:pPr>
        <w:widowControl w:val="0"/>
        <w:wordWrap w:val="0"/>
        <w:autoSpaceDE w:val="0"/>
        <w:autoSpaceDN w:val="0"/>
        <w:spacing w:after="160"/>
        <w:rPr>
          <w:b/>
          <w:bCs/>
        </w:rPr>
      </w:pPr>
      <w:r w:rsidRPr="00FE667C">
        <w:rPr>
          <w:b/>
          <w:bCs/>
        </w:rPr>
        <w:t>사전 설치</w:t>
      </w:r>
      <w:r w:rsidR="006F395E" w:rsidRPr="00FE667C">
        <w:rPr>
          <w:b/>
          <w:bCs/>
        </w:rPr>
        <w:t xml:space="preserve"> </w:t>
      </w:r>
    </w:p>
    <w:p w14:paraId="04CC0C40" w14:textId="77777777" w:rsidR="001B2298" w:rsidRPr="00FE667C" w:rsidRDefault="001B2298" w:rsidP="001B2298">
      <w:pPr>
        <w:widowControl w:val="0"/>
        <w:wordWrap w:val="0"/>
        <w:autoSpaceDE w:val="0"/>
        <w:autoSpaceDN w:val="0"/>
        <w:spacing w:after="160"/>
      </w:pPr>
      <w:r w:rsidRPr="00FE667C">
        <w:t>하기 항목이 사전에 설치되어야 합니다.</w:t>
      </w:r>
    </w:p>
    <w:tbl>
      <w:tblPr>
        <w:tblW w:w="5000" w:type="pct"/>
        <w:tblCellMar>
          <w:top w:w="15" w:type="dxa"/>
          <w:left w:w="15" w:type="dxa"/>
          <w:bottom w:w="15" w:type="dxa"/>
          <w:right w:w="15" w:type="dxa"/>
        </w:tblCellMar>
        <w:tblLook w:val="04A0" w:firstRow="1" w:lastRow="0" w:firstColumn="1" w:lastColumn="0" w:noHBand="0" w:noVBand="1"/>
      </w:tblPr>
      <w:tblGrid>
        <w:gridCol w:w="4393"/>
        <w:gridCol w:w="4919"/>
      </w:tblGrid>
      <w:tr w:rsidR="001B2298" w:rsidRPr="00FE667C" w14:paraId="5FBACB98" w14:textId="77777777" w:rsidTr="006F395E">
        <w:trPr>
          <w:tblHeader/>
        </w:trPr>
        <w:tc>
          <w:tcPr>
            <w:tcW w:w="2359" w:type="pct"/>
            <w:shd w:val="clear" w:color="auto" w:fill="CECFD1"/>
            <w:tcMar>
              <w:top w:w="120" w:type="dxa"/>
              <w:left w:w="120" w:type="dxa"/>
              <w:bottom w:w="120" w:type="dxa"/>
              <w:right w:w="120" w:type="dxa"/>
            </w:tcMar>
            <w:vAlign w:val="center"/>
            <w:hideMark/>
          </w:tcPr>
          <w:p w14:paraId="22FE9E09" w14:textId="77777777" w:rsidR="001B2298" w:rsidRPr="00FE667C" w:rsidRDefault="001B2298" w:rsidP="00FA6162">
            <w:pPr>
              <w:widowControl w:val="0"/>
              <w:wordWrap w:val="0"/>
              <w:autoSpaceDE w:val="0"/>
              <w:autoSpaceDN w:val="0"/>
              <w:spacing w:after="160"/>
              <w:rPr>
                <w:b/>
                <w:bCs/>
              </w:rPr>
            </w:pPr>
            <w:r w:rsidRPr="00FE667C">
              <w:rPr>
                <w:b/>
                <w:bCs/>
              </w:rPr>
              <w:t>항목</w:t>
            </w:r>
          </w:p>
        </w:tc>
        <w:tc>
          <w:tcPr>
            <w:tcW w:w="2641" w:type="pct"/>
            <w:shd w:val="clear" w:color="auto" w:fill="CECFD1"/>
            <w:tcMar>
              <w:top w:w="120" w:type="dxa"/>
              <w:left w:w="120" w:type="dxa"/>
              <w:bottom w:w="120" w:type="dxa"/>
              <w:right w:w="120" w:type="dxa"/>
            </w:tcMar>
            <w:vAlign w:val="center"/>
            <w:hideMark/>
          </w:tcPr>
          <w:p w14:paraId="1D018E3F" w14:textId="77777777" w:rsidR="001B2298" w:rsidRPr="00FE667C" w:rsidRDefault="001B2298" w:rsidP="00FA6162">
            <w:pPr>
              <w:widowControl w:val="0"/>
              <w:wordWrap w:val="0"/>
              <w:autoSpaceDE w:val="0"/>
              <w:autoSpaceDN w:val="0"/>
              <w:spacing w:after="160"/>
              <w:rPr>
                <w:b/>
                <w:bCs/>
              </w:rPr>
            </w:pPr>
            <w:r w:rsidRPr="00FE667C">
              <w:rPr>
                <w:b/>
                <w:bCs/>
              </w:rPr>
              <w:t>내용</w:t>
            </w:r>
          </w:p>
        </w:tc>
      </w:tr>
      <w:tr w:rsidR="001B2298" w:rsidRPr="00FE667C" w14:paraId="03A2960F" w14:textId="77777777" w:rsidTr="006F395E">
        <w:tc>
          <w:tcPr>
            <w:tcW w:w="2359" w:type="pct"/>
            <w:tcBorders>
              <w:bottom w:val="single" w:sz="6" w:space="0" w:color="9B9B9D"/>
            </w:tcBorders>
            <w:tcMar>
              <w:top w:w="120" w:type="dxa"/>
              <w:left w:w="120" w:type="dxa"/>
              <w:bottom w:w="120" w:type="dxa"/>
              <w:right w:w="120" w:type="dxa"/>
            </w:tcMar>
            <w:vAlign w:val="center"/>
            <w:hideMark/>
          </w:tcPr>
          <w:p w14:paraId="1C2175B7" w14:textId="77777777" w:rsidR="001B2298" w:rsidRPr="00FE667C" w:rsidRDefault="001B2298" w:rsidP="00FA6162">
            <w:pPr>
              <w:widowControl w:val="0"/>
              <w:wordWrap w:val="0"/>
              <w:autoSpaceDE w:val="0"/>
              <w:autoSpaceDN w:val="0"/>
              <w:spacing w:after="160"/>
            </w:pPr>
            <w:r w:rsidRPr="00FE667C">
              <w:t>VSCode</w:t>
            </w:r>
          </w:p>
        </w:tc>
        <w:tc>
          <w:tcPr>
            <w:tcW w:w="2641" w:type="pct"/>
            <w:tcBorders>
              <w:bottom w:val="single" w:sz="6" w:space="0" w:color="9B9B9D"/>
            </w:tcBorders>
            <w:tcMar>
              <w:top w:w="120" w:type="dxa"/>
              <w:left w:w="120" w:type="dxa"/>
              <w:bottom w:w="120" w:type="dxa"/>
              <w:right w:w="120" w:type="dxa"/>
            </w:tcMar>
            <w:vAlign w:val="center"/>
            <w:hideMark/>
          </w:tcPr>
          <w:p w14:paraId="4AADABBF" w14:textId="194D96ED" w:rsidR="001B2298" w:rsidRPr="00FE667C" w:rsidRDefault="001B2298" w:rsidP="00FA6162">
            <w:pPr>
              <w:widowControl w:val="0"/>
              <w:wordWrap w:val="0"/>
              <w:autoSpaceDE w:val="0"/>
              <w:autoSpaceDN w:val="0"/>
              <w:spacing w:after="160"/>
            </w:pPr>
            <w:r w:rsidRPr="006F395E">
              <w:t>VSCode 설치</w:t>
            </w:r>
          </w:p>
        </w:tc>
      </w:tr>
      <w:tr w:rsidR="001B2298" w:rsidRPr="00FE667C" w14:paraId="3F706EDA" w14:textId="77777777" w:rsidTr="006F395E">
        <w:tc>
          <w:tcPr>
            <w:tcW w:w="2359" w:type="pct"/>
            <w:tcBorders>
              <w:bottom w:val="single" w:sz="6" w:space="0" w:color="9B9B9D"/>
            </w:tcBorders>
            <w:tcMar>
              <w:top w:w="120" w:type="dxa"/>
              <w:left w:w="120" w:type="dxa"/>
              <w:bottom w:w="120" w:type="dxa"/>
              <w:right w:w="120" w:type="dxa"/>
            </w:tcMar>
            <w:vAlign w:val="center"/>
            <w:hideMark/>
          </w:tcPr>
          <w:p w14:paraId="0F635E7F" w14:textId="77777777" w:rsidR="001B2298" w:rsidRPr="00FE667C" w:rsidRDefault="001B2298" w:rsidP="00FA6162">
            <w:pPr>
              <w:widowControl w:val="0"/>
              <w:wordWrap w:val="0"/>
              <w:autoSpaceDE w:val="0"/>
              <w:autoSpaceDN w:val="0"/>
              <w:spacing w:after="160"/>
            </w:pPr>
            <w:r w:rsidRPr="00FE667C">
              <w:t xml:space="preserve">VSCode </w:t>
            </w:r>
            <w:proofErr w:type="gramStart"/>
            <w:r w:rsidRPr="00FE667C">
              <w:t>Extension(</w:t>
            </w:r>
            <w:proofErr w:type="gramEnd"/>
            <w:r w:rsidRPr="00FE667C">
              <w:t>C/C++ Extension Pack)</w:t>
            </w:r>
          </w:p>
        </w:tc>
        <w:tc>
          <w:tcPr>
            <w:tcW w:w="2641" w:type="pct"/>
            <w:tcBorders>
              <w:bottom w:val="single" w:sz="6" w:space="0" w:color="9B9B9D"/>
            </w:tcBorders>
            <w:tcMar>
              <w:top w:w="120" w:type="dxa"/>
              <w:left w:w="120" w:type="dxa"/>
              <w:bottom w:w="120" w:type="dxa"/>
              <w:right w:w="120" w:type="dxa"/>
            </w:tcMar>
            <w:vAlign w:val="center"/>
            <w:hideMark/>
          </w:tcPr>
          <w:p w14:paraId="722CE595" w14:textId="35F1FDA0" w:rsidR="001B2298" w:rsidRPr="00FE667C" w:rsidRDefault="001B2298" w:rsidP="00FA6162">
            <w:pPr>
              <w:widowControl w:val="0"/>
              <w:wordWrap w:val="0"/>
              <w:autoSpaceDE w:val="0"/>
              <w:autoSpaceDN w:val="0"/>
              <w:spacing w:after="160"/>
            </w:pPr>
            <w:r w:rsidRPr="006F395E">
              <w:t>VSCode Extension 설치(C/C++ Extension Pack)</w:t>
            </w:r>
          </w:p>
        </w:tc>
      </w:tr>
      <w:tr w:rsidR="001B2298" w:rsidRPr="00FE667C" w14:paraId="6D71AB52" w14:textId="77777777" w:rsidTr="006F395E">
        <w:tc>
          <w:tcPr>
            <w:tcW w:w="2359" w:type="pct"/>
            <w:tcBorders>
              <w:bottom w:val="single" w:sz="6" w:space="0" w:color="9B9B9D"/>
            </w:tcBorders>
            <w:tcMar>
              <w:top w:w="120" w:type="dxa"/>
              <w:left w:w="120" w:type="dxa"/>
              <w:bottom w:w="120" w:type="dxa"/>
              <w:right w:w="120" w:type="dxa"/>
            </w:tcMar>
            <w:vAlign w:val="center"/>
            <w:hideMark/>
          </w:tcPr>
          <w:p w14:paraId="5759866C" w14:textId="77777777" w:rsidR="001B2298" w:rsidRPr="00FE667C" w:rsidRDefault="001B2298" w:rsidP="00FA6162">
            <w:pPr>
              <w:widowControl w:val="0"/>
              <w:wordWrap w:val="0"/>
              <w:autoSpaceDE w:val="0"/>
              <w:autoSpaceDN w:val="0"/>
              <w:spacing w:after="160"/>
            </w:pPr>
            <w:r w:rsidRPr="00FE667C">
              <w:t>MinGW-w64</w:t>
            </w:r>
          </w:p>
        </w:tc>
        <w:tc>
          <w:tcPr>
            <w:tcW w:w="2641" w:type="pct"/>
            <w:tcBorders>
              <w:bottom w:val="single" w:sz="6" w:space="0" w:color="9B9B9D"/>
            </w:tcBorders>
            <w:tcMar>
              <w:top w:w="120" w:type="dxa"/>
              <w:left w:w="120" w:type="dxa"/>
              <w:bottom w:w="120" w:type="dxa"/>
              <w:right w:w="120" w:type="dxa"/>
            </w:tcMar>
            <w:vAlign w:val="center"/>
            <w:hideMark/>
          </w:tcPr>
          <w:p w14:paraId="2086C649" w14:textId="30F88C15" w:rsidR="001B2298" w:rsidRPr="00FE667C" w:rsidRDefault="001B2298" w:rsidP="00FA6162">
            <w:pPr>
              <w:widowControl w:val="0"/>
              <w:wordWrap w:val="0"/>
              <w:autoSpaceDE w:val="0"/>
              <w:autoSpaceDN w:val="0"/>
              <w:spacing w:after="160"/>
            </w:pPr>
            <w:r w:rsidRPr="006F395E">
              <w:t>MinGW-w64 설치(GNU C++ 컴파일러)</w:t>
            </w:r>
          </w:p>
        </w:tc>
      </w:tr>
    </w:tbl>
    <w:p w14:paraId="11F81084" w14:textId="77777777" w:rsidR="006F395E" w:rsidRDefault="006F395E" w:rsidP="001B2298">
      <w:pPr>
        <w:widowControl w:val="0"/>
        <w:wordWrap w:val="0"/>
        <w:autoSpaceDE w:val="0"/>
        <w:autoSpaceDN w:val="0"/>
        <w:spacing w:after="160"/>
        <w:rPr>
          <w:b/>
          <w:bCs/>
        </w:rPr>
      </w:pPr>
    </w:p>
    <w:p w14:paraId="7730D319" w14:textId="77777777" w:rsidR="006F395E" w:rsidRDefault="006F395E" w:rsidP="001B2298">
      <w:pPr>
        <w:widowControl w:val="0"/>
        <w:wordWrap w:val="0"/>
        <w:autoSpaceDE w:val="0"/>
        <w:autoSpaceDN w:val="0"/>
        <w:spacing w:after="160"/>
        <w:rPr>
          <w:b/>
          <w:bCs/>
        </w:rPr>
      </w:pPr>
    </w:p>
    <w:p w14:paraId="76F4FAAF" w14:textId="77777777" w:rsidR="006F395E" w:rsidRDefault="006F395E" w:rsidP="001B2298">
      <w:pPr>
        <w:widowControl w:val="0"/>
        <w:wordWrap w:val="0"/>
        <w:autoSpaceDE w:val="0"/>
        <w:autoSpaceDN w:val="0"/>
        <w:spacing w:after="160"/>
        <w:rPr>
          <w:b/>
          <w:bCs/>
        </w:rPr>
      </w:pPr>
    </w:p>
    <w:p w14:paraId="1386739B" w14:textId="271F4DB6" w:rsidR="001B2298" w:rsidRPr="00FE667C" w:rsidRDefault="001B2298" w:rsidP="001B2298">
      <w:pPr>
        <w:widowControl w:val="0"/>
        <w:wordWrap w:val="0"/>
        <w:autoSpaceDE w:val="0"/>
        <w:autoSpaceDN w:val="0"/>
        <w:spacing w:after="160"/>
        <w:rPr>
          <w:b/>
          <w:bCs/>
        </w:rPr>
      </w:pPr>
      <w:r w:rsidRPr="00FE667C">
        <w:rPr>
          <w:b/>
          <w:bCs/>
        </w:rPr>
        <w:lastRenderedPageBreak/>
        <w:t>테스트 환경 구축(Github 활용)</w:t>
      </w:r>
      <w:r w:rsidR="006F395E" w:rsidRPr="00FE667C">
        <w:rPr>
          <w:b/>
          <w:bCs/>
        </w:rPr>
        <w:t xml:space="preserve"> </w:t>
      </w:r>
    </w:p>
    <w:p w14:paraId="62F52576" w14:textId="70649D6C" w:rsidR="001B2298" w:rsidRDefault="001B2298" w:rsidP="001B2298">
      <w:pPr>
        <w:widowControl w:val="0"/>
        <w:numPr>
          <w:ilvl w:val="0"/>
          <w:numId w:val="38"/>
        </w:numPr>
        <w:wordWrap w:val="0"/>
        <w:autoSpaceDE w:val="0"/>
        <w:autoSpaceDN w:val="0"/>
        <w:spacing w:after="160"/>
      </w:pPr>
      <w:proofErr w:type="gramStart"/>
      <w:r w:rsidRPr="00FE667C">
        <w:t>VSCode 에서</w:t>
      </w:r>
      <w:proofErr w:type="gramEnd"/>
      <w:r w:rsidRPr="00FE667C">
        <w:t xml:space="preserve"> File/Open </w:t>
      </w:r>
      <w:proofErr w:type="gramStart"/>
      <w:r w:rsidRPr="00FE667C">
        <w:t>Folder 를</w:t>
      </w:r>
      <w:proofErr w:type="gramEnd"/>
      <w:r w:rsidRPr="00FE667C">
        <w:t xml:space="preserve"> 실행하여 language_test 폴더를 엽니다.</w:t>
      </w:r>
      <w:r w:rsidR="006F395E">
        <w:rPr>
          <w:rFonts w:hint="eastAsia"/>
        </w:rPr>
        <w:t xml:space="preserve"> </w:t>
      </w:r>
    </w:p>
    <w:p w14:paraId="73DC0F88" w14:textId="77777777" w:rsidR="006F395E" w:rsidRDefault="006F395E" w:rsidP="006F395E">
      <w:pPr>
        <w:widowControl w:val="0"/>
        <w:wordWrap w:val="0"/>
        <w:autoSpaceDE w:val="0"/>
        <w:autoSpaceDN w:val="0"/>
        <w:spacing w:after="160"/>
      </w:pPr>
    </w:p>
    <w:p w14:paraId="09D5DE63" w14:textId="4F7E2BDC" w:rsidR="006F395E" w:rsidRDefault="006F395E" w:rsidP="006F395E">
      <w:pPr>
        <w:widowControl w:val="0"/>
        <w:wordWrap w:val="0"/>
        <w:autoSpaceDE w:val="0"/>
        <w:autoSpaceDN w:val="0"/>
        <w:spacing w:after="160"/>
      </w:pPr>
      <w:r>
        <w:rPr>
          <w:noProof/>
        </w:rPr>
        <w:drawing>
          <wp:inline distT="0" distB="0" distL="0" distR="0" wp14:anchorId="36658345" wp14:editId="0C5CF505">
            <wp:extent cx="5760720" cy="1424305"/>
            <wp:effectExtent l="0" t="0" r="0" b="0"/>
            <wp:docPr id="17334436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43678" name=""/>
                    <pic:cNvPicPr/>
                  </pic:nvPicPr>
                  <pic:blipFill>
                    <a:blip r:embed="rId57"/>
                    <a:stretch>
                      <a:fillRect/>
                    </a:stretch>
                  </pic:blipFill>
                  <pic:spPr>
                    <a:xfrm>
                      <a:off x="0" y="0"/>
                      <a:ext cx="5760720" cy="1424305"/>
                    </a:xfrm>
                    <a:prstGeom prst="rect">
                      <a:avLst/>
                    </a:prstGeom>
                  </pic:spPr>
                </pic:pic>
              </a:graphicData>
            </a:graphic>
          </wp:inline>
        </w:drawing>
      </w:r>
    </w:p>
    <w:p w14:paraId="49B8FA0F" w14:textId="77777777" w:rsidR="006F395E" w:rsidRDefault="006F395E" w:rsidP="006F395E">
      <w:pPr>
        <w:widowControl w:val="0"/>
        <w:wordWrap w:val="0"/>
        <w:autoSpaceDE w:val="0"/>
        <w:autoSpaceDN w:val="0"/>
        <w:spacing w:after="160"/>
      </w:pPr>
    </w:p>
    <w:p w14:paraId="7073A9AC" w14:textId="77777777" w:rsidR="006F395E" w:rsidRDefault="006F395E" w:rsidP="006F395E">
      <w:pPr>
        <w:widowControl w:val="0"/>
        <w:wordWrap w:val="0"/>
        <w:autoSpaceDE w:val="0"/>
        <w:autoSpaceDN w:val="0"/>
        <w:spacing w:after="160"/>
      </w:pPr>
      <w:r>
        <w:t>Microsoft Windows [Version 10.0.19045.6466]</w:t>
      </w:r>
    </w:p>
    <w:p w14:paraId="20411429" w14:textId="77777777" w:rsidR="006F395E" w:rsidRDefault="006F395E" w:rsidP="006F395E">
      <w:pPr>
        <w:widowControl w:val="0"/>
        <w:wordWrap w:val="0"/>
        <w:autoSpaceDE w:val="0"/>
        <w:autoSpaceDN w:val="0"/>
        <w:spacing w:after="160"/>
      </w:pPr>
      <w:r>
        <w:t>(c) Microsoft Corporation. All rights reserved.</w:t>
      </w:r>
    </w:p>
    <w:p w14:paraId="7BAF394A" w14:textId="77777777" w:rsidR="006F395E" w:rsidRDefault="006F395E" w:rsidP="006F395E">
      <w:pPr>
        <w:widowControl w:val="0"/>
        <w:wordWrap w:val="0"/>
        <w:autoSpaceDE w:val="0"/>
        <w:autoSpaceDN w:val="0"/>
        <w:spacing w:after="160"/>
      </w:pPr>
    </w:p>
    <w:p w14:paraId="0C35C844" w14:textId="77777777" w:rsidR="006F395E" w:rsidRDefault="006F395E" w:rsidP="006F395E">
      <w:pPr>
        <w:widowControl w:val="0"/>
        <w:wordWrap w:val="0"/>
        <w:autoSpaceDE w:val="0"/>
        <w:autoSpaceDN w:val="0"/>
        <w:spacing w:after="160"/>
      </w:pPr>
      <w:r>
        <w:t xml:space="preserve">C:\DEV\language_test&gt;del /f /s /q </w:t>
      </w:r>
      <w:proofErr w:type="gramStart"/>
      <w:r>
        <w:t>*.*</w:t>
      </w:r>
      <w:proofErr w:type="gramEnd"/>
    </w:p>
    <w:p w14:paraId="0650A043" w14:textId="77777777" w:rsidR="006F395E" w:rsidRDefault="006F395E" w:rsidP="006F395E">
      <w:pPr>
        <w:widowControl w:val="0"/>
        <w:wordWrap w:val="0"/>
        <w:autoSpaceDE w:val="0"/>
        <w:autoSpaceDN w:val="0"/>
        <w:spacing w:after="160"/>
      </w:pPr>
      <w:r>
        <w:rPr>
          <w:rFonts w:hint="eastAsia"/>
        </w:rPr>
        <w:t>파일</w:t>
      </w:r>
      <w:r>
        <w:t xml:space="preserve"> 삭제 - C:\DEV\language_test\main.cpp</w:t>
      </w:r>
    </w:p>
    <w:p w14:paraId="5E20EFB9" w14:textId="77777777" w:rsidR="006F395E" w:rsidRDefault="006F395E" w:rsidP="006F395E">
      <w:pPr>
        <w:widowControl w:val="0"/>
        <w:wordWrap w:val="0"/>
        <w:autoSpaceDE w:val="0"/>
        <w:autoSpaceDN w:val="0"/>
        <w:spacing w:after="160"/>
      </w:pPr>
      <w:r>
        <w:rPr>
          <w:rFonts w:hint="eastAsia"/>
        </w:rPr>
        <w:t>파일</w:t>
      </w:r>
      <w:r>
        <w:t xml:space="preserve"> 삭제 - C:\DEV\language_test\main.exe</w:t>
      </w:r>
    </w:p>
    <w:p w14:paraId="30996DB1" w14:textId="77777777" w:rsidR="006F395E" w:rsidRDefault="006F395E" w:rsidP="006F395E">
      <w:pPr>
        <w:widowControl w:val="0"/>
        <w:wordWrap w:val="0"/>
        <w:autoSpaceDE w:val="0"/>
        <w:autoSpaceDN w:val="0"/>
        <w:spacing w:after="160"/>
      </w:pPr>
      <w:r>
        <w:rPr>
          <w:rFonts w:hint="eastAsia"/>
        </w:rPr>
        <w:t>파일</w:t>
      </w:r>
      <w:r>
        <w:t xml:space="preserve"> 삭제 - C:\DEV\language_test\.vscode\tasks.json</w:t>
      </w:r>
    </w:p>
    <w:p w14:paraId="35D135E6" w14:textId="77777777" w:rsidR="00B62ECA" w:rsidRPr="00B62ECA" w:rsidRDefault="00B62ECA" w:rsidP="00B62ECA">
      <w:pPr>
        <w:widowControl w:val="0"/>
        <w:numPr>
          <w:ilvl w:val="2"/>
          <w:numId w:val="47"/>
        </w:numPr>
        <w:wordWrap w:val="0"/>
        <w:autoSpaceDE w:val="0"/>
        <w:autoSpaceDN w:val="0"/>
        <w:spacing w:after="160"/>
      </w:pPr>
      <w:r w:rsidRPr="00B62ECA">
        <w:t>/f: 읽기 전용 파일도 강제 삭제.</w:t>
      </w:r>
    </w:p>
    <w:p w14:paraId="360D8090" w14:textId="77777777" w:rsidR="00B62ECA" w:rsidRPr="00B62ECA" w:rsidRDefault="00B62ECA" w:rsidP="00B62ECA">
      <w:pPr>
        <w:widowControl w:val="0"/>
        <w:numPr>
          <w:ilvl w:val="2"/>
          <w:numId w:val="48"/>
        </w:numPr>
        <w:wordWrap w:val="0"/>
        <w:autoSpaceDE w:val="0"/>
        <w:autoSpaceDN w:val="0"/>
        <w:spacing w:after="160"/>
      </w:pPr>
      <w:r w:rsidRPr="00B62ECA">
        <w:t>/s: 하위 디렉토리의 파일까지 모두 삭제.</w:t>
      </w:r>
    </w:p>
    <w:p w14:paraId="3F09DD25" w14:textId="77777777" w:rsidR="00B62ECA" w:rsidRPr="00B62ECA" w:rsidRDefault="00B62ECA" w:rsidP="00B62ECA">
      <w:pPr>
        <w:widowControl w:val="0"/>
        <w:numPr>
          <w:ilvl w:val="2"/>
          <w:numId w:val="49"/>
        </w:numPr>
        <w:wordWrap w:val="0"/>
        <w:autoSpaceDE w:val="0"/>
        <w:autoSpaceDN w:val="0"/>
        <w:spacing w:after="160"/>
      </w:pPr>
      <w:r w:rsidRPr="00B62ECA">
        <w:t>/q: 삭제 여부를 묻지 않고 삭제 (Quiet mode).</w:t>
      </w:r>
    </w:p>
    <w:p w14:paraId="0911DED8" w14:textId="77777777" w:rsidR="006F395E" w:rsidRPr="00B62ECA" w:rsidRDefault="006F395E" w:rsidP="006F395E">
      <w:pPr>
        <w:widowControl w:val="0"/>
        <w:wordWrap w:val="0"/>
        <w:autoSpaceDE w:val="0"/>
        <w:autoSpaceDN w:val="0"/>
        <w:spacing w:after="160"/>
      </w:pPr>
    </w:p>
    <w:p w14:paraId="0D9EB926" w14:textId="77777777" w:rsidR="006F395E" w:rsidRDefault="006F395E" w:rsidP="006F395E">
      <w:pPr>
        <w:widowControl w:val="0"/>
        <w:wordWrap w:val="0"/>
        <w:autoSpaceDE w:val="0"/>
        <w:autoSpaceDN w:val="0"/>
        <w:spacing w:after="160"/>
      </w:pPr>
      <w:r>
        <w:t>C:\DEV\language_test&gt;dir/w/p</w:t>
      </w:r>
    </w:p>
    <w:p w14:paraId="1D318E85" w14:textId="77777777" w:rsidR="006F395E" w:rsidRDefault="006F395E" w:rsidP="006F395E">
      <w:pPr>
        <w:widowControl w:val="0"/>
        <w:wordWrap w:val="0"/>
        <w:autoSpaceDE w:val="0"/>
        <w:autoSpaceDN w:val="0"/>
        <w:spacing w:after="160"/>
      </w:pPr>
      <w:r>
        <w:t xml:space="preserve"> C 드라이브의 볼륨에는 이름이 없습니다.</w:t>
      </w:r>
    </w:p>
    <w:p w14:paraId="11354223" w14:textId="77777777" w:rsidR="006F395E" w:rsidRDefault="006F395E" w:rsidP="006F395E">
      <w:pPr>
        <w:widowControl w:val="0"/>
        <w:wordWrap w:val="0"/>
        <w:autoSpaceDE w:val="0"/>
        <w:autoSpaceDN w:val="0"/>
        <w:spacing w:after="160"/>
      </w:pPr>
      <w:r>
        <w:t xml:space="preserve"> 볼륨 일련 번호: BED0-C858</w:t>
      </w:r>
    </w:p>
    <w:p w14:paraId="4336E692" w14:textId="77777777" w:rsidR="006F395E" w:rsidRDefault="006F395E" w:rsidP="006F395E">
      <w:pPr>
        <w:widowControl w:val="0"/>
        <w:wordWrap w:val="0"/>
        <w:autoSpaceDE w:val="0"/>
        <w:autoSpaceDN w:val="0"/>
        <w:spacing w:after="160"/>
      </w:pPr>
    </w:p>
    <w:p w14:paraId="2C384F2C" w14:textId="77777777" w:rsidR="006F395E" w:rsidRDefault="006F395E" w:rsidP="006F395E">
      <w:pPr>
        <w:widowControl w:val="0"/>
        <w:wordWrap w:val="0"/>
        <w:autoSpaceDE w:val="0"/>
        <w:autoSpaceDN w:val="0"/>
        <w:spacing w:after="160"/>
      </w:pPr>
      <w:r>
        <w:t xml:space="preserve"> C:\DEV\language_test 디렉터리</w:t>
      </w:r>
    </w:p>
    <w:p w14:paraId="0742268D" w14:textId="77777777" w:rsidR="006F395E" w:rsidRDefault="006F395E" w:rsidP="006F395E">
      <w:pPr>
        <w:widowControl w:val="0"/>
        <w:wordWrap w:val="0"/>
        <w:autoSpaceDE w:val="0"/>
        <w:autoSpaceDN w:val="0"/>
        <w:spacing w:after="160"/>
      </w:pPr>
    </w:p>
    <w:p w14:paraId="0FCDA15A" w14:textId="77777777" w:rsidR="006F395E" w:rsidRDefault="006F395E" w:rsidP="006F395E">
      <w:pPr>
        <w:widowControl w:val="0"/>
        <w:wordWrap w:val="0"/>
        <w:autoSpaceDE w:val="0"/>
        <w:autoSpaceDN w:val="0"/>
        <w:spacing w:after="160"/>
      </w:pPr>
      <w:r>
        <w:t xml:space="preserve">[.]       [..]   </w:t>
      </w:r>
      <w:proofErr w:type="gramStart"/>
      <w:r>
        <w:t xml:space="preserve">   [</w:t>
      </w:r>
      <w:proofErr w:type="gramEnd"/>
      <w:r>
        <w:t xml:space="preserve">.vscode] </w:t>
      </w:r>
    </w:p>
    <w:p w14:paraId="5EB3C107" w14:textId="77777777" w:rsidR="006F395E" w:rsidRDefault="006F395E" w:rsidP="006F395E">
      <w:pPr>
        <w:widowControl w:val="0"/>
        <w:wordWrap w:val="0"/>
        <w:autoSpaceDE w:val="0"/>
        <w:autoSpaceDN w:val="0"/>
        <w:spacing w:after="160"/>
      </w:pPr>
      <w:r>
        <w:t xml:space="preserve">               0개 파일                   0 바이트</w:t>
      </w:r>
    </w:p>
    <w:p w14:paraId="31010063" w14:textId="77777777" w:rsidR="006F395E" w:rsidRDefault="006F395E" w:rsidP="006F395E">
      <w:pPr>
        <w:widowControl w:val="0"/>
        <w:wordWrap w:val="0"/>
        <w:autoSpaceDE w:val="0"/>
        <w:autoSpaceDN w:val="0"/>
        <w:spacing w:after="160"/>
      </w:pPr>
      <w:r>
        <w:t xml:space="preserve">               3개 </w:t>
      </w:r>
      <w:proofErr w:type="gramStart"/>
      <w:r>
        <w:t>디렉터리  44,160,253,952</w:t>
      </w:r>
      <w:proofErr w:type="gramEnd"/>
      <w:r>
        <w:t xml:space="preserve"> 바이트 남음</w:t>
      </w:r>
    </w:p>
    <w:p w14:paraId="0E789D73" w14:textId="77777777" w:rsidR="006F395E" w:rsidRDefault="006F395E" w:rsidP="006F395E">
      <w:pPr>
        <w:widowControl w:val="0"/>
        <w:wordWrap w:val="0"/>
        <w:autoSpaceDE w:val="0"/>
        <w:autoSpaceDN w:val="0"/>
        <w:spacing w:after="160"/>
      </w:pPr>
    </w:p>
    <w:p w14:paraId="58699A8C" w14:textId="77777777" w:rsidR="006F395E" w:rsidRDefault="006F395E" w:rsidP="006F395E">
      <w:pPr>
        <w:widowControl w:val="0"/>
        <w:wordWrap w:val="0"/>
        <w:autoSpaceDE w:val="0"/>
        <w:autoSpaceDN w:val="0"/>
        <w:spacing w:after="160"/>
      </w:pPr>
      <w:r>
        <w:t>C:\DEV\language_test&gt;rmdir /s /</w:t>
      </w:r>
      <w:proofErr w:type="gramStart"/>
      <w:r>
        <w:t>q .vscode</w:t>
      </w:r>
      <w:proofErr w:type="gramEnd"/>
    </w:p>
    <w:p w14:paraId="665AD682" w14:textId="77777777" w:rsidR="006F395E" w:rsidRDefault="006F395E" w:rsidP="006F395E">
      <w:pPr>
        <w:widowControl w:val="0"/>
        <w:wordWrap w:val="0"/>
        <w:autoSpaceDE w:val="0"/>
        <w:autoSpaceDN w:val="0"/>
        <w:spacing w:after="160"/>
      </w:pPr>
    </w:p>
    <w:p w14:paraId="278DF6BE" w14:textId="45E41769" w:rsidR="006F395E" w:rsidRPr="00FE667C" w:rsidRDefault="006F395E" w:rsidP="006F395E">
      <w:pPr>
        <w:widowControl w:val="0"/>
        <w:wordWrap w:val="0"/>
        <w:autoSpaceDE w:val="0"/>
        <w:autoSpaceDN w:val="0"/>
        <w:spacing w:after="160"/>
      </w:pPr>
      <w:r>
        <w:t>C:\DEV\language_test&gt;</w:t>
      </w:r>
    </w:p>
    <w:p w14:paraId="1B4CE7C8" w14:textId="77777777" w:rsidR="006F395E" w:rsidRDefault="006F395E" w:rsidP="001B2298">
      <w:pPr>
        <w:widowControl w:val="0"/>
        <w:wordWrap w:val="0"/>
        <w:autoSpaceDE w:val="0"/>
        <w:autoSpaceDN w:val="0"/>
        <w:spacing w:after="160"/>
      </w:pPr>
    </w:p>
    <w:p w14:paraId="782274D1" w14:textId="777F59C1" w:rsidR="001B2298" w:rsidRPr="00FE667C" w:rsidRDefault="001B2298" w:rsidP="001B2298">
      <w:pPr>
        <w:widowControl w:val="0"/>
        <w:wordWrap w:val="0"/>
        <w:autoSpaceDE w:val="0"/>
        <w:autoSpaceDN w:val="0"/>
        <w:spacing w:after="160"/>
      </w:pPr>
    </w:p>
    <w:p w14:paraId="5CE86651" w14:textId="58DC9F9A" w:rsidR="001B2298" w:rsidRPr="00FE667C" w:rsidRDefault="001B2298" w:rsidP="001B2298">
      <w:pPr>
        <w:widowControl w:val="0"/>
        <w:numPr>
          <w:ilvl w:val="0"/>
          <w:numId w:val="38"/>
        </w:numPr>
        <w:wordWrap w:val="0"/>
        <w:autoSpaceDE w:val="0"/>
        <w:autoSpaceDN w:val="0"/>
        <w:spacing w:after="160"/>
      </w:pPr>
      <w:r w:rsidRPr="00FE667C">
        <w:t>/src/main.cpp 파일을 다음과 같이 작성합니다.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1B2298" w:rsidRPr="00FE667C" w14:paraId="2D2FC616"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5AAA1CF2" w14:textId="77777777" w:rsidR="001B2298" w:rsidRPr="00FE667C" w:rsidRDefault="001B2298" w:rsidP="00FA6162">
            <w:pPr>
              <w:widowControl w:val="0"/>
              <w:wordWrap w:val="0"/>
              <w:autoSpaceDE w:val="0"/>
              <w:autoSpaceDN w:val="0"/>
              <w:spacing w:after="160"/>
            </w:pPr>
            <w:r w:rsidRPr="00FE667C">
              <w:t xml:space="preserve"> </w:t>
            </w:r>
            <w:proofErr w:type="gramStart"/>
            <w:r w:rsidRPr="00FE667C">
              <w:t>#include</w:t>
            </w:r>
            <w:proofErr w:type="gramEnd"/>
            <w:r w:rsidRPr="00FE667C">
              <w:t xml:space="preserve"> &lt;iostream&gt;</w:t>
            </w:r>
          </w:p>
          <w:p w14:paraId="4B2562DB" w14:textId="77777777" w:rsidR="001B2298" w:rsidRPr="00FE667C" w:rsidRDefault="001B2298" w:rsidP="00FA6162">
            <w:pPr>
              <w:widowControl w:val="0"/>
              <w:wordWrap w:val="0"/>
              <w:autoSpaceDE w:val="0"/>
              <w:autoSpaceDN w:val="0"/>
              <w:spacing w:after="160"/>
            </w:pPr>
            <w:r w:rsidRPr="00FE667C">
              <w:t xml:space="preserve"> </w:t>
            </w:r>
            <w:proofErr w:type="gramStart"/>
            <w:r w:rsidRPr="00FE667C">
              <w:t>#include</w:t>
            </w:r>
            <w:proofErr w:type="gramEnd"/>
            <w:r w:rsidRPr="00FE667C">
              <w:t xml:space="preserve"> "Test</w:t>
            </w:r>
            <w:proofErr w:type="gramStart"/>
            <w:r w:rsidRPr="00FE667C">
              <w:t>.h</w:t>
            </w:r>
            <w:proofErr w:type="gramEnd"/>
            <w:r w:rsidRPr="00FE667C">
              <w:t>"</w:t>
            </w:r>
          </w:p>
          <w:p w14:paraId="744E3775" w14:textId="77777777" w:rsidR="001B2298" w:rsidRPr="00FE667C" w:rsidRDefault="001B2298" w:rsidP="00FA6162">
            <w:pPr>
              <w:widowControl w:val="0"/>
              <w:wordWrap w:val="0"/>
              <w:autoSpaceDE w:val="0"/>
              <w:autoSpaceDN w:val="0"/>
              <w:spacing w:after="160"/>
            </w:pPr>
          </w:p>
          <w:p w14:paraId="77B283C7" w14:textId="77777777" w:rsidR="001B2298" w:rsidRPr="00FE667C" w:rsidRDefault="001B2298" w:rsidP="00FA6162">
            <w:pPr>
              <w:widowControl w:val="0"/>
              <w:wordWrap w:val="0"/>
              <w:autoSpaceDE w:val="0"/>
              <w:autoSpaceDN w:val="0"/>
              <w:spacing w:after="160"/>
            </w:pPr>
            <w:r w:rsidRPr="00FE667C">
              <w:t xml:space="preserve"> int </w:t>
            </w:r>
            <w:proofErr w:type="gramStart"/>
            <w:r w:rsidRPr="00FE667C">
              <w:t>main(</w:t>
            </w:r>
            <w:proofErr w:type="gramEnd"/>
            <w:r w:rsidRPr="00FE667C">
              <w:t>) {</w:t>
            </w:r>
          </w:p>
          <w:p w14:paraId="1676684D" w14:textId="77777777" w:rsidR="001B2298" w:rsidRPr="00FE667C" w:rsidRDefault="001B2298" w:rsidP="00FA6162">
            <w:pPr>
              <w:widowControl w:val="0"/>
              <w:wordWrap w:val="0"/>
              <w:autoSpaceDE w:val="0"/>
              <w:autoSpaceDN w:val="0"/>
              <w:spacing w:after="160"/>
            </w:pPr>
            <w:r w:rsidRPr="00FE667C">
              <w:t xml:space="preserve">     </w:t>
            </w:r>
            <w:proofErr w:type="gramStart"/>
            <w:r w:rsidRPr="00FE667C">
              <w:t>std::</w:t>
            </w:r>
            <w:proofErr w:type="gramEnd"/>
            <w:r w:rsidRPr="00FE667C">
              <w:t xml:space="preserve">cout &lt;&lt; "Hello World!!!" &lt;&lt; </w:t>
            </w:r>
            <w:proofErr w:type="gramStart"/>
            <w:r w:rsidRPr="00FE667C">
              <w:t>std::</w:t>
            </w:r>
            <w:proofErr w:type="gramEnd"/>
            <w:r w:rsidRPr="00FE667C">
              <w:t>endl;</w:t>
            </w:r>
          </w:p>
          <w:p w14:paraId="578C00F4" w14:textId="77777777" w:rsidR="001B2298" w:rsidRPr="00FE667C" w:rsidRDefault="001B2298" w:rsidP="00FA6162">
            <w:pPr>
              <w:widowControl w:val="0"/>
              <w:wordWrap w:val="0"/>
              <w:autoSpaceDE w:val="0"/>
              <w:autoSpaceDN w:val="0"/>
              <w:spacing w:after="160"/>
            </w:pPr>
          </w:p>
          <w:p w14:paraId="310D6636" w14:textId="77777777" w:rsidR="001B2298" w:rsidRPr="00FE667C" w:rsidRDefault="001B2298" w:rsidP="00FA6162">
            <w:pPr>
              <w:widowControl w:val="0"/>
              <w:wordWrap w:val="0"/>
              <w:autoSpaceDE w:val="0"/>
              <w:autoSpaceDN w:val="0"/>
              <w:spacing w:after="160"/>
            </w:pPr>
            <w:r w:rsidRPr="00FE667C">
              <w:t xml:space="preserve">     </w:t>
            </w:r>
            <w:proofErr w:type="gramStart"/>
            <w:r w:rsidRPr="00FE667C">
              <w:t>Test::</w:t>
            </w:r>
            <w:proofErr w:type="gramEnd"/>
            <w:r w:rsidRPr="00FE667C">
              <w:t>Run()</w:t>
            </w:r>
            <w:proofErr w:type="gramStart"/>
            <w:r w:rsidRPr="00FE667C">
              <w:t>; /</w:t>
            </w:r>
            <w:proofErr w:type="gramEnd"/>
            <w:r w:rsidRPr="00FE667C">
              <w:t>/ Test.cpp에 정의된 함수</w:t>
            </w:r>
          </w:p>
          <w:p w14:paraId="6A16E9BA" w14:textId="77777777" w:rsidR="001B2298" w:rsidRPr="00FE667C" w:rsidRDefault="001B2298" w:rsidP="00FA6162">
            <w:pPr>
              <w:widowControl w:val="0"/>
              <w:wordWrap w:val="0"/>
              <w:autoSpaceDE w:val="0"/>
              <w:autoSpaceDN w:val="0"/>
              <w:spacing w:after="160"/>
            </w:pPr>
            <w:r w:rsidRPr="00FE667C">
              <w:t xml:space="preserve">     return 0;</w:t>
            </w:r>
          </w:p>
          <w:p w14:paraId="0C1162AF" w14:textId="77777777" w:rsidR="001B2298" w:rsidRPr="00FE667C" w:rsidRDefault="001B2298" w:rsidP="00FA6162">
            <w:pPr>
              <w:widowControl w:val="0"/>
              <w:wordWrap w:val="0"/>
              <w:autoSpaceDE w:val="0"/>
              <w:autoSpaceDN w:val="0"/>
              <w:spacing w:after="160"/>
            </w:pPr>
            <w:r w:rsidRPr="00FE667C">
              <w:t xml:space="preserve"> }</w:t>
            </w:r>
          </w:p>
          <w:p w14:paraId="12038C73" w14:textId="77777777" w:rsidR="001B2298" w:rsidRPr="00FE667C" w:rsidRDefault="001B2298" w:rsidP="00FA6162">
            <w:pPr>
              <w:widowControl w:val="0"/>
              <w:wordWrap w:val="0"/>
              <w:autoSpaceDE w:val="0"/>
              <w:autoSpaceDN w:val="0"/>
              <w:spacing w:after="160"/>
            </w:pPr>
          </w:p>
        </w:tc>
      </w:tr>
    </w:tbl>
    <w:p w14:paraId="1CCEF736" w14:textId="04EDE601" w:rsidR="001B2298" w:rsidRPr="00FE667C" w:rsidRDefault="001B2298" w:rsidP="001B2298">
      <w:pPr>
        <w:widowControl w:val="0"/>
        <w:numPr>
          <w:ilvl w:val="0"/>
          <w:numId w:val="38"/>
        </w:numPr>
        <w:wordWrap w:val="0"/>
        <w:autoSpaceDE w:val="0"/>
        <w:autoSpaceDN w:val="0"/>
        <w:spacing w:after="160"/>
      </w:pPr>
      <w:r w:rsidRPr="00FE667C">
        <w:t>/src/Test.h 파일을 생성하고, 다음과 같이 작성합니다.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1B2298" w:rsidRPr="00FE667C" w14:paraId="483ECBDB"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4AEE9574" w14:textId="77777777" w:rsidR="001B2298" w:rsidRPr="00FE667C" w:rsidRDefault="001B2298" w:rsidP="00FA6162">
            <w:pPr>
              <w:widowControl w:val="0"/>
              <w:wordWrap w:val="0"/>
              <w:autoSpaceDE w:val="0"/>
              <w:autoSpaceDN w:val="0"/>
              <w:spacing w:after="160"/>
            </w:pPr>
            <w:r w:rsidRPr="00FE667C">
              <w:t xml:space="preserve"> #ifndef Test_h</w:t>
            </w:r>
          </w:p>
          <w:p w14:paraId="3DE85DE1" w14:textId="77777777" w:rsidR="001B2298" w:rsidRPr="00FE667C" w:rsidRDefault="001B2298" w:rsidP="00FA6162">
            <w:pPr>
              <w:widowControl w:val="0"/>
              <w:wordWrap w:val="0"/>
              <w:autoSpaceDE w:val="0"/>
              <w:autoSpaceDN w:val="0"/>
              <w:spacing w:after="160"/>
            </w:pPr>
            <w:r w:rsidRPr="00FE667C">
              <w:t xml:space="preserve"> #define Test_h</w:t>
            </w:r>
          </w:p>
          <w:p w14:paraId="1666594E" w14:textId="77777777" w:rsidR="001B2298" w:rsidRPr="00FE667C" w:rsidRDefault="001B2298" w:rsidP="00FA6162">
            <w:pPr>
              <w:widowControl w:val="0"/>
              <w:wordWrap w:val="0"/>
              <w:autoSpaceDE w:val="0"/>
              <w:autoSpaceDN w:val="0"/>
              <w:spacing w:after="160"/>
            </w:pPr>
          </w:p>
          <w:p w14:paraId="6F7CD3A2" w14:textId="77777777" w:rsidR="001B2298" w:rsidRPr="00FE667C" w:rsidRDefault="001B2298" w:rsidP="00FA6162">
            <w:pPr>
              <w:widowControl w:val="0"/>
              <w:wordWrap w:val="0"/>
              <w:autoSpaceDE w:val="0"/>
              <w:autoSpaceDN w:val="0"/>
              <w:spacing w:after="160"/>
            </w:pPr>
            <w:r w:rsidRPr="00FE667C">
              <w:t xml:space="preserve"> class Test {</w:t>
            </w:r>
          </w:p>
          <w:p w14:paraId="22CFE6F0" w14:textId="77777777" w:rsidR="001B2298" w:rsidRPr="00FE667C" w:rsidRDefault="001B2298" w:rsidP="00FA6162">
            <w:pPr>
              <w:widowControl w:val="0"/>
              <w:wordWrap w:val="0"/>
              <w:autoSpaceDE w:val="0"/>
              <w:autoSpaceDN w:val="0"/>
              <w:spacing w:after="160"/>
            </w:pPr>
            <w:r w:rsidRPr="00FE667C">
              <w:t xml:space="preserve"> public:</w:t>
            </w:r>
          </w:p>
          <w:p w14:paraId="1CDB4D0C" w14:textId="77777777" w:rsidR="001B2298" w:rsidRPr="00FE667C" w:rsidRDefault="001B2298" w:rsidP="00FA6162">
            <w:pPr>
              <w:widowControl w:val="0"/>
              <w:wordWrap w:val="0"/>
              <w:autoSpaceDE w:val="0"/>
              <w:autoSpaceDN w:val="0"/>
              <w:spacing w:after="160"/>
            </w:pPr>
            <w:r w:rsidRPr="00FE667C">
              <w:t xml:space="preserve">     static void </w:t>
            </w:r>
            <w:proofErr w:type="gramStart"/>
            <w:r w:rsidRPr="00FE667C">
              <w:t>Run(</w:t>
            </w:r>
            <w:proofErr w:type="gramEnd"/>
            <w:r w:rsidRPr="00FE667C">
              <w:t>);</w:t>
            </w:r>
          </w:p>
          <w:p w14:paraId="24278041" w14:textId="77777777" w:rsidR="001B2298" w:rsidRPr="00FE667C" w:rsidRDefault="001B2298" w:rsidP="00FA6162">
            <w:pPr>
              <w:widowControl w:val="0"/>
              <w:wordWrap w:val="0"/>
              <w:autoSpaceDE w:val="0"/>
              <w:autoSpaceDN w:val="0"/>
              <w:spacing w:after="160"/>
            </w:pPr>
            <w:r w:rsidRPr="00FE667C">
              <w:t xml:space="preserve"> };</w:t>
            </w:r>
          </w:p>
          <w:p w14:paraId="1A700E9D" w14:textId="77777777" w:rsidR="001B2298" w:rsidRPr="00FE667C" w:rsidRDefault="001B2298" w:rsidP="00FA6162">
            <w:pPr>
              <w:widowControl w:val="0"/>
              <w:wordWrap w:val="0"/>
              <w:autoSpaceDE w:val="0"/>
              <w:autoSpaceDN w:val="0"/>
              <w:spacing w:after="160"/>
            </w:pPr>
            <w:r w:rsidRPr="00FE667C">
              <w:t xml:space="preserve"> #endif // Test_h</w:t>
            </w:r>
          </w:p>
          <w:p w14:paraId="57ED5E12" w14:textId="77777777" w:rsidR="001B2298" w:rsidRPr="00FE667C" w:rsidRDefault="001B2298" w:rsidP="00FA6162">
            <w:pPr>
              <w:widowControl w:val="0"/>
              <w:wordWrap w:val="0"/>
              <w:autoSpaceDE w:val="0"/>
              <w:autoSpaceDN w:val="0"/>
              <w:spacing w:after="160"/>
            </w:pPr>
          </w:p>
        </w:tc>
      </w:tr>
    </w:tbl>
    <w:p w14:paraId="2C1F58F1" w14:textId="3A991A20" w:rsidR="001B2298" w:rsidRPr="00FE667C" w:rsidRDefault="001B2298" w:rsidP="001B2298">
      <w:pPr>
        <w:widowControl w:val="0"/>
        <w:numPr>
          <w:ilvl w:val="0"/>
          <w:numId w:val="38"/>
        </w:numPr>
        <w:wordWrap w:val="0"/>
        <w:autoSpaceDE w:val="0"/>
        <w:autoSpaceDN w:val="0"/>
        <w:spacing w:after="160"/>
      </w:pPr>
      <w:r w:rsidRPr="00FE667C">
        <w:t>/src/Test.cpp 파일을 생성하고, 다음과 같이 작성합니다.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1B2298" w:rsidRPr="00FE667C" w14:paraId="765D0FDF"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49A3DADC" w14:textId="77777777" w:rsidR="001B2298" w:rsidRPr="00FE667C" w:rsidRDefault="001B2298" w:rsidP="00FA6162">
            <w:pPr>
              <w:widowControl w:val="0"/>
              <w:wordWrap w:val="0"/>
              <w:autoSpaceDE w:val="0"/>
              <w:autoSpaceDN w:val="0"/>
              <w:spacing w:after="160"/>
            </w:pPr>
            <w:r w:rsidRPr="00FE667C">
              <w:t xml:space="preserve"> </w:t>
            </w:r>
            <w:proofErr w:type="gramStart"/>
            <w:r w:rsidRPr="00FE667C">
              <w:t>#include</w:t>
            </w:r>
            <w:proofErr w:type="gramEnd"/>
            <w:r w:rsidRPr="00FE667C">
              <w:t xml:space="preserve"> "Test</w:t>
            </w:r>
            <w:proofErr w:type="gramStart"/>
            <w:r w:rsidRPr="00FE667C">
              <w:t>.h</w:t>
            </w:r>
            <w:proofErr w:type="gramEnd"/>
            <w:r w:rsidRPr="00FE667C">
              <w:t>"</w:t>
            </w:r>
          </w:p>
          <w:p w14:paraId="2E100470" w14:textId="77777777" w:rsidR="001B2298" w:rsidRPr="00FE667C" w:rsidRDefault="001B2298" w:rsidP="00FA6162">
            <w:pPr>
              <w:widowControl w:val="0"/>
              <w:wordWrap w:val="0"/>
              <w:autoSpaceDE w:val="0"/>
              <w:autoSpaceDN w:val="0"/>
              <w:spacing w:after="160"/>
            </w:pPr>
            <w:r w:rsidRPr="00FE667C">
              <w:t xml:space="preserve"> </w:t>
            </w:r>
            <w:proofErr w:type="gramStart"/>
            <w:r w:rsidRPr="00FE667C">
              <w:t>#include</w:t>
            </w:r>
            <w:proofErr w:type="gramEnd"/>
            <w:r w:rsidRPr="00FE667C">
              <w:t xml:space="preserve"> &lt;iostream&gt;</w:t>
            </w:r>
          </w:p>
          <w:p w14:paraId="37870059" w14:textId="77777777" w:rsidR="001B2298" w:rsidRPr="00FE667C" w:rsidRDefault="001B2298" w:rsidP="00FA6162">
            <w:pPr>
              <w:widowControl w:val="0"/>
              <w:wordWrap w:val="0"/>
              <w:autoSpaceDE w:val="0"/>
              <w:autoSpaceDN w:val="0"/>
              <w:spacing w:after="160"/>
            </w:pPr>
          </w:p>
          <w:p w14:paraId="512530FF" w14:textId="77777777" w:rsidR="001B2298" w:rsidRPr="00FE667C" w:rsidRDefault="001B2298" w:rsidP="00FA6162">
            <w:pPr>
              <w:widowControl w:val="0"/>
              <w:wordWrap w:val="0"/>
              <w:autoSpaceDE w:val="0"/>
              <w:autoSpaceDN w:val="0"/>
              <w:spacing w:after="160"/>
            </w:pPr>
            <w:r w:rsidRPr="00FE667C">
              <w:t xml:space="preserve"> void </w:t>
            </w:r>
            <w:proofErr w:type="gramStart"/>
            <w:r w:rsidRPr="00FE667C">
              <w:t>Test::Run(</w:t>
            </w:r>
            <w:proofErr w:type="gramEnd"/>
            <w:r w:rsidRPr="00FE667C">
              <w:t>) {</w:t>
            </w:r>
          </w:p>
          <w:p w14:paraId="1AD5783C" w14:textId="77777777" w:rsidR="001B2298" w:rsidRPr="00FE667C" w:rsidRDefault="001B2298" w:rsidP="00FA6162">
            <w:pPr>
              <w:widowControl w:val="0"/>
              <w:wordWrap w:val="0"/>
              <w:autoSpaceDE w:val="0"/>
              <w:autoSpaceDN w:val="0"/>
              <w:spacing w:after="160"/>
            </w:pPr>
            <w:r w:rsidRPr="00FE667C">
              <w:t xml:space="preserve">     int a = 1; </w:t>
            </w:r>
          </w:p>
          <w:p w14:paraId="0A726839" w14:textId="77777777" w:rsidR="001B2298" w:rsidRPr="00FE667C" w:rsidRDefault="001B2298" w:rsidP="00FA6162">
            <w:pPr>
              <w:widowControl w:val="0"/>
              <w:wordWrap w:val="0"/>
              <w:autoSpaceDE w:val="0"/>
              <w:autoSpaceDN w:val="0"/>
              <w:spacing w:after="160"/>
            </w:pPr>
            <w:r w:rsidRPr="00FE667C">
              <w:t xml:space="preserve">     int b = 2; </w:t>
            </w:r>
          </w:p>
          <w:p w14:paraId="6214FEB0" w14:textId="77777777" w:rsidR="001B2298" w:rsidRPr="00FE667C" w:rsidRDefault="001B2298" w:rsidP="00FA6162">
            <w:pPr>
              <w:widowControl w:val="0"/>
              <w:wordWrap w:val="0"/>
              <w:autoSpaceDE w:val="0"/>
              <w:autoSpaceDN w:val="0"/>
              <w:spacing w:after="160"/>
            </w:pPr>
            <w:r w:rsidRPr="00FE667C">
              <w:t xml:space="preserve">     int c = a + b; </w:t>
            </w:r>
          </w:p>
          <w:p w14:paraId="5A7B97AD" w14:textId="77777777" w:rsidR="001B2298" w:rsidRPr="00FE667C" w:rsidRDefault="001B2298" w:rsidP="00FA6162">
            <w:pPr>
              <w:widowControl w:val="0"/>
              <w:wordWrap w:val="0"/>
              <w:autoSpaceDE w:val="0"/>
              <w:autoSpaceDN w:val="0"/>
              <w:spacing w:after="160"/>
            </w:pPr>
            <w:r w:rsidRPr="00FE667C">
              <w:t xml:space="preserve">     </w:t>
            </w:r>
            <w:proofErr w:type="gramStart"/>
            <w:r w:rsidRPr="00FE667C">
              <w:t>std::</w:t>
            </w:r>
            <w:proofErr w:type="gramEnd"/>
            <w:r w:rsidRPr="00FE667C">
              <w:t xml:space="preserve">cout &lt;&lt; "Call Run" &lt;&lt; </w:t>
            </w:r>
            <w:proofErr w:type="gramStart"/>
            <w:r w:rsidRPr="00FE667C">
              <w:t>std::</w:t>
            </w:r>
            <w:proofErr w:type="gramEnd"/>
            <w:r w:rsidRPr="00FE667C">
              <w:t xml:space="preserve">endl; </w:t>
            </w:r>
          </w:p>
          <w:p w14:paraId="5276BDB6" w14:textId="77777777" w:rsidR="001B2298" w:rsidRPr="00FE667C" w:rsidRDefault="001B2298" w:rsidP="00FA6162">
            <w:pPr>
              <w:widowControl w:val="0"/>
              <w:wordWrap w:val="0"/>
              <w:autoSpaceDE w:val="0"/>
              <w:autoSpaceDN w:val="0"/>
              <w:spacing w:after="160"/>
            </w:pPr>
            <w:r w:rsidRPr="00FE667C">
              <w:t xml:space="preserve">     </w:t>
            </w:r>
            <w:proofErr w:type="gramStart"/>
            <w:r w:rsidRPr="00FE667C">
              <w:t>std::</w:t>
            </w:r>
            <w:proofErr w:type="gramEnd"/>
            <w:r w:rsidRPr="00FE667C">
              <w:t xml:space="preserve">cout &lt;&lt; c &lt;&lt; </w:t>
            </w:r>
            <w:proofErr w:type="gramStart"/>
            <w:r w:rsidRPr="00FE667C">
              <w:t>std::</w:t>
            </w:r>
            <w:proofErr w:type="gramEnd"/>
            <w:r w:rsidRPr="00FE667C">
              <w:t xml:space="preserve">endl; </w:t>
            </w:r>
          </w:p>
          <w:p w14:paraId="3058BE3E" w14:textId="77777777" w:rsidR="001B2298" w:rsidRPr="00FE667C" w:rsidRDefault="001B2298" w:rsidP="00FA6162">
            <w:pPr>
              <w:widowControl w:val="0"/>
              <w:wordWrap w:val="0"/>
              <w:autoSpaceDE w:val="0"/>
              <w:autoSpaceDN w:val="0"/>
              <w:spacing w:after="160"/>
            </w:pPr>
            <w:r w:rsidRPr="00FE667C">
              <w:t xml:space="preserve"> }</w:t>
            </w:r>
          </w:p>
          <w:p w14:paraId="5787232B" w14:textId="77777777" w:rsidR="001B2298" w:rsidRPr="00FE667C" w:rsidRDefault="001B2298" w:rsidP="00FA6162">
            <w:pPr>
              <w:widowControl w:val="0"/>
              <w:wordWrap w:val="0"/>
              <w:autoSpaceDE w:val="0"/>
              <w:autoSpaceDN w:val="0"/>
              <w:spacing w:after="160"/>
            </w:pPr>
          </w:p>
        </w:tc>
      </w:tr>
    </w:tbl>
    <w:p w14:paraId="6B36C363" w14:textId="77777777" w:rsidR="001B2298" w:rsidRPr="00FE667C" w:rsidRDefault="001B2298" w:rsidP="001B2298">
      <w:pPr>
        <w:widowControl w:val="0"/>
        <w:numPr>
          <w:ilvl w:val="0"/>
          <w:numId w:val="38"/>
        </w:numPr>
        <w:wordWrap w:val="0"/>
        <w:autoSpaceDE w:val="0"/>
        <w:autoSpaceDN w:val="0"/>
        <w:spacing w:after="160"/>
      </w:pPr>
      <w:r w:rsidRPr="00FE667C">
        <w:lastRenderedPageBreak/>
        <w:t>폴더 구조는 다음과 같습니다.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1B2298" w:rsidRPr="00FE667C" w14:paraId="24668D36"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2EF2A407" w14:textId="77777777" w:rsidR="001B2298" w:rsidRPr="00FE667C" w:rsidRDefault="001B2298" w:rsidP="00FA6162">
            <w:pPr>
              <w:widowControl w:val="0"/>
              <w:wordWrap w:val="0"/>
              <w:autoSpaceDE w:val="0"/>
              <w:autoSpaceDN w:val="0"/>
              <w:spacing w:after="160"/>
            </w:pPr>
            <w:r w:rsidRPr="00FE667C">
              <w:t>+--language_test</w:t>
            </w:r>
          </w:p>
          <w:p w14:paraId="58C0ABD8" w14:textId="1E8C1405" w:rsidR="001B2298" w:rsidRPr="00FE667C" w:rsidRDefault="001B2298" w:rsidP="00B62ECA">
            <w:pPr>
              <w:widowControl w:val="0"/>
              <w:wordWrap w:val="0"/>
              <w:autoSpaceDE w:val="0"/>
              <w:autoSpaceDN w:val="0"/>
              <w:spacing w:after="160"/>
              <w:ind w:firstLineChars="400" w:firstLine="960"/>
            </w:pPr>
            <w:r w:rsidRPr="00FE667C">
              <w:t>+--src</w:t>
            </w:r>
          </w:p>
          <w:p w14:paraId="728D6697" w14:textId="77777777" w:rsidR="001B2298" w:rsidRPr="00FE667C" w:rsidRDefault="001B2298" w:rsidP="00FA6162">
            <w:pPr>
              <w:widowControl w:val="0"/>
              <w:wordWrap w:val="0"/>
              <w:autoSpaceDE w:val="0"/>
              <w:autoSpaceDN w:val="0"/>
              <w:spacing w:after="160"/>
            </w:pPr>
            <w:r w:rsidRPr="00FE667C">
              <w:t xml:space="preserve">            +--main.cpp</w:t>
            </w:r>
          </w:p>
          <w:p w14:paraId="35A5A8FD" w14:textId="77777777" w:rsidR="001B2298" w:rsidRPr="00FE667C" w:rsidRDefault="001B2298" w:rsidP="00FA6162">
            <w:pPr>
              <w:widowControl w:val="0"/>
              <w:wordWrap w:val="0"/>
              <w:autoSpaceDE w:val="0"/>
              <w:autoSpaceDN w:val="0"/>
              <w:spacing w:after="160"/>
            </w:pPr>
            <w:r w:rsidRPr="00FE667C">
              <w:t xml:space="preserve">            +--Test.h</w:t>
            </w:r>
          </w:p>
          <w:p w14:paraId="2F50CEBF" w14:textId="77777777" w:rsidR="001B2298" w:rsidRPr="00FE667C" w:rsidRDefault="001B2298" w:rsidP="00FA6162">
            <w:pPr>
              <w:widowControl w:val="0"/>
              <w:wordWrap w:val="0"/>
              <w:autoSpaceDE w:val="0"/>
              <w:autoSpaceDN w:val="0"/>
              <w:spacing w:after="160"/>
            </w:pPr>
            <w:r w:rsidRPr="00FE667C">
              <w:t xml:space="preserve">            +--Test.cpp</w:t>
            </w:r>
          </w:p>
          <w:p w14:paraId="551BBE76" w14:textId="77777777" w:rsidR="001B2298" w:rsidRPr="00FE667C" w:rsidRDefault="001B2298" w:rsidP="00B62ECA">
            <w:pPr>
              <w:widowControl w:val="0"/>
              <w:wordWrap w:val="0"/>
              <w:autoSpaceDE w:val="0"/>
              <w:autoSpaceDN w:val="0"/>
              <w:spacing w:after="160"/>
            </w:pPr>
          </w:p>
        </w:tc>
      </w:tr>
      <w:tr w:rsidR="00B62ECA" w:rsidRPr="00FE667C" w14:paraId="349D3FAC" w14:textId="77777777" w:rsidTr="00FA6162">
        <w:tc>
          <w:tcPr>
            <w:tcW w:w="0" w:type="auto"/>
            <w:tcBorders>
              <w:top w:val="nil"/>
              <w:left w:val="nil"/>
              <w:bottom w:val="nil"/>
              <w:right w:val="nil"/>
            </w:tcBorders>
            <w:tcMar>
              <w:top w:w="0" w:type="dxa"/>
              <w:left w:w="240" w:type="dxa"/>
              <w:bottom w:w="0" w:type="dxa"/>
              <w:right w:w="0" w:type="dxa"/>
            </w:tcMar>
            <w:vAlign w:val="center"/>
          </w:tcPr>
          <w:p w14:paraId="4347CD56" w14:textId="77777777" w:rsidR="00B62ECA" w:rsidRPr="00FE667C" w:rsidRDefault="00B62ECA" w:rsidP="00FA6162">
            <w:pPr>
              <w:widowControl w:val="0"/>
              <w:wordWrap w:val="0"/>
              <w:autoSpaceDE w:val="0"/>
              <w:autoSpaceDN w:val="0"/>
              <w:spacing w:after="160"/>
            </w:pPr>
          </w:p>
        </w:tc>
      </w:tr>
    </w:tbl>
    <w:p w14:paraId="0D440A04" w14:textId="77777777" w:rsidR="001B2298" w:rsidRPr="00FE667C" w:rsidRDefault="001B2298" w:rsidP="001B2298">
      <w:pPr>
        <w:widowControl w:val="0"/>
        <w:numPr>
          <w:ilvl w:val="0"/>
          <w:numId w:val="38"/>
        </w:numPr>
        <w:wordWrap w:val="0"/>
        <w:autoSpaceDE w:val="0"/>
        <w:autoSpaceDN w:val="0"/>
        <w:spacing w:after="160"/>
      </w:pPr>
      <w:r w:rsidRPr="00FE667C">
        <w:t xml:space="preserve">main.cpp 를 활성화하고, F5를 눌러 디버깅을 하면, 다음과 같은 오류 메시지가 </w:t>
      </w:r>
      <w:proofErr w:type="gramStart"/>
      <w:r w:rsidRPr="00FE667C">
        <w:t>표시됩니다.(</w:t>
      </w:r>
      <w:proofErr w:type="gramEnd"/>
      <w:r w:rsidRPr="00FE667C">
        <w:t xml:space="preserve">.vscode/task.json 파일도 </w:t>
      </w:r>
      <w:proofErr w:type="gramStart"/>
      <w:r w:rsidRPr="00FE667C">
        <w:t>만들어 집니다</w:t>
      </w:r>
      <w:proofErr w:type="gramEnd"/>
      <w:r w:rsidRPr="00FE667C">
        <w:t>.)</w:t>
      </w:r>
    </w:p>
    <w:p w14:paraId="0640F42D" w14:textId="38EF279F" w:rsidR="001B2298" w:rsidRPr="00FE667C" w:rsidRDefault="00C40BB1" w:rsidP="001B2298">
      <w:pPr>
        <w:widowControl w:val="0"/>
        <w:wordWrap w:val="0"/>
        <w:autoSpaceDE w:val="0"/>
        <w:autoSpaceDN w:val="0"/>
        <w:spacing w:after="160"/>
      </w:pPr>
      <w:r w:rsidRPr="00C40BB1">
        <w:rPr>
          <w:noProof/>
        </w:rPr>
        <w:drawing>
          <wp:inline distT="0" distB="0" distL="0" distR="0" wp14:anchorId="49CFE0D8" wp14:editId="6408E046">
            <wp:extent cx="5760720" cy="2207260"/>
            <wp:effectExtent l="0" t="0" r="0" b="0"/>
            <wp:docPr id="6281449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44994" name=""/>
                    <pic:cNvPicPr/>
                  </pic:nvPicPr>
                  <pic:blipFill>
                    <a:blip r:embed="rId58"/>
                    <a:stretch>
                      <a:fillRect/>
                    </a:stretch>
                  </pic:blipFill>
                  <pic:spPr>
                    <a:xfrm>
                      <a:off x="0" y="0"/>
                      <a:ext cx="5760720" cy="2207260"/>
                    </a:xfrm>
                    <a:prstGeom prst="rect">
                      <a:avLst/>
                    </a:prstGeom>
                  </pic:spPr>
                </pic:pic>
              </a:graphicData>
            </a:graphic>
          </wp:inline>
        </w:drawing>
      </w:r>
    </w:p>
    <w:p w14:paraId="04E42915" w14:textId="77777777" w:rsidR="001B2298" w:rsidRPr="00FE667C" w:rsidRDefault="001B2298" w:rsidP="001B2298">
      <w:pPr>
        <w:widowControl w:val="0"/>
        <w:numPr>
          <w:ilvl w:val="0"/>
          <w:numId w:val="38"/>
        </w:numPr>
        <w:wordWrap w:val="0"/>
        <w:autoSpaceDE w:val="0"/>
        <w:autoSpaceDN w:val="0"/>
        <w:spacing w:after="160"/>
      </w:pPr>
      <w:r w:rsidRPr="00FE667C">
        <w:t>Abort를 누르고, Panel(TERMINAL)을 확인하면, 다음과 같이 </w:t>
      </w:r>
      <w:proofErr w:type="gramStart"/>
      <w:r w:rsidRPr="00FE667C">
        <w:t>Test::</w:t>
      </w:r>
      <w:proofErr w:type="gramEnd"/>
      <w:r w:rsidRPr="00FE667C">
        <w:t>Run()이 정의되지 않았다는 메시지가 나옵니다.</w:t>
      </w:r>
    </w:p>
    <w:p w14:paraId="4008D016" w14:textId="1ADB571D" w:rsidR="001B2298" w:rsidRPr="00FE667C" w:rsidRDefault="00C40BB1" w:rsidP="001B2298">
      <w:pPr>
        <w:widowControl w:val="0"/>
        <w:wordWrap w:val="0"/>
        <w:autoSpaceDE w:val="0"/>
        <w:autoSpaceDN w:val="0"/>
        <w:spacing w:after="160"/>
      </w:pPr>
      <w:r w:rsidRPr="00C40BB1">
        <w:rPr>
          <w:noProof/>
        </w:rPr>
        <w:lastRenderedPageBreak/>
        <w:drawing>
          <wp:inline distT="0" distB="0" distL="0" distR="0" wp14:anchorId="6BA9BA7D" wp14:editId="3DFA9E70">
            <wp:extent cx="5760720" cy="1692910"/>
            <wp:effectExtent l="0" t="0" r="0" b="0"/>
            <wp:docPr id="12239769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6986" name=""/>
                    <pic:cNvPicPr/>
                  </pic:nvPicPr>
                  <pic:blipFill>
                    <a:blip r:embed="rId59"/>
                    <a:stretch>
                      <a:fillRect/>
                    </a:stretch>
                  </pic:blipFill>
                  <pic:spPr>
                    <a:xfrm>
                      <a:off x="0" y="0"/>
                      <a:ext cx="5760720" cy="1692910"/>
                    </a:xfrm>
                    <a:prstGeom prst="rect">
                      <a:avLst/>
                    </a:prstGeom>
                  </pic:spPr>
                </pic:pic>
              </a:graphicData>
            </a:graphic>
          </wp:inline>
        </w:drawing>
      </w:r>
    </w:p>
    <w:p w14:paraId="2D23C472" w14:textId="77777777" w:rsidR="001B2298" w:rsidRPr="00FE667C" w:rsidRDefault="001B2298" w:rsidP="001B2298">
      <w:pPr>
        <w:widowControl w:val="0"/>
        <w:numPr>
          <w:ilvl w:val="0"/>
          <w:numId w:val="38"/>
        </w:numPr>
        <w:wordWrap w:val="0"/>
        <w:autoSpaceDE w:val="0"/>
        <w:autoSpaceDN w:val="0"/>
        <w:spacing w:after="160"/>
      </w:pPr>
      <w:r w:rsidRPr="00FE667C">
        <w:t>이는 컴파일러가 main.cpp 만 컴파일하고, Test.cpp는 컴파일하지 않았기 때문입니다. CMake를 이용한 Make 환경을 구축해야 합니다.</w:t>
      </w:r>
    </w:p>
    <w:p w14:paraId="503404D5" w14:textId="6A3818EC" w:rsidR="001B2298" w:rsidRPr="00FE667C" w:rsidRDefault="001B2298" w:rsidP="001B2298">
      <w:pPr>
        <w:widowControl w:val="0"/>
        <w:wordWrap w:val="0"/>
        <w:autoSpaceDE w:val="0"/>
        <w:autoSpaceDN w:val="0"/>
        <w:spacing w:after="160"/>
        <w:rPr>
          <w:b/>
          <w:bCs/>
        </w:rPr>
      </w:pPr>
      <w:r w:rsidRPr="00FE667C">
        <w:rPr>
          <w:b/>
          <w:bCs/>
        </w:rPr>
        <w:t>CMake 설치</w:t>
      </w:r>
      <w:r w:rsidR="00C40BB1" w:rsidRPr="00FE667C">
        <w:rPr>
          <w:b/>
          <w:bCs/>
        </w:rPr>
        <w:t xml:space="preserve"> </w:t>
      </w:r>
    </w:p>
    <w:p w14:paraId="76AA3ACA" w14:textId="1ED4B043" w:rsidR="001B2298" w:rsidRDefault="001B2298" w:rsidP="001B2298">
      <w:pPr>
        <w:widowControl w:val="0"/>
        <w:numPr>
          <w:ilvl w:val="0"/>
          <w:numId w:val="39"/>
        </w:numPr>
        <w:wordWrap w:val="0"/>
        <w:autoSpaceDE w:val="0"/>
        <w:autoSpaceDN w:val="0"/>
        <w:spacing w:after="160"/>
      </w:pPr>
      <w:r w:rsidRPr="00FE667C">
        <w:t>다음 링크에서 CMake를 다운로드 받습니다. </w:t>
      </w:r>
      <w:r w:rsidRPr="00C40BB1">
        <w:t>CMake(</w:t>
      </w:r>
      <w:hyperlink r:id="rId60" w:history="1">
        <w:r w:rsidR="00C40BB1" w:rsidRPr="004C416B">
          <w:rPr>
            <w:rStyle w:val="aff2"/>
          </w:rPr>
          <w:t>https://cmake.org/download/</w:t>
        </w:r>
      </w:hyperlink>
      <w:r w:rsidRPr="00C40BB1">
        <w:t>)</w:t>
      </w:r>
    </w:p>
    <w:p w14:paraId="063EFD9A" w14:textId="75D7E6A6" w:rsidR="00C40BB1" w:rsidRDefault="00000000" w:rsidP="00C40BB1">
      <w:pPr>
        <w:widowControl w:val="0"/>
        <w:wordWrap w:val="0"/>
        <w:autoSpaceDE w:val="0"/>
        <w:autoSpaceDN w:val="0"/>
        <w:spacing w:after="160"/>
      </w:pPr>
      <w:r>
        <w:rPr>
          <w:noProof/>
        </w:rPr>
        <w:pict w14:anchorId="76B85481">
          <v:shape id="_x0000_s2056" style="position:absolute;margin-left:187.9pt;margin-top:136.45pt;width:39.75pt;height:21.75pt;z-index:251665408" coordsize="795,435" path="m,hdc45,95,102,185,135,285v4,12,56,131,60,135c206,431,225,430,240,435v32,-48,66,-93,120,-120c374,308,391,308,405,300v146,-81,33,-46,150,-75c585,205,611,176,645,165v30,-10,90,-30,90,-30c755,120,795,90,795,90e" filled="f">
            <v:path arrowok="t"/>
          </v:shape>
        </w:pict>
      </w:r>
      <w:r w:rsidR="00C40BB1" w:rsidRPr="00C40BB1">
        <w:rPr>
          <w:noProof/>
        </w:rPr>
        <w:drawing>
          <wp:inline distT="0" distB="0" distL="0" distR="0" wp14:anchorId="373B0C72" wp14:editId="5B960C8B">
            <wp:extent cx="5760720" cy="2549525"/>
            <wp:effectExtent l="0" t="0" r="0" b="0"/>
            <wp:docPr id="13528098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09897" name=""/>
                    <pic:cNvPicPr/>
                  </pic:nvPicPr>
                  <pic:blipFill>
                    <a:blip r:embed="rId61"/>
                    <a:stretch>
                      <a:fillRect/>
                    </a:stretch>
                  </pic:blipFill>
                  <pic:spPr>
                    <a:xfrm>
                      <a:off x="0" y="0"/>
                      <a:ext cx="5760720" cy="2549525"/>
                    </a:xfrm>
                    <a:prstGeom prst="rect">
                      <a:avLst/>
                    </a:prstGeom>
                  </pic:spPr>
                </pic:pic>
              </a:graphicData>
            </a:graphic>
          </wp:inline>
        </w:drawing>
      </w:r>
    </w:p>
    <w:p w14:paraId="1DA3CB13" w14:textId="76C73114" w:rsidR="00C40BB1" w:rsidRDefault="00C40BB1" w:rsidP="00C40BB1">
      <w:pPr>
        <w:widowControl w:val="0"/>
        <w:wordWrap w:val="0"/>
        <w:autoSpaceDE w:val="0"/>
        <w:autoSpaceDN w:val="0"/>
        <w:spacing w:after="160"/>
      </w:pPr>
      <w:r>
        <w:t xml:space="preserve">Binary </w:t>
      </w:r>
      <w:proofErr w:type="gramStart"/>
      <w:r>
        <w:t>distributions:Windows</w:t>
      </w:r>
      <w:proofErr w:type="gramEnd"/>
      <w:r>
        <w:t xml:space="preserve"> x64 Installer:</w:t>
      </w:r>
      <w:r>
        <w:tab/>
        <w:t>cmake-4.3.1-windows-x86_64.msi</w:t>
      </w:r>
    </w:p>
    <w:p w14:paraId="2EC87B73" w14:textId="77777777" w:rsidR="00C40BB1" w:rsidRDefault="00C40BB1" w:rsidP="00C40BB1">
      <w:pPr>
        <w:widowControl w:val="0"/>
        <w:wordWrap w:val="0"/>
        <w:autoSpaceDE w:val="0"/>
        <w:autoSpaceDN w:val="0"/>
        <w:spacing w:after="160"/>
      </w:pPr>
    </w:p>
    <w:p w14:paraId="6ADB8772" w14:textId="6A0780CB" w:rsidR="00C40BB1" w:rsidRDefault="00C40BB1" w:rsidP="00C40BB1">
      <w:pPr>
        <w:widowControl w:val="0"/>
        <w:wordWrap w:val="0"/>
        <w:autoSpaceDE w:val="0"/>
        <w:autoSpaceDN w:val="0"/>
        <w:spacing w:after="160"/>
      </w:pPr>
      <w:r>
        <w:rPr>
          <w:rFonts w:hint="eastAsia"/>
        </w:rPr>
        <w:t>다운로드</w:t>
      </w:r>
    </w:p>
    <w:p w14:paraId="3034D4E3" w14:textId="4533F295" w:rsidR="00C40BB1" w:rsidRPr="00FE667C" w:rsidRDefault="00C40BB1" w:rsidP="00C40BB1">
      <w:pPr>
        <w:widowControl w:val="0"/>
        <w:wordWrap w:val="0"/>
        <w:autoSpaceDE w:val="0"/>
        <w:autoSpaceDN w:val="0"/>
        <w:spacing w:after="160"/>
      </w:pPr>
      <w:r>
        <w:rPr>
          <w:noProof/>
        </w:rPr>
        <w:lastRenderedPageBreak/>
        <w:drawing>
          <wp:inline distT="0" distB="0" distL="0" distR="0" wp14:anchorId="74EE25AD" wp14:editId="6F285F19">
            <wp:extent cx="3171825" cy="2409825"/>
            <wp:effectExtent l="0" t="0" r="9525" b="9525"/>
            <wp:docPr id="16880621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62101" name=""/>
                    <pic:cNvPicPr/>
                  </pic:nvPicPr>
                  <pic:blipFill>
                    <a:blip r:embed="rId62"/>
                    <a:stretch>
                      <a:fillRect/>
                    </a:stretch>
                  </pic:blipFill>
                  <pic:spPr>
                    <a:xfrm>
                      <a:off x="0" y="0"/>
                      <a:ext cx="3171825" cy="2409825"/>
                    </a:xfrm>
                    <a:prstGeom prst="rect">
                      <a:avLst/>
                    </a:prstGeom>
                  </pic:spPr>
                </pic:pic>
              </a:graphicData>
            </a:graphic>
          </wp:inline>
        </w:drawing>
      </w:r>
    </w:p>
    <w:p w14:paraId="7B9E484C" w14:textId="77777777" w:rsidR="001B2298" w:rsidRDefault="001B2298" w:rsidP="001B2298">
      <w:pPr>
        <w:widowControl w:val="0"/>
        <w:numPr>
          <w:ilvl w:val="0"/>
          <w:numId w:val="39"/>
        </w:numPr>
        <w:wordWrap w:val="0"/>
        <w:autoSpaceDE w:val="0"/>
        <w:autoSpaceDN w:val="0"/>
        <w:spacing w:after="160"/>
      </w:pPr>
      <w:r w:rsidRPr="00FE667C">
        <w:t xml:space="preserve">CMake Path 설정을 위해 Install </w:t>
      </w:r>
      <w:proofErr w:type="gramStart"/>
      <w:r w:rsidRPr="00FE667C">
        <w:t>Options 에서</w:t>
      </w:r>
      <w:proofErr w:type="gramEnd"/>
      <w:r w:rsidRPr="00FE667C">
        <w:t> Add CMake to the system PATH for all users를 선택합니다.</w:t>
      </w:r>
    </w:p>
    <w:p w14:paraId="6CF717D7" w14:textId="77777777" w:rsidR="00C40BB1" w:rsidRDefault="00C40BB1" w:rsidP="00C40BB1">
      <w:pPr>
        <w:widowControl w:val="0"/>
        <w:wordWrap w:val="0"/>
        <w:autoSpaceDE w:val="0"/>
        <w:autoSpaceDN w:val="0"/>
        <w:spacing w:after="160"/>
      </w:pPr>
    </w:p>
    <w:p w14:paraId="522002E6" w14:textId="4F4EF57C" w:rsidR="00C40BB1" w:rsidRDefault="00C40BB1" w:rsidP="00C40BB1">
      <w:pPr>
        <w:widowControl w:val="0"/>
        <w:wordWrap w:val="0"/>
        <w:autoSpaceDE w:val="0"/>
        <w:autoSpaceDN w:val="0"/>
        <w:spacing w:after="160"/>
      </w:pPr>
      <w:r>
        <w:rPr>
          <w:noProof/>
        </w:rPr>
        <w:drawing>
          <wp:inline distT="0" distB="0" distL="0" distR="0" wp14:anchorId="2A3EEC4A" wp14:editId="21610F75">
            <wp:extent cx="2460994" cy="1924050"/>
            <wp:effectExtent l="0" t="0" r="0" b="0"/>
            <wp:docPr id="4018496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49614" name=""/>
                    <pic:cNvPicPr/>
                  </pic:nvPicPr>
                  <pic:blipFill>
                    <a:blip r:embed="rId63"/>
                    <a:stretch>
                      <a:fillRect/>
                    </a:stretch>
                  </pic:blipFill>
                  <pic:spPr>
                    <a:xfrm>
                      <a:off x="0" y="0"/>
                      <a:ext cx="2466528" cy="1928376"/>
                    </a:xfrm>
                    <a:prstGeom prst="rect">
                      <a:avLst/>
                    </a:prstGeom>
                  </pic:spPr>
                </pic:pic>
              </a:graphicData>
            </a:graphic>
          </wp:inline>
        </w:drawing>
      </w:r>
      <w:r w:rsidRPr="00C40BB1">
        <w:rPr>
          <w:noProof/>
        </w:rPr>
        <w:t xml:space="preserve"> </w:t>
      </w:r>
      <w:r>
        <w:rPr>
          <w:noProof/>
        </w:rPr>
        <w:drawing>
          <wp:inline distT="0" distB="0" distL="0" distR="0" wp14:anchorId="655BABA1" wp14:editId="08D43055">
            <wp:extent cx="2570111" cy="2009358"/>
            <wp:effectExtent l="0" t="0" r="0" b="0"/>
            <wp:docPr id="6545873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87314" name=""/>
                    <pic:cNvPicPr/>
                  </pic:nvPicPr>
                  <pic:blipFill>
                    <a:blip r:embed="rId64"/>
                    <a:stretch>
                      <a:fillRect/>
                    </a:stretch>
                  </pic:blipFill>
                  <pic:spPr>
                    <a:xfrm>
                      <a:off x="0" y="0"/>
                      <a:ext cx="2574996" cy="2013177"/>
                    </a:xfrm>
                    <a:prstGeom prst="rect">
                      <a:avLst/>
                    </a:prstGeom>
                  </pic:spPr>
                </pic:pic>
              </a:graphicData>
            </a:graphic>
          </wp:inline>
        </w:drawing>
      </w:r>
    </w:p>
    <w:p w14:paraId="1D218587" w14:textId="5A0B7E51" w:rsidR="00C40BB1" w:rsidRDefault="00C40BB1" w:rsidP="00C40BB1">
      <w:pPr>
        <w:widowControl w:val="0"/>
        <w:wordWrap w:val="0"/>
        <w:autoSpaceDE w:val="0"/>
        <w:autoSpaceDN w:val="0"/>
        <w:spacing w:after="160"/>
      </w:pPr>
      <w:r>
        <w:rPr>
          <w:noProof/>
        </w:rPr>
        <w:drawing>
          <wp:inline distT="0" distB="0" distL="0" distR="0" wp14:anchorId="3E5099FD" wp14:editId="79A6BB9F">
            <wp:extent cx="2460625" cy="1923761"/>
            <wp:effectExtent l="0" t="0" r="0" b="0"/>
            <wp:docPr id="18990864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86489" name=""/>
                    <pic:cNvPicPr/>
                  </pic:nvPicPr>
                  <pic:blipFill>
                    <a:blip r:embed="rId65"/>
                    <a:stretch>
                      <a:fillRect/>
                    </a:stretch>
                  </pic:blipFill>
                  <pic:spPr>
                    <a:xfrm>
                      <a:off x="0" y="0"/>
                      <a:ext cx="2468505" cy="1929922"/>
                    </a:xfrm>
                    <a:prstGeom prst="rect">
                      <a:avLst/>
                    </a:prstGeom>
                  </pic:spPr>
                </pic:pic>
              </a:graphicData>
            </a:graphic>
          </wp:inline>
        </w:drawing>
      </w:r>
      <w:r w:rsidRPr="00C40BB1">
        <w:rPr>
          <w:noProof/>
        </w:rPr>
        <w:t xml:space="preserve"> </w:t>
      </w:r>
      <w:r>
        <w:rPr>
          <w:noProof/>
        </w:rPr>
        <w:drawing>
          <wp:inline distT="0" distB="0" distL="0" distR="0" wp14:anchorId="7BF4EB86" wp14:editId="19880E55">
            <wp:extent cx="2448810" cy="1914525"/>
            <wp:effectExtent l="0" t="0" r="0" b="0"/>
            <wp:docPr id="12758541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4116" name=""/>
                    <pic:cNvPicPr/>
                  </pic:nvPicPr>
                  <pic:blipFill>
                    <a:blip r:embed="rId66"/>
                    <a:stretch>
                      <a:fillRect/>
                    </a:stretch>
                  </pic:blipFill>
                  <pic:spPr>
                    <a:xfrm>
                      <a:off x="0" y="0"/>
                      <a:ext cx="2458755" cy="1922300"/>
                    </a:xfrm>
                    <a:prstGeom prst="rect">
                      <a:avLst/>
                    </a:prstGeom>
                  </pic:spPr>
                </pic:pic>
              </a:graphicData>
            </a:graphic>
          </wp:inline>
        </w:drawing>
      </w:r>
    </w:p>
    <w:p w14:paraId="35C4E245" w14:textId="117AC09B" w:rsidR="00C40BB1" w:rsidRDefault="00C40BB1" w:rsidP="00C40BB1">
      <w:pPr>
        <w:widowControl w:val="0"/>
        <w:tabs>
          <w:tab w:val="left" w:pos="7845"/>
        </w:tabs>
        <w:wordWrap w:val="0"/>
        <w:autoSpaceDE w:val="0"/>
        <w:autoSpaceDN w:val="0"/>
        <w:spacing w:after="160"/>
      </w:pPr>
      <w:r>
        <w:tab/>
      </w:r>
    </w:p>
    <w:p w14:paraId="1314A480" w14:textId="5E8DD12A" w:rsidR="00C40BB1" w:rsidRPr="00FE667C" w:rsidRDefault="00A77599" w:rsidP="00C40BB1">
      <w:pPr>
        <w:widowControl w:val="0"/>
        <w:wordWrap w:val="0"/>
        <w:autoSpaceDE w:val="0"/>
        <w:autoSpaceDN w:val="0"/>
        <w:spacing w:after="160"/>
      </w:pPr>
      <w:r>
        <w:rPr>
          <w:noProof/>
        </w:rPr>
        <w:lastRenderedPageBreak/>
        <w:drawing>
          <wp:inline distT="0" distB="0" distL="0" distR="0" wp14:anchorId="24FD5046" wp14:editId="0A26FD39">
            <wp:extent cx="2476500" cy="1936173"/>
            <wp:effectExtent l="0" t="0" r="0" b="0"/>
            <wp:docPr id="2362081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08174" name=""/>
                    <pic:cNvPicPr/>
                  </pic:nvPicPr>
                  <pic:blipFill>
                    <a:blip r:embed="rId67"/>
                    <a:stretch>
                      <a:fillRect/>
                    </a:stretch>
                  </pic:blipFill>
                  <pic:spPr>
                    <a:xfrm>
                      <a:off x="0" y="0"/>
                      <a:ext cx="2480557" cy="1939345"/>
                    </a:xfrm>
                    <a:prstGeom prst="rect">
                      <a:avLst/>
                    </a:prstGeom>
                  </pic:spPr>
                </pic:pic>
              </a:graphicData>
            </a:graphic>
          </wp:inline>
        </w:drawing>
      </w:r>
      <w:r w:rsidRPr="00A77599">
        <w:rPr>
          <w:noProof/>
        </w:rPr>
        <w:t xml:space="preserve"> </w:t>
      </w:r>
      <w:r>
        <w:rPr>
          <w:noProof/>
        </w:rPr>
        <w:drawing>
          <wp:inline distT="0" distB="0" distL="0" distR="0" wp14:anchorId="54ECA5CA" wp14:editId="5C7CBB58">
            <wp:extent cx="2485360" cy="1943100"/>
            <wp:effectExtent l="0" t="0" r="0" b="0"/>
            <wp:docPr id="4827014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01490" name=""/>
                    <pic:cNvPicPr/>
                  </pic:nvPicPr>
                  <pic:blipFill>
                    <a:blip r:embed="rId68"/>
                    <a:stretch>
                      <a:fillRect/>
                    </a:stretch>
                  </pic:blipFill>
                  <pic:spPr>
                    <a:xfrm flipH="1">
                      <a:off x="0" y="0"/>
                      <a:ext cx="2497408" cy="1952519"/>
                    </a:xfrm>
                    <a:prstGeom prst="rect">
                      <a:avLst/>
                    </a:prstGeom>
                  </pic:spPr>
                </pic:pic>
              </a:graphicData>
            </a:graphic>
          </wp:inline>
        </w:drawing>
      </w:r>
    </w:p>
    <w:p w14:paraId="024881A0" w14:textId="7B58B2A1" w:rsidR="001B2298" w:rsidRPr="00FE667C" w:rsidRDefault="00A77599" w:rsidP="001B2298">
      <w:pPr>
        <w:widowControl w:val="0"/>
        <w:wordWrap w:val="0"/>
        <w:autoSpaceDE w:val="0"/>
        <w:autoSpaceDN w:val="0"/>
        <w:spacing w:after="160"/>
      </w:pPr>
      <w:r>
        <w:rPr>
          <w:noProof/>
        </w:rPr>
        <w:drawing>
          <wp:inline distT="0" distB="0" distL="0" distR="0" wp14:anchorId="14C9C1A1" wp14:editId="1FE632B0">
            <wp:extent cx="2436628" cy="1905000"/>
            <wp:effectExtent l="0" t="0" r="0" b="0"/>
            <wp:docPr id="1641673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3654" name=""/>
                    <pic:cNvPicPr/>
                  </pic:nvPicPr>
                  <pic:blipFill>
                    <a:blip r:embed="rId69"/>
                    <a:stretch>
                      <a:fillRect/>
                    </a:stretch>
                  </pic:blipFill>
                  <pic:spPr>
                    <a:xfrm>
                      <a:off x="0" y="0"/>
                      <a:ext cx="2441742" cy="1908998"/>
                    </a:xfrm>
                    <a:prstGeom prst="rect">
                      <a:avLst/>
                    </a:prstGeom>
                  </pic:spPr>
                </pic:pic>
              </a:graphicData>
            </a:graphic>
          </wp:inline>
        </w:drawing>
      </w:r>
    </w:p>
    <w:p w14:paraId="32A18DE6" w14:textId="77777777" w:rsidR="001B2298" w:rsidRPr="00FE667C" w:rsidRDefault="001B2298" w:rsidP="001B2298">
      <w:pPr>
        <w:widowControl w:val="0"/>
        <w:numPr>
          <w:ilvl w:val="0"/>
          <w:numId w:val="39"/>
        </w:numPr>
        <w:wordWrap w:val="0"/>
        <w:autoSpaceDE w:val="0"/>
        <w:autoSpaceDN w:val="0"/>
        <w:spacing w:after="160"/>
      </w:pPr>
      <w:r w:rsidRPr="00FE667C">
        <w:t>설치 확인을 위해 </w:t>
      </w:r>
      <w:proofErr w:type="gramStart"/>
      <w:r w:rsidRPr="00FE667C">
        <w:t>cmd 에서</w:t>
      </w:r>
      <w:proofErr w:type="gramEnd"/>
      <w:r w:rsidRPr="00FE667C">
        <w:t> cmake --version를 입력하여 버전을 확인합니다.</w:t>
      </w:r>
    </w:p>
    <w:p w14:paraId="7ACD81ED" w14:textId="097E5D20" w:rsidR="001B2298" w:rsidRPr="00FE667C" w:rsidRDefault="00A77599" w:rsidP="001B2298">
      <w:pPr>
        <w:widowControl w:val="0"/>
        <w:wordWrap w:val="0"/>
        <w:autoSpaceDE w:val="0"/>
        <w:autoSpaceDN w:val="0"/>
        <w:spacing w:after="160"/>
      </w:pPr>
      <w:r>
        <w:rPr>
          <w:noProof/>
        </w:rPr>
        <w:drawing>
          <wp:inline distT="0" distB="0" distL="0" distR="0" wp14:anchorId="4FC7464D" wp14:editId="66A7C477">
            <wp:extent cx="5760720" cy="3012440"/>
            <wp:effectExtent l="0" t="0" r="0" b="0"/>
            <wp:docPr id="18111560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6064" name=""/>
                    <pic:cNvPicPr/>
                  </pic:nvPicPr>
                  <pic:blipFill>
                    <a:blip r:embed="rId70"/>
                    <a:stretch>
                      <a:fillRect/>
                    </a:stretch>
                  </pic:blipFill>
                  <pic:spPr>
                    <a:xfrm>
                      <a:off x="0" y="0"/>
                      <a:ext cx="5760720" cy="3012440"/>
                    </a:xfrm>
                    <a:prstGeom prst="rect">
                      <a:avLst/>
                    </a:prstGeom>
                  </pic:spPr>
                </pic:pic>
              </a:graphicData>
            </a:graphic>
          </wp:inline>
        </w:drawing>
      </w:r>
    </w:p>
    <w:p w14:paraId="76E5BDD5" w14:textId="77777777" w:rsidR="00A77599" w:rsidRDefault="00A77599" w:rsidP="001B2298">
      <w:pPr>
        <w:widowControl w:val="0"/>
        <w:wordWrap w:val="0"/>
        <w:autoSpaceDE w:val="0"/>
        <w:autoSpaceDN w:val="0"/>
        <w:spacing w:after="160"/>
        <w:rPr>
          <w:b/>
          <w:bCs/>
        </w:rPr>
      </w:pPr>
    </w:p>
    <w:p w14:paraId="38FE5BFB" w14:textId="3BBDAEC0" w:rsidR="001B2298" w:rsidRPr="00FE667C" w:rsidRDefault="001B2298" w:rsidP="001B2298">
      <w:pPr>
        <w:widowControl w:val="0"/>
        <w:wordWrap w:val="0"/>
        <w:autoSpaceDE w:val="0"/>
        <w:autoSpaceDN w:val="0"/>
        <w:spacing w:after="160"/>
        <w:rPr>
          <w:b/>
          <w:bCs/>
        </w:rPr>
      </w:pPr>
      <w:r w:rsidRPr="00FE667C">
        <w:rPr>
          <w:b/>
          <w:bCs/>
        </w:rPr>
        <w:t>VSCode Extension 설치(CMake, CMake Tools)</w:t>
      </w:r>
      <w:r w:rsidR="00A77599" w:rsidRPr="00FE667C">
        <w:rPr>
          <w:b/>
          <w:bCs/>
        </w:rPr>
        <w:t xml:space="preserve"> </w:t>
      </w:r>
    </w:p>
    <w:p w14:paraId="111B81D4" w14:textId="37761A5D" w:rsidR="001B2298" w:rsidRDefault="001B2298" w:rsidP="001B2298">
      <w:pPr>
        <w:widowControl w:val="0"/>
        <w:numPr>
          <w:ilvl w:val="0"/>
          <w:numId w:val="40"/>
        </w:numPr>
        <w:wordWrap w:val="0"/>
        <w:autoSpaceDE w:val="0"/>
        <w:autoSpaceDN w:val="0"/>
        <w:spacing w:after="160"/>
      </w:pPr>
      <w:r w:rsidRPr="00A77599">
        <w:t>VSCode Extension 설치(C/C++ Extension Pack)</w:t>
      </w:r>
      <w:r w:rsidRPr="00FE667C">
        <w:t xml:space="preserve">에서 C/C++ Extension </w:t>
      </w:r>
      <w:r w:rsidRPr="00FE667C">
        <w:lastRenderedPageBreak/>
        <w:t>Pack을 설치하면, CMake와 CMake Tools 가 함께 설치됩니다.</w:t>
      </w:r>
    </w:p>
    <w:p w14:paraId="0EED4E75" w14:textId="5367098A" w:rsidR="00A77599" w:rsidRDefault="00A77599" w:rsidP="00A77599">
      <w:pPr>
        <w:widowControl w:val="0"/>
        <w:wordWrap w:val="0"/>
        <w:autoSpaceDE w:val="0"/>
        <w:autoSpaceDN w:val="0"/>
        <w:spacing w:after="160"/>
      </w:pPr>
      <w:r>
        <w:rPr>
          <w:noProof/>
        </w:rPr>
        <w:drawing>
          <wp:inline distT="0" distB="0" distL="0" distR="0" wp14:anchorId="32E5C687" wp14:editId="15E5E876">
            <wp:extent cx="5760720" cy="2535555"/>
            <wp:effectExtent l="0" t="0" r="0" b="0"/>
            <wp:docPr id="21318785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8532" name=""/>
                    <pic:cNvPicPr/>
                  </pic:nvPicPr>
                  <pic:blipFill>
                    <a:blip r:embed="rId71"/>
                    <a:stretch>
                      <a:fillRect/>
                    </a:stretch>
                  </pic:blipFill>
                  <pic:spPr>
                    <a:xfrm>
                      <a:off x="0" y="0"/>
                      <a:ext cx="5760720" cy="2535555"/>
                    </a:xfrm>
                    <a:prstGeom prst="rect">
                      <a:avLst/>
                    </a:prstGeom>
                  </pic:spPr>
                </pic:pic>
              </a:graphicData>
            </a:graphic>
          </wp:inline>
        </w:drawing>
      </w:r>
    </w:p>
    <w:p w14:paraId="7D4CC5B5" w14:textId="77777777" w:rsidR="00A77599" w:rsidRPr="00FE667C" w:rsidRDefault="00A77599" w:rsidP="00A77599">
      <w:pPr>
        <w:widowControl w:val="0"/>
        <w:wordWrap w:val="0"/>
        <w:autoSpaceDE w:val="0"/>
        <w:autoSpaceDN w:val="0"/>
        <w:spacing w:after="160"/>
      </w:pPr>
    </w:p>
    <w:p w14:paraId="67506D17" w14:textId="77777777" w:rsidR="001B2298" w:rsidRPr="00FE667C" w:rsidRDefault="001B2298" w:rsidP="001B2298">
      <w:pPr>
        <w:widowControl w:val="0"/>
        <w:numPr>
          <w:ilvl w:val="0"/>
          <w:numId w:val="40"/>
        </w:numPr>
        <w:wordWrap w:val="0"/>
        <w:autoSpaceDE w:val="0"/>
        <w:autoSpaceDN w:val="0"/>
        <w:spacing w:after="160"/>
      </w:pPr>
      <w:r w:rsidRPr="00FE667C">
        <w:t>설치되어 있지 않다면 CMake로 검색하여 설치하면 됩니다.</w:t>
      </w:r>
    </w:p>
    <w:p w14:paraId="13760BB6" w14:textId="77777777" w:rsidR="001B2298" w:rsidRPr="00FE667C" w:rsidRDefault="001B2298" w:rsidP="001B2298">
      <w:pPr>
        <w:widowControl w:val="0"/>
        <w:wordWrap w:val="0"/>
        <w:autoSpaceDE w:val="0"/>
        <w:autoSpaceDN w:val="0"/>
        <w:spacing w:after="160"/>
      </w:pPr>
      <w:r w:rsidRPr="00FE667C">
        <w:rPr>
          <w:noProof/>
        </w:rPr>
        <w:drawing>
          <wp:inline distT="0" distB="0" distL="0" distR="0" wp14:anchorId="50E77780" wp14:editId="5AE05AF1">
            <wp:extent cx="5731510" cy="3300730"/>
            <wp:effectExtent l="0" t="0" r="2540" b="0"/>
            <wp:docPr id="622526997" name="그림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3300730"/>
                    </a:xfrm>
                    <a:prstGeom prst="rect">
                      <a:avLst/>
                    </a:prstGeom>
                    <a:noFill/>
                    <a:ln>
                      <a:noFill/>
                    </a:ln>
                  </pic:spPr>
                </pic:pic>
              </a:graphicData>
            </a:graphic>
          </wp:inline>
        </w:drawing>
      </w:r>
    </w:p>
    <w:p w14:paraId="32ABFE5D" w14:textId="75674C26" w:rsidR="001B2298" w:rsidRPr="00FE667C" w:rsidRDefault="001B2298" w:rsidP="001B2298">
      <w:pPr>
        <w:widowControl w:val="0"/>
        <w:wordWrap w:val="0"/>
        <w:autoSpaceDE w:val="0"/>
        <w:autoSpaceDN w:val="0"/>
        <w:spacing w:after="160"/>
        <w:rPr>
          <w:b/>
          <w:bCs/>
        </w:rPr>
      </w:pPr>
      <w:r w:rsidRPr="00FE667C">
        <w:rPr>
          <w:b/>
          <w:bCs/>
        </w:rPr>
        <w:t>CMake를 이용한 빌드 구성(Quick Start)</w:t>
      </w:r>
      <w:r w:rsidR="00A77599" w:rsidRPr="00FE667C">
        <w:rPr>
          <w:b/>
          <w:bCs/>
        </w:rPr>
        <w:t xml:space="preserve"> </w:t>
      </w:r>
    </w:p>
    <w:p w14:paraId="0B4A06F0" w14:textId="77777777" w:rsidR="001B2298" w:rsidRPr="00FE667C" w:rsidRDefault="001B2298" w:rsidP="001B2298">
      <w:pPr>
        <w:widowControl w:val="0"/>
        <w:numPr>
          <w:ilvl w:val="0"/>
          <w:numId w:val="41"/>
        </w:numPr>
        <w:wordWrap w:val="0"/>
        <w:autoSpaceDE w:val="0"/>
        <w:autoSpaceDN w:val="0"/>
        <w:spacing w:after="160"/>
      </w:pPr>
      <w:r w:rsidRPr="00FE667C">
        <w:t>View/Command Palette(Ctrl+Shift+P)를 실행하고, CMake로 검색합니다. 목록에서 </w:t>
      </w:r>
      <w:proofErr w:type="gramStart"/>
      <w:r w:rsidRPr="00FE667C">
        <w:t>CMake:Quick</w:t>
      </w:r>
      <w:proofErr w:type="gramEnd"/>
      <w:r w:rsidRPr="00FE667C">
        <w:t xml:space="preserve"> Start를 실행합니다.</w:t>
      </w:r>
    </w:p>
    <w:p w14:paraId="31F8CDCD" w14:textId="49DED042" w:rsidR="001B2298" w:rsidRPr="00FE667C" w:rsidRDefault="00363A14" w:rsidP="001B2298">
      <w:pPr>
        <w:widowControl w:val="0"/>
        <w:wordWrap w:val="0"/>
        <w:autoSpaceDE w:val="0"/>
        <w:autoSpaceDN w:val="0"/>
        <w:spacing w:after="160"/>
      </w:pPr>
      <w:r>
        <w:rPr>
          <w:noProof/>
        </w:rPr>
        <w:lastRenderedPageBreak/>
        <w:drawing>
          <wp:inline distT="0" distB="0" distL="0" distR="0" wp14:anchorId="03E86067" wp14:editId="67051A5E">
            <wp:extent cx="5760720" cy="2322830"/>
            <wp:effectExtent l="0" t="0" r="0" b="0"/>
            <wp:docPr id="17311999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99972" name=""/>
                    <pic:cNvPicPr/>
                  </pic:nvPicPr>
                  <pic:blipFill>
                    <a:blip r:embed="rId73"/>
                    <a:stretch>
                      <a:fillRect/>
                    </a:stretch>
                  </pic:blipFill>
                  <pic:spPr>
                    <a:xfrm>
                      <a:off x="0" y="0"/>
                      <a:ext cx="5760720" cy="2322830"/>
                    </a:xfrm>
                    <a:prstGeom prst="rect">
                      <a:avLst/>
                    </a:prstGeom>
                  </pic:spPr>
                </pic:pic>
              </a:graphicData>
            </a:graphic>
          </wp:inline>
        </w:drawing>
      </w:r>
    </w:p>
    <w:p w14:paraId="30FBF62F" w14:textId="77777777" w:rsidR="001B2298" w:rsidRPr="00FE667C" w:rsidRDefault="001B2298" w:rsidP="001B2298">
      <w:pPr>
        <w:widowControl w:val="0"/>
        <w:numPr>
          <w:ilvl w:val="0"/>
          <w:numId w:val="41"/>
        </w:numPr>
        <w:wordWrap w:val="0"/>
        <w:autoSpaceDE w:val="0"/>
        <w:autoSpaceDN w:val="0"/>
        <w:spacing w:after="160"/>
      </w:pPr>
      <w:r w:rsidRPr="00FE667C">
        <w:t>하기 화면에서 컴파일러를 선택합니다.</w:t>
      </w:r>
    </w:p>
    <w:p w14:paraId="4D203234" w14:textId="77777777" w:rsidR="001B2298" w:rsidRPr="00FE667C" w:rsidRDefault="001B2298" w:rsidP="001B2298">
      <w:pPr>
        <w:widowControl w:val="0"/>
        <w:wordWrap w:val="0"/>
        <w:autoSpaceDE w:val="0"/>
        <w:autoSpaceDN w:val="0"/>
        <w:spacing w:after="160"/>
      </w:pPr>
      <w:r w:rsidRPr="00FE667C">
        <w:rPr>
          <w:noProof/>
        </w:rPr>
        <w:drawing>
          <wp:inline distT="0" distB="0" distL="0" distR="0" wp14:anchorId="74C6342B" wp14:editId="72CC4AF5">
            <wp:extent cx="4914900" cy="1181100"/>
            <wp:effectExtent l="0" t="0" r="0" b="0"/>
            <wp:docPr id="1697437889" name="그림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914900" cy="1181100"/>
                    </a:xfrm>
                    <a:prstGeom prst="rect">
                      <a:avLst/>
                    </a:prstGeom>
                    <a:noFill/>
                    <a:ln>
                      <a:noFill/>
                    </a:ln>
                  </pic:spPr>
                </pic:pic>
              </a:graphicData>
            </a:graphic>
          </wp:inline>
        </w:drawing>
      </w:r>
    </w:p>
    <w:p w14:paraId="6732D984" w14:textId="79A0A053" w:rsidR="001B2298" w:rsidRPr="00FE667C" w:rsidRDefault="001B2298" w:rsidP="001B2298">
      <w:pPr>
        <w:widowControl w:val="0"/>
        <w:numPr>
          <w:ilvl w:val="0"/>
          <w:numId w:val="41"/>
        </w:numPr>
        <w:wordWrap w:val="0"/>
        <w:autoSpaceDE w:val="0"/>
        <w:autoSpaceDN w:val="0"/>
        <w:spacing w:after="160"/>
      </w:pPr>
      <w:r w:rsidRPr="00FE667C">
        <w:t>혹은 CMakeLists.txt가 없다고 표시될 수도 있는데, 그냥 Enter하여 나타나는 열기대화상자를 그냥 닫고, 다시 </w:t>
      </w:r>
      <w:proofErr w:type="gramStart"/>
      <w:r w:rsidRPr="00FE667C">
        <w:t>CMake:Quick</w:t>
      </w:r>
      <w:proofErr w:type="gramEnd"/>
      <w:r w:rsidRPr="00FE667C">
        <w:t xml:space="preserve"> </w:t>
      </w:r>
      <w:proofErr w:type="gramStart"/>
      <w:r w:rsidRPr="00FE667C">
        <w:t>Start 를</w:t>
      </w:r>
      <w:proofErr w:type="gramEnd"/>
      <w:r w:rsidRPr="00FE667C">
        <w:t xml:space="preserve"> </w:t>
      </w:r>
      <w:proofErr w:type="gramStart"/>
      <w:r w:rsidRPr="00FE667C">
        <w:t>실행합니다.(</w:t>
      </w:r>
      <w:proofErr w:type="gramEnd"/>
      <w:r w:rsidRPr="00FE667C">
        <w:rPr>
          <w:i/>
          <w:iCs/>
        </w:rPr>
        <w:t>이러한 경우 아마도 </w:t>
      </w:r>
      <w:proofErr w:type="gramStart"/>
      <w:r w:rsidRPr="00FE667C">
        <w:rPr>
          <w:i/>
          <w:iCs/>
        </w:rPr>
        <w:t>CMake:Reset</w:t>
      </w:r>
      <w:proofErr w:type="gramEnd"/>
      <w:r w:rsidRPr="00FE667C">
        <w:rPr>
          <w:i/>
          <w:iCs/>
        </w:rPr>
        <w:t> 이 필요할 수 있습니다. </w:t>
      </w:r>
      <w:r w:rsidRPr="00363A14">
        <w:rPr>
          <w:i/>
          <w:iCs/>
        </w:rPr>
        <w:t>CMake 초기화(Reset)</w:t>
      </w:r>
      <w:r w:rsidRPr="00FE667C">
        <w:t>)</w:t>
      </w:r>
    </w:p>
    <w:p w14:paraId="24CF9AFC" w14:textId="77777777" w:rsidR="001B2298" w:rsidRPr="00FE667C" w:rsidRDefault="001B2298" w:rsidP="001B2298">
      <w:pPr>
        <w:widowControl w:val="0"/>
        <w:wordWrap w:val="0"/>
        <w:autoSpaceDE w:val="0"/>
        <w:autoSpaceDN w:val="0"/>
        <w:spacing w:after="160"/>
      </w:pPr>
      <w:r w:rsidRPr="00FE667C">
        <w:rPr>
          <w:noProof/>
        </w:rPr>
        <w:drawing>
          <wp:inline distT="0" distB="0" distL="0" distR="0" wp14:anchorId="2264843A" wp14:editId="05317C37">
            <wp:extent cx="5731510" cy="744220"/>
            <wp:effectExtent l="0" t="0" r="2540" b="0"/>
            <wp:docPr id="1479018511" name="그림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744220"/>
                    </a:xfrm>
                    <a:prstGeom prst="rect">
                      <a:avLst/>
                    </a:prstGeom>
                    <a:noFill/>
                    <a:ln>
                      <a:noFill/>
                    </a:ln>
                  </pic:spPr>
                </pic:pic>
              </a:graphicData>
            </a:graphic>
          </wp:inline>
        </w:drawing>
      </w:r>
    </w:p>
    <w:p w14:paraId="4B797CF4" w14:textId="55E1AF5C" w:rsidR="001B2298" w:rsidRPr="00FE667C" w:rsidRDefault="001B2298" w:rsidP="001B2298">
      <w:pPr>
        <w:widowControl w:val="0"/>
        <w:numPr>
          <w:ilvl w:val="0"/>
          <w:numId w:val="41"/>
        </w:numPr>
        <w:wordWrap w:val="0"/>
        <w:autoSpaceDE w:val="0"/>
        <w:autoSpaceDN w:val="0"/>
        <w:spacing w:after="160"/>
      </w:pPr>
      <w:r w:rsidRPr="00FE667C">
        <w:t>2의 단계나 3의 단계를 거치</w:t>
      </w:r>
      <w:r w:rsidR="00363A14">
        <w:rPr>
          <w:rFonts w:hint="eastAsia"/>
        </w:rPr>
        <w:t>거나 그렇지 않으</w:t>
      </w:r>
      <w:r w:rsidRPr="00FE667C">
        <w:t xml:space="preserve">면 새 프로젝트의 이름을 </w:t>
      </w:r>
      <w:proofErr w:type="gramStart"/>
      <w:r w:rsidRPr="00FE667C">
        <w:t>요청합니다.</w:t>
      </w:r>
      <w:r w:rsidR="00363A14">
        <w:rPr>
          <w:rFonts w:hint="eastAsia"/>
        </w:rPr>
        <w:t>(</w:t>
      </w:r>
      <w:proofErr w:type="gramEnd"/>
      <w:r w:rsidR="00363A14">
        <w:rPr>
          <w:rFonts w:hint="eastAsia"/>
        </w:rPr>
        <w:t>버전에 따라 다름)</w:t>
      </w:r>
      <w:r w:rsidRPr="00FE667C">
        <w:t> </w:t>
      </w:r>
      <w:r w:rsidR="00363A14">
        <w:t>L</w:t>
      </w:r>
      <w:r w:rsidR="00363A14">
        <w:rPr>
          <w:rFonts w:hint="eastAsia"/>
        </w:rPr>
        <w:t>anguage_test</w:t>
      </w:r>
      <w:r w:rsidRPr="00FE667C">
        <w:t>로 입력하고 Enter 합니다.</w:t>
      </w:r>
    </w:p>
    <w:p w14:paraId="0EBB7A74" w14:textId="7815B314" w:rsidR="001B2298" w:rsidRPr="00FE667C" w:rsidRDefault="00363A14" w:rsidP="001B2298">
      <w:pPr>
        <w:widowControl w:val="0"/>
        <w:wordWrap w:val="0"/>
        <w:autoSpaceDE w:val="0"/>
        <w:autoSpaceDN w:val="0"/>
        <w:spacing w:after="160"/>
      </w:pPr>
      <w:r>
        <w:rPr>
          <w:noProof/>
        </w:rPr>
        <w:drawing>
          <wp:inline distT="0" distB="0" distL="0" distR="0" wp14:anchorId="7383FA67" wp14:editId="50CF63D3">
            <wp:extent cx="5760720" cy="1407795"/>
            <wp:effectExtent l="0" t="0" r="0" b="0"/>
            <wp:docPr id="9433583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8308" name=""/>
                    <pic:cNvPicPr/>
                  </pic:nvPicPr>
                  <pic:blipFill>
                    <a:blip r:embed="rId76"/>
                    <a:stretch>
                      <a:fillRect/>
                    </a:stretch>
                  </pic:blipFill>
                  <pic:spPr>
                    <a:xfrm>
                      <a:off x="0" y="0"/>
                      <a:ext cx="5760720" cy="1407795"/>
                    </a:xfrm>
                    <a:prstGeom prst="rect">
                      <a:avLst/>
                    </a:prstGeom>
                  </pic:spPr>
                </pic:pic>
              </a:graphicData>
            </a:graphic>
          </wp:inline>
        </w:drawing>
      </w:r>
    </w:p>
    <w:p w14:paraId="49557780" w14:textId="77777777" w:rsidR="001B2298" w:rsidRPr="00FE667C" w:rsidRDefault="001B2298" w:rsidP="001B2298">
      <w:pPr>
        <w:widowControl w:val="0"/>
        <w:numPr>
          <w:ilvl w:val="0"/>
          <w:numId w:val="41"/>
        </w:numPr>
        <w:wordWrap w:val="0"/>
        <w:autoSpaceDE w:val="0"/>
        <w:autoSpaceDN w:val="0"/>
        <w:spacing w:after="160"/>
      </w:pPr>
      <w:r w:rsidRPr="00FE667C">
        <w:t>실행 파일을 만들 것이므로 Executable을 선택합니다.</w:t>
      </w:r>
    </w:p>
    <w:p w14:paraId="305149A1" w14:textId="638AD24C" w:rsidR="00363A14" w:rsidRDefault="00363A14" w:rsidP="001B2298">
      <w:pPr>
        <w:widowControl w:val="0"/>
        <w:wordWrap w:val="0"/>
        <w:autoSpaceDE w:val="0"/>
        <w:autoSpaceDN w:val="0"/>
        <w:spacing w:after="160"/>
      </w:pPr>
      <w:r>
        <w:rPr>
          <w:noProof/>
        </w:rPr>
        <w:lastRenderedPageBreak/>
        <w:drawing>
          <wp:inline distT="0" distB="0" distL="0" distR="0" wp14:anchorId="5FB29023" wp14:editId="74B18F5B">
            <wp:extent cx="5760720" cy="1284605"/>
            <wp:effectExtent l="0" t="0" r="0" b="0"/>
            <wp:docPr id="20146716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71614" name=""/>
                    <pic:cNvPicPr/>
                  </pic:nvPicPr>
                  <pic:blipFill>
                    <a:blip r:embed="rId77"/>
                    <a:stretch>
                      <a:fillRect/>
                    </a:stretch>
                  </pic:blipFill>
                  <pic:spPr>
                    <a:xfrm>
                      <a:off x="0" y="0"/>
                      <a:ext cx="5760720" cy="1284605"/>
                    </a:xfrm>
                    <a:prstGeom prst="rect">
                      <a:avLst/>
                    </a:prstGeom>
                  </pic:spPr>
                </pic:pic>
              </a:graphicData>
            </a:graphic>
          </wp:inline>
        </w:drawing>
      </w:r>
    </w:p>
    <w:p w14:paraId="5A6D7873" w14:textId="6B43C5F9" w:rsidR="00363A14" w:rsidRDefault="00363A14" w:rsidP="001B2298">
      <w:pPr>
        <w:widowControl w:val="0"/>
        <w:wordWrap w:val="0"/>
        <w:autoSpaceDE w:val="0"/>
        <w:autoSpaceDN w:val="0"/>
        <w:spacing w:after="160"/>
      </w:pPr>
      <w:r w:rsidRPr="00363A14">
        <w:rPr>
          <w:noProof/>
        </w:rPr>
        <w:drawing>
          <wp:inline distT="0" distB="0" distL="0" distR="0" wp14:anchorId="220ED539" wp14:editId="785F0B03">
            <wp:extent cx="5760720" cy="1404620"/>
            <wp:effectExtent l="0" t="0" r="0" b="0"/>
            <wp:docPr id="16688794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79444" name=""/>
                    <pic:cNvPicPr/>
                  </pic:nvPicPr>
                  <pic:blipFill>
                    <a:blip r:embed="rId78"/>
                    <a:stretch>
                      <a:fillRect/>
                    </a:stretch>
                  </pic:blipFill>
                  <pic:spPr>
                    <a:xfrm>
                      <a:off x="0" y="0"/>
                      <a:ext cx="5760720" cy="1404620"/>
                    </a:xfrm>
                    <a:prstGeom prst="rect">
                      <a:avLst/>
                    </a:prstGeom>
                  </pic:spPr>
                </pic:pic>
              </a:graphicData>
            </a:graphic>
          </wp:inline>
        </w:drawing>
      </w:r>
    </w:p>
    <w:p w14:paraId="6ED64EA7" w14:textId="1BCE084F" w:rsidR="001B2298" w:rsidRDefault="00363A14" w:rsidP="001B2298">
      <w:pPr>
        <w:widowControl w:val="0"/>
        <w:wordWrap w:val="0"/>
        <w:autoSpaceDE w:val="0"/>
        <w:autoSpaceDN w:val="0"/>
        <w:spacing w:after="160"/>
      </w:pPr>
      <w:r>
        <w:rPr>
          <w:noProof/>
        </w:rPr>
        <w:drawing>
          <wp:inline distT="0" distB="0" distL="0" distR="0" wp14:anchorId="4A21867B" wp14:editId="70CBC49C">
            <wp:extent cx="5760720" cy="1529715"/>
            <wp:effectExtent l="0" t="0" r="0" b="0"/>
            <wp:docPr id="2881754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5403" name=""/>
                    <pic:cNvPicPr/>
                  </pic:nvPicPr>
                  <pic:blipFill>
                    <a:blip r:embed="rId79"/>
                    <a:stretch>
                      <a:fillRect/>
                    </a:stretch>
                  </pic:blipFill>
                  <pic:spPr>
                    <a:xfrm>
                      <a:off x="0" y="0"/>
                      <a:ext cx="5760720" cy="1529715"/>
                    </a:xfrm>
                    <a:prstGeom prst="rect">
                      <a:avLst/>
                    </a:prstGeom>
                  </pic:spPr>
                </pic:pic>
              </a:graphicData>
            </a:graphic>
          </wp:inline>
        </w:drawing>
      </w:r>
    </w:p>
    <w:p w14:paraId="18060FCA" w14:textId="41648576" w:rsidR="00363A14" w:rsidRPr="00363A14" w:rsidRDefault="00363A14" w:rsidP="00363A14">
      <w:pPr>
        <w:widowControl w:val="0"/>
        <w:wordWrap w:val="0"/>
        <w:autoSpaceDE w:val="0"/>
        <w:autoSpaceDN w:val="0"/>
        <w:spacing w:after="160"/>
        <w:rPr>
          <w:b/>
          <w:bCs/>
        </w:rPr>
      </w:pPr>
      <w:r w:rsidRPr="00363A14">
        <w:rPr>
          <w:b/>
          <w:bCs/>
        </w:rPr>
        <w:t>CTest</w:t>
      </w:r>
    </w:p>
    <w:p w14:paraId="3B986976" w14:textId="77777777" w:rsidR="00363A14" w:rsidRPr="00363A14" w:rsidRDefault="00363A14" w:rsidP="00363A14">
      <w:pPr>
        <w:widowControl w:val="0"/>
        <w:numPr>
          <w:ilvl w:val="0"/>
          <w:numId w:val="50"/>
        </w:numPr>
        <w:wordWrap w:val="0"/>
        <w:autoSpaceDE w:val="0"/>
        <w:autoSpaceDN w:val="0"/>
        <w:spacing w:after="160"/>
      </w:pPr>
      <w:r w:rsidRPr="00363A14">
        <w:t xml:space="preserve">테스트 자동 실행 프레임워크 </w:t>
      </w:r>
    </w:p>
    <w:p w14:paraId="6112ACBB" w14:textId="77777777" w:rsidR="00363A14" w:rsidRPr="00363A14" w:rsidRDefault="00363A14" w:rsidP="00363A14">
      <w:pPr>
        <w:widowControl w:val="0"/>
        <w:numPr>
          <w:ilvl w:val="0"/>
          <w:numId w:val="50"/>
        </w:numPr>
        <w:wordWrap w:val="0"/>
        <w:autoSpaceDE w:val="0"/>
        <w:autoSpaceDN w:val="0"/>
        <w:spacing w:after="160"/>
      </w:pPr>
      <w:r w:rsidRPr="00363A14">
        <w:t xml:space="preserve">(GoogleTest 같은 거 나중에 쓸 때 필요) </w:t>
      </w:r>
    </w:p>
    <w:p w14:paraId="24796C1C" w14:textId="77777777" w:rsidR="00363A14" w:rsidRPr="00363A14" w:rsidRDefault="00363A14" w:rsidP="00363A14">
      <w:pPr>
        <w:widowControl w:val="0"/>
        <w:numPr>
          <w:ilvl w:val="0"/>
          <w:numId w:val="3"/>
        </w:numPr>
        <w:tabs>
          <w:tab w:val="num" w:pos="360"/>
        </w:tabs>
        <w:wordWrap w:val="0"/>
        <w:autoSpaceDE w:val="0"/>
        <w:autoSpaceDN w:val="0"/>
        <w:spacing w:after="160"/>
      </w:pPr>
      <w:r w:rsidRPr="00363A14">
        <w:rPr>
          <w:rFonts w:ascii="Segoe UI Emoji" w:hAnsi="Segoe UI Emoji" w:cs="Segoe UI Emoji"/>
        </w:rPr>
        <w:t>👉</w:t>
      </w:r>
      <w:r w:rsidRPr="00363A14">
        <w:t xml:space="preserve"> 지금은 필요 없음</w:t>
      </w:r>
    </w:p>
    <w:p w14:paraId="61353068" w14:textId="77777777" w:rsidR="00363A14" w:rsidRPr="00363A14" w:rsidRDefault="00000000" w:rsidP="00363A14">
      <w:pPr>
        <w:widowControl w:val="0"/>
        <w:wordWrap w:val="0"/>
        <w:autoSpaceDE w:val="0"/>
        <w:autoSpaceDN w:val="0"/>
        <w:spacing w:after="160"/>
      </w:pPr>
      <w:r>
        <w:pict w14:anchorId="5FCD8903">
          <v:rect id="_x0000_i1025" style="width:0;height:1.5pt" o:hralign="center" o:hrstd="t" o:hr="t" fillcolor="#a0a0a0" stroked="f"/>
        </w:pict>
      </w:r>
    </w:p>
    <w:p w14:paraId="508EF580" w14:textId="4860E77E" w:rsidR="00363A14" w:rsidRPr="00363A14" w:rsidRDefault="00363A14" w:rsidP="00363A14">
      <w:pPr>
        <w:widowControl w:val="0"/>
        <w:wordWrap w:val="0"/>
        <w:autoSpaceDE w:val="0"/>
        <w:autoSpaceDN w:val="0"/>
        <w:spacing w:after="160"/>
        <w:rPr>
          <w:b/>
          <w:bCs/>
        </w:rPr>
      </w:pPr>
      <w:r w:rsidRPr="00363A14">
        <w:rPr>
          <w:b/>
          <w:bCs/>
        </w:rPr>
        <w:t>CPack</w:t>
      </w:r>
    </w:p>
    <w:p w14:paraId="176D02AC" w14:textId="77777777" w:rsidR="00363A14" w:rsidRPr="00363A14" w:rsidRDefault="00363A14" w:rsidP="00363A14">
      <w:pPr>
        <w:widowControl w:val="0"/>
        <w:numPr>
          <w:ilvl w:val="0"/>
          <w:numId w:val="51"/>
        </w:numPr>
        <w:wordWrap w:val="0"/>
        <w:autoSpaceDE w:val="0"/>
        <w:autoSpaceDN w:val="0"/>
        <w:spacing w:after="160"/>
      </w:pPr>
      <w:r w:rsidRPr="00363A14">
        <w:t xml:space="preserve">설치 파일(.exe, .msi) 만드는 도구 </w:t>
      </w:r>
    </w:p>
    <w:p w14:paraId="4C0C4BC9" w14:textId="489DAEA1" w:rsidR="00363A14" w:rsidRPr="00363A14" w:rsidRDefault="00363A14" w:rsidP="00363A14">
      <w:pPr>
        <w:widowControl w:val="0"/>
        <w:wordWrap w:val="0"/>
        <w:autoSpaceDE w:val="0"/>
        <w:autoSpaceDN w:val="0"/>
        <w:spacing w:after="160"/>
      </w:pPr>
      <w:r w:rsidRPr="00363A14">
        <w:t>지금은 필요 없음</w:t>
      </w:r>
    </w:p>
    <w:p w14:paraId="0EC44CEB" w14:textId="77777777" w:rsidR="00363A14" w:rsidRPr="00363A14" w:rsidRDefault="00000000" w:rsidP="00363A14">
      <w:pPr>
        <w:widowControl w:val="0"/>
        <w:wordWrap w:val="0"/>
        <w:autoSpaceDE w:val="0"/>
        <w:autoSpaceDN w:val="0"/>
        <w:spacing w:after="160"/>
      </w:pPr>
      <w:r>
        <w:pict w14:anchorId="6B0E209D">
          <v:rect id="_x0000_i1026" style="width:0;height:1.5pt" o:hralign="center" o:hrstd="t" o:hr="t" fillcolor="#a0a0a0" stroked="f"/>
        </w:pict>
      </w:r>
    </w:p>
    <w:p w14:paraId="1BC78041" w14:textId="644138DE" w:rsidR="00363A14" w:rsidRPr="00363A14" w:rsidRDefault="00363A14" w:rsidP="00363A14">
      <w:pPr>
        <w:widowControl w:val="0"/>
        <w:wordWrap w:val="0"/>
        <w:autoSpaceDE w:val="0"/>
        <w:autoSpaceDN w:val="0"/>
        <w:spacing w:after="160"/>
        <w:rPr>
          <w:b/>
          <w:bCs/>
        </w:rPr>
      </w:pPr>
      <w:r w:rsidRPr="00363A14">
        <w:rPr>
          <w:b/>
          <w:bCs/>
        </w:rPr>
        <w:t>언제 필요해지나?</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55"/>
        <w:gridCol w:w="6807"/>
      </w:tblGrid>
      <w:tr w:rsidR="00363A14" w:rsidRPr="00363A14" w14:paraId="710BD3FE" w14:textId="77777777" w:rsidTr="00363A14">
        <w:trPr>
          <w:tblHeader/>
          <w:tblCellSpacing w:w="15" w:type="dxa"/>
        </w:trPr>
        <w:tc>
          <w:tcPr>
            <w:tcW w:w="1261" w:type="pct"/>
            <w:vAlign w:val="center"/>
            <w:hideMark/>
          </w:tcPr>
          <w:p w14:paraId="4F900FE2" w14:textId="77777777" w:rsidR="00363A14" w:rsidRPr="00363A14" w:rsidRDefault="00363A14" w:rsidP="00363A14">
            <w:pPr>
              <w:widowControl w:val="0"/>
              <w:wordWrap w:val="0"/>
              <w:autoSpaceDE w:val="0"/>
              <w:autoSpaceDN w:val="0"/>
              <w:spacing w:after="160"/>
              <w:rPr>
                <w:b/>
                <w:bCs/>
              </w:rPr>
            </w:pPr>
            <w:r w:rsidRPr="00363A14">
              <w:rPr>
                <w:b/>
                <w:bCs/>
              </w:rPr>
              <w:t>기능</w:t>
            </w:r>
          </w:p>
        </w:tc>
        <w:tc>
          <w:tcPr>
            <w:tcW w:w="3690" w:type="pct"/>
            <w:vAlign w:val="center"/>
            <w:hideMark/>
          </w:tcPr>
          <w:p w14:paraId="64BE3BDF" w14:textId="77777777" w:rsidR="00363A14" w:rsidRPr="00363A14" w:rsidRDefault="00363A14" w:rsidP="00363A14">
            <w:pPr>
              <w:widowControl w:val="0"/>
              <w:wordWrap w:val="0"/>
              <w:autoSpaceDE w:val="0"/>
              <w:autoSpaceDN w:val="0"/>
              <w:spacing w:after="160"/>
              <w:rPr>
                <w:b/>
                <w:bCs/>
              </w:rPr>
            </w:pPr>
            <w:r w:rsidRPr="00363A14">
              <w:rPr>
                <w:b/>
                <w:bCs/>
              </w:rPr>
              <w:t>언제 선택</w:t>
            </w:r>
          </w:p>
        </w:tc>
      </w:tr>
      <w:tr w:rsidR="00363A14" w:rsidRPr="00363A14" w14:paraId="2B7D55CB" w14:textId="77777777" w:rsidTr="00363A14">
        <w:trPr>
          <w:tblCellSpacing w:w="15" w:type="dxa"/>
        </w:trPr>
        <w:tc>
          <w:tcPr>
            <w:tcW w:w="1261" w:type="pct"/>
            <w:vAlign w:val="center"/>
            <w:hideMark/>
          </w:tcPr>
          <w:p w14:paraId="6DD0AC62" w14:textId="77777777" w:rsidR="00363A14" w:rsidRPr="00363A14" w:rsidRDefault="00363A14" w:rsidP="00363A14">
            <w:pPr>
              <w:widowControl w:val="0"/>
              <w:wordWrap w:val="0"/>
              <w:autoSpaceDE w:val="0"/>
              <w:autoSpaceDN w:val="0"/>
              <w:spacing w:after="160"/>
            </w:pPr>
            <w:r w:rsidRPr="00363A14">
              <w:t>CTest</w:t>
            </w:r>
          </w:p>
        </w:tc>
        <w:tc>
          <w:tcPr>
            <w:tcW w:w="3690" w:type="pct"/>
            <w:vAlign w:val="center"/>
            <w:hideMark/>
          </w:tcPr>
          <w:p w14:paraId="79722834" w14:textId="77777777" w:rsidR="00363A14" w:rsidRPr="00363A14" w:rsidRDefault="00363A14" w:rsidP="00363A14">
            <w:pPr>
              <w:widowControl w:val="0"/>
              <w:wordWrap w:val="0"/>
              <w:autoSpaceDE w:val="0"/>
              <w:autoSpaceDN w:val="0"/>
              <w:spacing w:after="160"/>
            </w:pPr>
            <w:r w:rsidRPr="00363A14">
              <w:t>테스트 자동화할 때</w:t>
            </w:r>
          </w:p>
        </w:tc>
      </w:tr>
      <w:tr w:rsidR="00363A14" w:rsidRPr="00363A14" w14:paraId="1A544C44" w14:textId="77777777" w:rsidTr="00363A14">
        <w:trPr>
          <w:tblCellSpacing w:w="15" w:type="dxa"/>
        </w:trPr>
        <w:tc>
          <w:tcPr>
            <w:tcW w:w="1261" w:type="pct"/>
            <w:vAlign w:val="center"/>
            <w:hideMark/>
          </w:tcPr>
          <w:p w14:paraId="02510CD0" w14:textId="77777777" w:rsidR="00363A14" w:rsidRPr="00363A14" w:rsidRDefault="00363A14" w:rsidP="00363A14">
            <w:pPr>
              <w:widowControl w:val="0"/>
              <w:wordWrap w:val="0"/>
              <w:autoSpaceDE w:val="0"/>
              <w:autoSpaceDN w:val="0"/>
              <w:spacing w:after="160"/>
            </w:pPr>
            <w:r w:rsidRPr="00363A14">
              <w:t>CPack</w:t>
            </w:r>
          </w:p>
        </w:tc>
        <w:tc>
          <w:tcPr>
            <w:tcW w:w="3690" w:type="pct"/>
            <w:vAlign w:val="center"/>
            <w:hideMark/>
          </w:tcPr>
          <w:p w14:paraId="7A6546A6" w14:textId="77777777" w:rsidR="00363A14" w:rsidRPr="00363A14" w:rsidRDefault="00363A14" w:rsidP="00363A14">
            <w:pPr>
              <w:widowControl w:val="0"/>
              <w:wordWrap w:val="0"/>
              <w:autoSpaceDE w:val="0"/>
              <w:autoSpaceDN w:val="0"/>
              <w:spacing w:after="160"/>
            </w:pPr>
            <w:r w:rsidRPr="00363A14">
              <w:t>프로그램 배포할 때</w:t>
            </w:r>
          </w:p>
        </w:tc>
      </w:tr>
    </w:tbl>
    <w:p w14:paraId="14C71BA2" w14:textId="310D1BFA" w:rsidR="00363A14" w:rsidRDefault="00363A14" w:rsidP="001B2298">
      <w:pPr>
        <w:widowControl w:val="0"/>
        <w:wordWrap w:val="0"/>
        <w:autoSpaceDE w:val="0"/>
        <w:autoSpaceDN w:val="0"/>
        <w:spacing w:after="160"/>
      </w:pPr>
      <w:r w:rsidRPr="00363A14">
        <w:rPr>
          <w:noProof/>
        </w:rPr>
        <w:lastRenderedPageBreak/>
        <w:drawing>
          <wp:inline distT="0" distB="0" distL="0" distR="0" wp14:anchorId="5EF71CE3" wp14:editId="3A7AB4ED">
            <wp:extent cx="5760720" cy="1334135"/>
            <wp:effectExtent l="0" t="0" r="0" b="0"/>
            <wp:docPr id="12852640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64075" name=""/>
                    <pic:cNvPicPr/>
                  </pic:nvPicPr>
                  <pic:blipFill>
                    <a:blip r:embed="rId80"/>
                    <a:stretch>
                      <a:fillRect/>
                    </a:stretch>
                  </pic:blipFill>
                  <pic:spPr>
                    <a:xfrm>
                      <a:off x="0" y="0"/>
                      <a:ext cx="5760720" cy="1334135"/>
                    </a:xfrm>
                    <a:prstGeom prst="rect">
                      <a:avLst/>
                    </a:prstGeom>
                  </pic:spPr>
                </pic:pic>
              </a:graphicData>
            </a:graphic>
          </wp:inline>
        </w:drawing>
      </w:r>
    </w:p>
    <w:p w14:paraId="7336EF1D" w14:textId="3CF4C983" w:rsidR="00363A14" w:rsidRDefault="00363A14" w:rsidP="001B2298">
      <w:pPr>
        <w:widowControl w:val="0"/>
        <w:wordWrap w:val="0"/>
        <w:autoSpaceDE w:val="0"/>
        <w:autoSpaceDN w:val="0"/>
        <w:spacing w:after="160"/>
      </w:pPr>
      <w:r w:rsidRPr="00363A14">
        <w:rPr>
          <w:b/>
          <w:bCs/>
        </w:rPr>
        <w:t>“Add a New Preset...” 선택</w:t>
      </w:r>
    </w:p>
    <w:p w14:paraId="54D394C1" w14:textId="6A29D889" w:rsidR="00363A14" w:rsidRDefault="003A1442" w:rsidP="001B2298">
      <w:pPr>
        <w:widowControl w:val="0"/>
        <w:wordWrap w:val="0"/>
        <w:autoSpaceDE w:val="0"/>
        <w:autoSpaceDN w:val="0"/>
        <w:spacing w:after="160"/>
      </w:pPr>
      <w:r w:rsidRPr="003A1442">
        <w:rPr>
          <w:noProof/>
        </w:rPr>
        <w:drawing>
          <wp:inline distT="0" distB="0" distL="0" distR="0" wp14:anchorId="6264E0EE" wp14:editId="152ABC08">
            <wp:extent cx="5760720" cy="1426210"/>
            <wp:effectExtent l="0" t="0" r="0" b="0"/>
            <wp:docPr id="9908679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67941" name=""/>
                    <pic:cNvPicPr/>
                  </pic:nvPicPr>
                  <pic:blipFill>
                    <a:blip r:embed="rId81"/>
                    <a:stretch>
                      <a:fillRect/>
                    </a:stretch>
                  </pic:blipFill>
                  <pic:spPr>
                    <a:xfrm>
                      <a:off x="0" y="0"/>
                      <a:ext cx="5760720" cy="1426210"/>
                    </a:xfrm>
                    <a:prstGeom prst="rect">
                      <a:avLst/>
                    </a:prstGeom>
                  </pic:spPr>
                </pic:pic>
              </a:graphicData>
            </a:graphic>
          </wp:inline>
        </w:drawing>
      </w:r>
    </w:p>
    <w:p w14:paraId="54B05A9D" w14:textId="329868D1" w:rsidR="003A1442" w:rsidRPr="003A1442" w:rsidRDefault="003A1442" w:rsidP="003A1442">
      <w:pPr>
        <w:widowControl w:val="0"/>
        <w:wordWrap w:val="0"/>
        <w:autoSpaceDE w:val="0"/>
        <w:autoSpaceDN w:val="0"/>
        <w:spacing w:after="160"/>
        <w:rPr>
          <w:b/>
          <w:bCs/>
        </w:rPr>
      </w:pPr>
      <w:r w:rsidRPr="003A1442">
        <w:rPr>
          <w:b/>
          <w:bCs/>
        </w:rPr>
        <w:t xml:space="preserve">Create from Compilers </w:t>
      </w:r>
      <w:r w:rsidRPr="003A1442">
        <w:rPr>
          <w:rFonts w:ascii="Segoe UI Emoji" w:hAnsi="Segoe UI Emoji" w:cs="Segoe UI Emoji"/>
          <w:b/>
          <w:bCs/>
        </w:rPr>
        <w:t>✅</w:t>
      </w:r>
      <w:r w:rsidRPr="003A1442">
        <w:rPr>
          <w:b/>
          <w:bCs/>
        </w:rPr>
        <w:t xml:space="preserve"> (정답)</w:t>
      </w:r>
    </w:p>
    <w:p w14:paraId="0C91132D" w14:textId="1BF9E827" w:rsidR="003A1442" w:rsidRPr="003A1442" w:rsidRDefault="003A1442" w:rsidP="003A1442">
      <w:pPr>
        <w:widowControl w:val="0"/>
        <w:wordWrap w:val="0"/>
        <w:autoSpaceDE w:val="0"/>
        <w:autoSpaceDN w:val="0"/>
        <w:spacing w:after="160"/>
      </w:pPr>
      <w:r w:rsidRPr="003A1442">
        <w:rPr>
          <w:b/>
          <w:bCs/>
        </w:rPr>
        <w:t>내 PC에 있는 g+</w:t>
      </w:r>
      <w:proofErr w:type="gramStart"/>
      <w:r w:rsidRPr="003A1442">
        <w:rPr>
          <w:b/>
          <w:bCs/>
        </w:rPr>
        <w:t>+ /</w:t>
      </w:r>
      <w:proofErr w:type="gramEnd"/>
      <w:r w:rsidRPr="003A1442">
        <w:rPr>
          <w:b/>
          <w:bCs/>
        </w:rPr>
        <w:t xml:space="preserve"> gcc 자동 탐지해서 설정 생성</w:t>
      </w:r>
    </w:p>
    <w:p w14:paraId="34996C88" w14:textId="77777777" w:rsidR="003A1442" w:rsidRPr="003A1442" w:rsidRDefault="003A1442" w:rsidP="003A1442">
      <w:pPr>
        <w:widowControl w:val="0"/>
        <w:wordWrap w:val="0"/>
        <w:autoSpaceDE w:val="0"/>
        <w:autoSpaceDN w:val="0"/>
        <w:spacing w:after="160"/>
      </w:pPr>
      <w:r w:rsidRPr="003A1442">
        <w:rPr>
          <w:rFonts w:ascii="Segoe UI Symbol" w:hAnsi="Segoe UI Symbol" w:cs="Segoe UI Symbol"/>
        </w:rPr>
        <w:t>✔</w:t>
      </w:r>
      <w:r w:rsidRPr="003A1442">
        <w:t xml:space="preserve"> 가장 쉬움</w:t>
      </w:r>
      <w:r w:rsidRPr="003A1442">
        <w:br/>
      </w:r>
      <w:r w:rsidRPr="003A1442">
        <w:rPr>
          <w:rFonts w:ascii="Segoe UI Symbol" w:hAnsi="Segoe UI Symbol" w:cs="Segoe UI Symbol"/>
        </w:rPr>
        <w:t>✔</w:t>
      </w:r>
      <w:r w:rsidRPr="003A1442">
        <w:t xml:space="preserve"> MinGW 자동 인식</w:t>
      </w:r>
      <w:r w:rsidRPr="003A1442">
        <w:br/>
      </w:r>
      <w:r w:rsidRPr="003A1442">
        <w:rPr>
          <w:rFonts w:ascii="Segoe UI Symbol" w:hAnsi="Segoe UI Symbol" w:cs="Segoe UI Symbol"/>
        </w:rPr>
        <w:t>✔</w:t>
      </w:r>
      <w:r w:rsidRPr="003A1442">
        <w:t xml:space="preserve"> 지금 상황에 딱 맞음</w:t>
      </w:r>
    </w:p>
    <w:p w14:paraId="7CE5664F" w14:textId="77777777" w:rsidR="003A1442" w:rsidRPr="003A1442" w:rsidRDefault="00000000" w:rsidP="003A1442">
      <w:pPr>
        <w:widowControl w:val="0"/>
        <w:wordWrap w:val="0"/>
        <w:autoSpaceDE w:val="0"/>
        <w:autoSpaceDN w:val="0"/>
        <w:spacing w:after="160"/>
      </w:pPr>
      <w:r>
        <w:pict w14:anchorId="0D9556C5">
          <v:rect id="_x0000_i1027" style="width:0;height:1.5pt" o:hralign="center" o:hrstd="t" o:hr="t" fillcolor="#a0a0a0" stroked="f"/>
        </w:pict>
      </w:r>
    </w:p>
    <w:p w14:paraId="0792DACA" w14:textId="5D4BEBEB" w:rsidR="003A1442" w:rsidRPr="003A1442" w:rsidRDefault="003A1442" w:rsidP="003A1442">
      <w:pPr>
        <w:widowControl w:val="0"/>
        <w:wordWrap w:val="0"/>
        <w:autoSpaceDE w:val="0"/>
        <w:autoSpaceDN w:val="0"/>
        <w:spacing w:after="160"/>
        <w:rPr>
          <w:b/>
          <w:bCs/>
        </w:rPr>
      </w:pPr>
      <w:r w:rsidRPr="003A1442">
        <w:rPr>
          <w:b/>
          <w:bCs/>
        </w:rPr>
        <w:t xml:space="preserve">Custom Add a custom configure preset </w:t>
      </w:r>
      <w:r w:rsidRPr="003A1442">
        <w:rPr>
          <w:rFonts w:ascii="Segoe UI Emoji" w:hAnsi="Segoe UI Emoji" w:cs="Segoe UI Emoji"/>
          <w:b/>
          <w:bCs/>
        </w:rPr>
        <w:t>❌</w:t>
      </w:r>
    </w:p>
    <w:p w14:paraId="27E0350D" w14:textId="44A688B6" w:rsidR="003A1442" w:rsidRPr="003A1442" w:rsidRDefault="003A1442" w:rsidP="003A1442">
      <w:pPr>
        <w:widowControl w:val="0"/>
        <w:wordWrap w:val="0"/>
        <w:autoSpaceDE w:val="0"/>
        <w:autoSpaceDN w:val="0"/>
        <w:spacing w:after="160"/>
      </w:pPr>
      <w:r w:rsidRPr="003A1442">
        <w:t>직접 설정 작성</w:t>
      </w:r>
    </w:p>
    <w:p w14:paraId="5F5FFA01" w14:textId="77777777" w:rsidR="003A1442" w:rsidRPr="003A1442" w:rsidRDefault="003A1442" w:rsidP="003A1442">
      <w:pPr>
        <w:widowControl w:val="0"/>
        <w:wordWrap w:val="0"/>
        <w:autoSpaceDE w:val="0"/>
        <w:autoSpaceDN w:val="0"/>
        <w:spacing w:after="160"/>
      </w:pPr>
      <w:r w:rsidRPr="003A1442">
        <w:rPr>
          <w:rFonts w:ascii="Segoe UI Emoji" w:hAnsi="Segoe UI Emoji" w:cs="Segoe UI Emoji"/>
        </w:rPr>
        <w:t>❗</w:t>
      </w:r>
      <w:r w:rsidRPr="003A1442">
        <w:t xml:space="preserve"> 초보자에겐 비추천</w:t>
      </w:r>
      <w:r w:rsidRPr="003A1442">
        <w:br/>
      </w:r>
      <w:r w:rsidRPr="003A1442">
        <w:rPr>
          <w:rFonts w:ascii="Segoe UI Emoji" w:hAnsi="Segoe UI Emoji" w:cs="Segoe UI Emoji"/>
        </w:rPr>
        <w:t>❗</w:t>
      </w:r>
      <w:r w:rsidRPr="003A1442">
        <w:t xml:space="preserve"> 실수하기 쉬움</w:t>
      </w:r>
    </w:p>
    <w:p w14:paraId="0006E0BE" w14:textId="77777777" w:rsidR="003A1442" w:rsidRPr="003A1442" w:rsidRDefault="00000000" w:rsidP="003A1442">
      <w:pPr>
        <w:widowControl w:val="0"/>
        <w:wordWrap w:val="0"/>
        <w:autoSpaceDE w:val="0"/>
        <w:autoSpaceDN w:val="0"/>
        <w:spacing w:after="160"/>
      </w:pPr>
      <w:r>
        <w:pict w14:anchorId="352E84FB">
          <v:rect id="_x0000_i1028" style="width:0;height:1.5pt" o:hralign="center" o:hrstd="t" o:hr="t" fillcolor="#a0a0a0" stroked="f"/>
        </w:pict>
      </w:r>
    </w:p>
    <w:p w14:paraId="22E88D7A" w14:textId="43D78F00" w:rsidR="003A1442" w:rsidRPr="003A1442" w:rsidRDefault="003A1442" w:rsidP="003A1442">
      <w:pPr>
        <w:widowControl w:val="0"/>
        <w:wordWrap w:val="0"/>
        <w:autoSpaceDE w:val="0"/>
        <w:autoSpaceDN w:val="0"/>
        <w:spacing w:after="160"/>
        <w:rPr>
          <w:b/>
          <w:bCs/>
        </w:rPr>
      </w:pPr>
      <w:r w:rsidRPr="003A1442">
        <w:rPr>
          <w:b/>
          <w:bCs/>
        </w:rPr>
        <w:t xml:space="preserve">Toolchain File </w:t>
      </w:r>
      <w:r w:rsidRPr="003A1442">
        <w:rPr>
          <w:rFonts w:ascii="Segoe UI Emoji" w:hAnsi="Segoe UI Emoji" w:cs="Segoe UI Emoji"/>
          <w:b/>
          <w:bCs/>
        </w:rPr>
        <w:t>❌</w:t>
      </w:r>
    </w:p>
    <w:p w14:paraId="4E883A7E" w14:textId="3F95C785" w:rsidR="003A1442" w:rsidRPr="003A1442" w:rsidRDefault="003A1442" w:rsidP="003A1442">
      <w:pPr>
        <w:widowControl w:val="0"/>
        <w:wordWrap w:val="0"/>
        <w:autoSpaceDE w:val="0"/>
        <w:autoSpaceDN w:val="0"/>
        <w:spacing w:after="160"/>
      </w:pPr>
      <w:r w:rsidRPr="003A1442">
        <w:t>고급 크로스 컴파일용</w:t>
      </w:r>
    </w:p>
    <w:p w14:paraId="5B38CB97" w14:textId="77777777" w:rsidR="003A1442" w:rsidRPr="003A1442" w:rsidRDefault="003A1442" w:rsidP="003A1442">
      <w:pPr>
        <w:widowControl w:val="0"/>
        <w:wordWrap w:val="0"/>
        <w:autoSpaceDE w:val="0"/>
        <w:autoSpaceDN w:val="0"/>
        <w:spacing w:after="160"/>
      </w:pPr>
      <w:r w:rsidRPr="003A1442">
        <w:rPr>
          <w:rFonts w:ascii="Segoe UI Emoji" w:hAnsi="Segoe UI Emoji" w:cs="Segoe UI Emoji"/>
        </w:rPr>
        <w:t>❗</w:t>
      </w:r>
      <w:r w:rsidRPr="003A1442">
        <w:t xml:space="preserve"> 지금 단계에서는 절대 필요 없음</w:t>
      </w:r>
    </w:p>
    <w:p w14:paraId="689A34D1" w14:textId="77777777" w:rsidR="00363A14" w:rsidRPr="003A1442" w:rsidRDefault="00363A14" w:rsidP="001B2298">
      <w:pPr>
        <w:widowControl w:val="0"/>
        <w:wordWrap w:val="0"/>
        <w:autoSpaceDE w:val="0"/>
        <w:autoSpaceDN w:val="0"/>
        <w:spacing w:after="160"/>
      </w:pPr>
    </w:p>
    <w:p w14:paraId="51A95A5C" w14:textId="5EDDC9CE" w:rsidR="00363A14" w:rsidRDefault="003A1442" w:rsidP="001B2298">
      <w:pPr>
        <w:widowControl w:val="0"/>
        <w:wordWrap w:val="0"/>
        <w:autoSpaceDE w:val="0"/>
        <w:autoSpaceDN w:val="0"/>
        <w:spacing w:after="160"/>
      </w:pPr>
      <w:r>
        <w:rPr>
          <w:noProof/>
        </w:rPr>
        <w:lastRenderedPageBreak/>
        <w:drawing>
          <wp:inline distT="0" distB="0" distL="0" distR="0" wp14:anchorId="7D93CC35" wp14:editId="5D47B8E9">
            <wp:extent cx="5760720" cy="1541145"/>
            <wp:effectExtent l="0" t="0" r="0" b="0"/>
            <wp:docPr id="17481153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15361" name=""/>
                    <pic:cNvPicPr/>
                  </pic:nvPicPr>
                  <pic:blipFill>
                    <a:blip r:embed="rId82"/>
                    <a:stretch>
                      <a:fillRect/>
                    </a:stretch>
                  </pic:blipFill>
                  <pic:spPr>
                    <a:xfrm>
                      <a:off x="0" y="0"/>
                      <a:ext cx="5760720" cy="1541145"/>
                    </a:xfrm>
                    <a:prstGeom prst="rect">
                      <a:avLst/>
                    </a:prstGeom>
                  </pic:spPr>
                </pic:pic>
              </a:graphicData>
            </a:graphic>
          </wp:inline>
        </w:drawing>
      </w:r>
    </w:p>
    <w:p w14:paraId="364B1B63" w14:textId="6C5038D0" w:rsidR="00363A14" w:rsidRDefault="003A1442" w:rsidP="001B2298">
      <w:pPr>
        <w:widowControl w:val="0"/>
        <w:wordWrap w:val="0"/>
        <w:autoSpaceDE w:val="0"/>
        <w:autoSpaceDN w:val="0"/>
        <w:spacing w:after="160"/>
      </w:pPr>
      <w:r w:rsidRPr="003A1442">
        <w:t>GCC 15.2.0 x86_64-w64-mingw32</w:t>
      </w:r>
      <w:r>
        <w:rPr>
          <w:rFonts w:hint="eastAsia"/>
        </w:rPr>
        <w:t xml:space="preserve"> 선택</w:t>
      </w:r>
    </w:p>
    <w:p w14:paraId="1256A5B3" w14:textId="77777777" w:rsidR="003A1442" w:rsidRDefault="003A1442" w:rsidP="001B2298">
      <w:pPr>
        <w:widowControl w:val="0"/>
        <w:wordWrap w:val="0"/>
        <w:autoSpaceDE w:val="0"/>
        <w:autoSpaceDN w:val="0"/>
        <w:spacing w:after="160"/>
      </w:pPr>
    </w:p>
    <w:p w14:paraId="4E8349AF" w14:textId="5D90B1BA" w:rsidR="003A1442" w:rsidRPr="00FE667C" w:rsidRDefault="003A1442" w:rsidP="001B2298">
      <w:pPr>
        <w:widowControl w:val="0"/>
        <w:wordWrap w:val="0"/>
        <w:autoSpaceDE w:val="0"/>
        <w:autoSpaceDN w:val="0"/>
        <w:spacing w:after="160"/>
      </w:pPr>
      <w:r>
        <w:rPr>
          <w:noProof/>
        </w:rPr>
        <w:drawing>
          <wp:inline distT="0" distB="0" distL="0" distR="0" wp14:anchorId="12FF1BEB" wp14:editId="07278439">
            <wp:extent cx="5760720" cy="1517015"/>
            <wp:effectExtent l="0" t="0" r="0" b="0"/>
            <wp:docPr id="17350115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11568" name=""/>
                    <pic:cNvPicPr/>
                  </pic:nvPicPr>
                  <pic:blipFill>
                    <a:blip r:embed="rId83"/>
                    <a:stretch>
                      <a:fillRect/>
                    </a:stretch>
                  </pic:blipFill>
                  <pic:spPr>
                    <a:xfrm>
                      <a:off x="0" y="0"/>
                      <a:ext cx="5760720" cy="1517015"/>
                    </a:xfrm>
                    <a:prstGeom prst="rect">
                      <a:avLst/>
                    </a:prstGeom>
                  </pic:spPr>
                </pic:pic>
              </a:graphicData>
            </a:graphic>
          </wp:inline>
        </w:drawing>
      </w:r>
    </w:p>
    <w:p w14:paraId="2E943EC0" w14:textId="55BCC777" w:rsidR="001B2298" w:rsidRPr="00FE667C" w:rsidRDefault="001B2298" w:rsidP="001B2298">
      <w:pPr>
        <w:widowControl w:val="0"/>
        <w:numPr>
          <w:ilvl w:val="0"/>
          <w:numId w:val="41"/>
        </w:numPr>
        <w:wordWrap w:val="0"/>
        <w:autoSpaceDE w:val="0"/>
        <w:autoSpaceDN w:val="0"/>
        <w:spacing w:after="160"/>
      </w:pPr>
      <w:r w:rsidRPr="00FE667C">
        <w:t>그러면 build폴더가 생성되고, Source Control</w:t>
      </w:r>
      <w:proofErr w:type="gramStart"/>
      <w:r w:rsidRPr="00FE667C">
        <w:t>에  수정이</w:t>
      </w:r>
      <w:proofErr w:type="gramEnd"/>
      <w:r w:rsidRPr="00FE667C">
        <w:t xml:space="preserve"> 있다고 표시되고, root 폴더에 CMakeLists.txt파일과 main.cpp가 생성됩니다.</w:t>
      </w:r>
    </w:p>
    <w:p w14:paraId="08381CC0" w14:textId="221B64E1" w:rsidR="001B2298" w:rsidRDefault="003A1442" w:rsidP="001B2298">
      <w:pPr>
        <w:widowControl w:val="0"/>
        <w:wordWrap w:val="0"/>
        <w:autoSpaceDE w:val="0"/>
        <w:autoSpaceDN w:val="0"/>
        <w:spacing w:after="160"/>
      </w:pPr>
      <w:r w:rsidRPr="003A1442">
        <w:rPr>
          <w:noProof/>
        </w:rPr>
        <w:drawing>
          <wp:inline distT="0" distB="0" distL="0" distR="0" wp14:anchorId="0FF9CD9A" wp14:editId="5D59B68B">
            <wp:extent cx="3257550" cy="3301178"/>
            <wp:effectExtent l="0" t="0" r="0" b="0"/>
            <wp:docPr id="9785193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9367" name=""/>
                    <pic:cNvPicPr/>
                  </pic:nvPicPr>
                  <pic:blipFill>
                    <a:blip r:embed="rId84"/>
                    <a:stretch>
                      <a:fillRect/>
                    </a:stretch>
                  </pic:blipFill>
                  <pic:spPr>
                    <a:xfrm>
                      <a:off x="0" y="0"/>
                      <a:ext cx="3259535" cy="3303189"/>
                    </a:xfrm>
                    <a:prstGeom prst="rect">
                      <a:avLst/>
                    </a:prstGeom>
                  </pic:spPr>
                </pic:pic>
              </a:graphicData>
            </a:graphic>
          </wp:inline>
        </w:drawing>
      </w:r>
    </w:p>
    <w:p w14:paraId="6B0216AE" w14:textId="77777777" w:rsidR="003A1442" w:rsidRPr="00FE667C" w:rsidRDefault="003A1442" w:rsidP="001B2298">
      <w:pPr>
        <w:widowControl w:val="0"/>
        <w:wordWrap w:val="0"/>
        <w:autoSpaceDE w:val="0"/>
        <w:autoSpaceDN w:val="0"/>
        <w:spacing w:after="160"/>
      </w:pPr>
    </w:p>
    <w:tbl>
      <w:tblPr>
        <w:tblW w:w="5000" w:type="pct"/>
        <w:tblCellMar>
          <w:top w:w="15" w:type="dxa"/>
          <w:left w:w="15" w:type="dxa"/>
          <w:bottom w:w="15" w:type="dxa"/>
          <w:right w:w="15" w:type="dxa"/>
        </w:tblCellMar>
        <w:tblLook w:val="04A0" w:firstRow="1" w:lastRow="0" w:firstColumn="1" w:lastColumn="0" w:noHBand="0" w:noVBand="1"/>
      </w:tblPr>
      <w:tblGrid>
        <w:gridCol w:w="2728"/>
        <w:gridCol w:w="6584"/>
      </w:tblGrid>
      <w:tr w:rsidR="001B2298" w:rsidRPr="00FE667C" w14:paraId="66EBF7B2" w14:textId="77777777" w:rsidTr="003A1442">
        <w:trPr>
          <w:tblHeader/>
        </w:trPr>
        <w:tc>
          <w:tcPr>
            <w:tcW w:w="1465" w:type="pct"/>
            <w:shd w:val="clear" w:color="auto" w:fill="CECFD1"/>
            <w:tcMar>
              <w:top w:w="120" w:type="dxa"/>
              <w:left w:w="120" w:type="dxa"/>
              <w:bottom w:w="120" w:type="dxa"/>
              <w:right w:w="120" w:type="dxa"/>
            </w:tcMar>
            <w:vAlign w:val="center"/>
            <w:hideMark/>
          </w:tcPr>
          <w:p w14:paraId="6BB3B2C9" w14:textId="77777777" w:rsidR="001B2298" w:rsidRPr="00FE667C" w:rsidRDefault="001B2298" w:rsidP="00FA6162">
            <w:pPr>
              <w:widowControl w:val="0"/>
              <w:wordWrap w:val="0"/>
              <w:autoSpaceDE w:val="0"/>
              <w:autoSpaceDN w:val="0"/>
              <w:spacing w:after="160"/>
              <w:rPr>
                <w:b/>
                <w:bCs/>
              </w:rPr>
            </w:pPr>
            <w:r w:rsidRPr="00FE667C">
              <w:rPr>
                <w:b/>
                <w:bCs/>
              </w:rPr>
              <w:t>항목</w:t>
            </w:r>
          </w:p>
        </w:tc>
        <w:tc>
          <w:tcPr>
            <w:tcW w:w="3535" w:type="pct"/>
            <w:shd w:val="clear" w:color="auto" w:fill="CECFD1"/>
            <w:tcMar>
              <w:top w:w="120" w:type="dxa"/>
              <w:left w:w="120" w:type="dxa"/>
              <w:bottom w:w="120" w:type="dxa"/>
              <w:right w:w="120" w:type="dxa"/>
            </w:tcMar>
            <w:vAlign w:val="center"/>
            <w:hideMark/>
          </w:tcPr>
          <w:p w14:paraId="67DEBC55" w14:textId="77777777" w:rsidR="001B2298" w:rsidRPr="00FE667C" w:rsidRDefault="001B2298" w:rsidP="00FA6162">
            <w:pPr>
              <w:widowControl w:val="0"/>
              <w:wordWrap w:val="0"/>
              <w:autoSpaceDE w:val="0"/>
              <w:autoSpaceDN w:val="0"/>
              <w:spacing w:after="160"/>
              <w:rPr>
                <w:b/>
                <w:bCs/>
              </w:rPr>
            </w:pPr>
            <w:r w:rsidRPr="00FE667C">
              <w:rPr>
                <w:b/>
                <w:bCs/>
              </w:rPr>
              <w:t>내용</w:t>
            </w:r>
          </w:p>
        </w:tc>
      </w:tr>
      <w:tr w:rsidR="001B2298" w:rsidRPr="00FE667C" w14:paraId="3B0821F8" w14:textId="77777777" w:rsidTr="003A1442">
        <w:tc>
          <w:tcPr>
            <w:tcW w:w="1465" w:type="pct"/>
            <w:tcBorders>
              <w:bottom w:val="single" w:sz="6" w:space="0" w:color="9B9B9D"/>
            </w:tcBorders>
            <w:tcMar>
              <w:top w:w="120" w:type="dxa"/>
              <w:left w:w="120" w:type="dxa"/>
              <w:bottom w:w="120" w:type="dxa"/>
              <w:right w:w="120" w:type="dxa"/>
            </w:tcMar>
            <w:vAlign w:val="center"/>
            <w:hideMark/>
          </w:tcPr>
          <w:p w14:paraId="058A5A4F" w14:textId="77777777" w:rsidR="001B2298" w:rsidRPr="00FE667C" w:rsidRDefault="001B2298" w:rsidP="00FA6162">
            <w:pPr>
              <w:widowControl w:val="0"/>
              <w:wordWrap w:val="0"/>
              <w:autoSpaceDE w:val="0"/>
              <w:autoSpaceDN w:val="0"/>
              <w:spacing w:after="160"/>
            </w:pPr>
            <w:r w:rsidRPr="00FE667C">
              <w:lastRenderedPageBreak/>
              <w:t>build 폴더</w:t>
            </w:r>
          </w:p>
        </w:tc>
        <w:tc>
          <w:tcPr>
            <w:tcW w:w="3535" w:type="pct"/>
            <w:tcBorders>
              <w:bottom w:val="single" w:sz="6" w:space="0" w:color="9B9B9D"/>
            </w:tcBorders>
            <w:tcMar>
              <w:top w:w="120" w:type="dxa"/>
              <w:left w:w="120" w:type="dxa"/>
              <w:bottom w:w="120" w:type="dxa"/>
              <w:right w:w="120" w:type="dxa"/>
            </w:tcMar>
            <w:vAlign w:val="center"/>
            <w:hideMark/>
          </w:tcPr>
          <w:p w14:paraId="27B738BB" w14:textId="77777777" w:rsidR="001B2298" w:rsidRPr="00FE667C" w:rsidRDefault="001B2298" w:rsidP="00FA6162">
            <w:pPr>
              <w:widowControl w:val="0"/>
              <w:wordWrap w:val="0"/>
              <w:autoSpaceDE w:val="0"/>
              <w:autoSpaceDN w:val="0"/>
              <w:spacing w:after="160"/>
            </w:pPr>
            <w:r w:rsidRPr="00FE667C">
              <w:t>빌드 과정에 필요한 임의 생성 파일들</w:t>
            </w:r>
          </w:p>
        </w:tc>
      </w:tr>
      <w:tr w:rsidR="001B2298" w:rsidRPr="00FE667C" w14:paraId="695BD776" w14:textId="77777777" w:rsidTr="003A1442">
        <w:tc>
          <w:tcPr>
            <w:tcW w:w="1465" w:type="pct"/>
            <w:tcBorders>
              <w:bottom w:val="single" w:sz="6" w:space="0" w:color="9B9B9D"/>
            </w:tcBorders>
            <w:tcMar>
              <w:top w:w="120" w:type="dxa"/>
              <w:left w:w="120" w:type="dxa"/>
              <w:bottom w:w="120" w:type="dxa"/>
              <w:right w:w="120" w:type="dxa"/>
            </w:tcMar>
            <w:vAlign w:val="center"/>
            <w:hideMark/>
          </w:tcPr>
          <w:p w14:paraId="420BFE3C" w14:textId="463CF952" w:rsidR="001B2298" w:rsidRPr="00FE667C" w:rsidRDefault="001B2298" w:rsidP="00FA6162">
            <w:pPr>
              <w:widowControl w:val="0"/>
              <w:wordWrap w:val="0"/>
              <w:autoSpaceDE w:val="0"/>
              <w:autoSpaceDN w:val="0"/>
              <w:spacing w:after="160"/>
            </w:pPr>
            <w:r w:rsidRPr="00FE667C">
              <w:t>수정항목</w:t>
            </w:r>
          </w:p>
        </w:tc>
        <w:tc>
          <w:tcPr>
            <w:tcW w:w="3535" w:type="pct"/>
            <w:tcBorders>
              <w:bottom w:val="single" w:sz="6" w:space="0" w:color="9B9B9D"/>
            </w:tcBorders>
            <w:tcMar>
              <w:top w:w="120" w:type="dxa"/>
              <w:left w:w="120" w:type="dxa"/>
              <w:bottom w:w="120" w:type="dxa"/>
              <w:right w:w="120" w:type="dxa"/>
            </w:tcMar>
            <w:vAlign w:val="center"/>
            <w:hideMark/>
          </w:tcPr>
          <w:p w14:paraId="61252726" w14:textId="77777777" w:rsidR="001B2298" w:rsidRPr="00FE667C" w:rsidRDefault="001B2298" w:rsidP="00FA6162">
            <w:pPr>
              <w:widowControl w:val="0"/>
              <w:wordWrap w:val="0"/>
              <w:autoSpaceDE w:val="0"/>
              <w:autoSpaceDN w:val="0"/>
              <w:spacing w:after="160"/>
            </w:pPr>
            <w:r w:rsidRPr="00FE667C">
              <w:t>대부분 build 폴더 하위에 자동 생성된 파일들</w:t>
            </w:r>
          </w:p>
        </w:tc>
      </w:tr>
      <w:tr w:rsidR="001B2298" w:rsidRPr="00FE667C" w14:paraId="7638EDA2" w14:textId="77777777" w:rsidTr="003A1442">
        <w:tc>
          <w:tcPr>
            <w:tcW w:w="1465" w:type="pct"/>
            <w:tcBorders>
              <w:bottom w:val="single" w:sz="6" w:space="0" w:color="9B9B9D"/>
            </w:tcBorders>
            <w:tcMar>
              <w:top w:w="120" w:type="dxa"/>
              <w:left w:w="120" w:type="dxa"/>
              <w:bottom w:w="120" w:type="dxa"/>
              <w:right w:w="120" w:type="dxa"/>
            </w:tcMar>
            <w:vAlign w:val="center"/>
            <w:hideMark/>
          </w:tcPr>
          <w:p w14:paraId="0365B0F9" w14:textId="77777777" w:rsidR="001B2298" w:rsidRPr="00FE667C" w:rsidRDefault="001B2298" w:rsidP="00FA6162">
            <w:pPr>
              <w:widowControl w:val="0"/>
              <w:wordWrap w:val="0"/>
              <w:autoSpaceDE w:val="0"/>
              <w:autoSpaceDN w:val="0"/>
              <w:spacing w:after="160"/>
            </w:pPr>
            <w:r w:rsidRPr="00FE667C">
              <w:t>CMakeLists.txt</w:t>
            </w:r>
          </w:p>
        </w:tc>
        <w:tc>
          <w:tcPr>
            <w:tcW w:w="3535" w:type="pct"/>
            <w:tcBorders>
              <w:bottom w:val="single" w:sz="6" w:space="0" w:color="9B9B9D"/>
            </w:tcBorders>
            <w:tcMar>
              <w:top w:w="120" w:type="dxa"/>
              <w:left w:w="120" w:type="dxa"/>
              <w:bottom w:w="120" w:type="dxa"/>
              <w:right w:w="120" w:type="dxa"/>
            </w:tcMar>
            <w:vAlign w:val="center"/>
            <w:hideMark/>
          </w:tcPr>
          <w:p w14:paraId="6F42F188" w14:textId="77777777" w:rsidR="001B2298" w:rsidRPr="00FE667C" w:rsidRDefault="001B2298" w:rsidP="00FA6162">
            <w:pPr>
              <w:widowControl w:val="0"/>
              <w:wordWrap w:val="0"/>
              <w:autoSpaceDE w:val="0"/>
              <w:autoSpaceDN w:val="0"/>
              <w:spacing w:after="160"/>
            </w:pPr>
            <w:r w:rsidRPr="00FE667C">
              <w:t>Makefile 생성을 위한 스크립트 파일</w:t>
            </w:r>
          </w:p>
        </w:tc>
      </w:tr>
      <w:tr w:rsidR="001B2298" w:rsidRPr="00FE667C" w14:paraId="4BF765AA" w14:textId="77777777" w:rsidTr="003A1442">
        <w:tc>
          <w:tcPr>
            <w:tcW w:w="1465" w:type="pct"/>
            <w:tcBorders>
              <w:bottom w:val="single" w:sz="6" w:space="0" w:color="9B9B9D"/>
            </w:tcBorders>
            <w:tcMar>
              <w:top w:w="120" w:type="dxa"/>
              <w:left w:w="120" w:type="dxa"/>
              <w:bottom w:w="120" w:type="dxa"/>
              <w:right w:w="120" w:type="dxa"/>
            </w:tcMar>
            <w:vAlign w:val="center"/>
            <w:hideMark/>
          </w:tcPr>
          <w:p w14:paraId="01014A2E" w14:textId="77777777" w:rsidR="001B2298" w:rsidRPr="00FE667C" w:rsidRDefault="001B2298" w:rsidP="00FA6162">
            <w:pPr>
              <w:widowControl w:val="0"/>
              <w:wordWrap w:val="0"/>
              <w:autoSpaceDE w:val="0"/>
              <w:autoSpaceDN w:val="0"/>
              <w:spacing w:after="160"/>
            </w:pPr>
            <w:r w:rsidRPr="00FE667C">
              <w:t>main.cpp</w:t>
            </w:r>
          </w:p>
        </w:tc>
        <w:tc>
          <w:tcPr>
            <w:tcW w:w="3535" w:type="pct"/>
            <w:tcBorders>
              <w:bottom w:val="single" w:sz="6" w:space="0" w:color="9B9B9D"/>
            </w:tcBorders>
            <w:tcMar>
              <w:top w:w="120" w:type="dxa"/>
              <w:left w:w="120" w:type="dxa"/>
              <w:bottom w:w="120" w:type="dxa"/>
              <w:right w:w="120" w:type="dxa"/>
            </w:tcMar>
            <w:vAlign w:val="center"/>
            <w:hideMark/>
          </w:tcPr>
          <w:p w14:paraId="29877099" w14:textId="77777777" w:rsidR="001B2298" w:rsidRPr="00FE667C" w:rsidRDefault="001B2298" w:rsidP="00FA6162">
            <w:pPr>
              <w:widowControl w:val="0"/>
              <w:wordWrap w:val="0"/>
              <w:autoSpaceDE w:val="0"/>
              <w:autoSpaceDN w:val="0"/>
              <w:spacing w:after="160"/>
            </w:pPr>
            <w:r w:rsidRPr="00FE667C">
              <w:t>CMake가 자동 생성한 기본 cpp 파일</w:t>
            </w:r>
          </w:p>
        </w:tc>
      </w:tr>
    </w:tbl>
    <w:p w14:paraId="6D04060E" w14:textId="2C970BED" w:rsidR="001B2298" w:rsidRPr="00FE667C" w:rsidRDefault="001B2298" w:rsidP="001B2298">
      <w:pPr>
        <w:widowControl w:val="0"/>
        <w:numPr>
          <w:ilvl w:val="0"/>
          <w:numId w:val="41"/>
        </w:numPr>
        <w:wordWrap w:val="0"/>
        <w:autoSpaceDE w:val="0"/>
        <w:autoSpaceDN w:val="0"/>
        <w:spacing w:after="160"/>
      </w:pPr>
      <w:r w:rsidRPr="00FE667C">
        <w:t xml:space="preserve">자동 생성된 main.cpp를 </w:t>
      </w:r>
      <w:proofErr w:type="gramStart"/>
      <w:r w:rsidRPr="00FE667C">
        <w:t>삭제합니다.(</w:t>
      </w:r>
      <w:proofErr w:type="gramEnd"/>
      <w:r w:rsidRPr="00FE667C">
        <w:t xml:space="preserve">/src/main.cpp를 삭제하면 </w:t>
      </w:r>
      <w:proofErr w:type="gramStart"/>
      <w:r w:rsidRPr="00FE667C">
        <w:t>안됩니다</w:t>
      </w:r>
      <w:proofErr w:type="gramEnd"/>
      <w:r w:rsidRPr="00FE667C">
        <w:t>.)</w:t>
      </w:r>
    </w:p>
    <w:p w14:paraId="423F182B" w14:textId="39B14BB4" w:rsidR="001B2298" w:rsidRPr="00FE667C" w:rsidRDefault="001B2298" w:rsidP="001B2298">
      <w:pPr>
        <w:widowControl w:val="0"/>
        <w:wordWrap w:val="0"/>
        <w:autoSpaceDE w:val="0"/>
        <w:autoSpaceDN w:val="0"/>
        <w:spacing w:after="160"/>
      </w:pPr>
    </w:p>
    <w:p w14:paraId="098EF18E" w14:textId="07809276" w:rsidR="001B2298" w:rsidRPr="00FE667C" w:rsidRDefault="001B2298" w:rsidP="001B2298">
      <w:pPr>
        <w:widowControl w:val="0"/>
        <w:wordWrap w:val="0"/>
        <w:autoSpaceDE w:val="0"/>
        <w:autoSpaceDN w:val="0"/>
        <w:spacing w:after="160"/>
        <w:rPr>
          <w:b/>
          <w:bCs/>
        </w:rPr>
      </w:pPr>
      <w:r w:rsidRPr="00FE667C">
        <w:rPr>
          <w:b/>
          <w:bCs/>
        </w:rPr>
        <w:t>CMakeLists.txt 작성</w:t>
      </w:r>
      <w:r w:rsidR="003A1442" w:rsidRPr="00FE667C">
        <w:rPr>
          <w:b/>
          <w:bCs/>
        </w:rPr>
        <w:t xml:space="preserve"> </w:t>
      </w:r>
    </w:p>
    <w:p w14:paraId="4BD59673" w14:textId="3B826FE3" w:rsidR="001B2298" w:rsidRPr="00FE667C" w:rsidRDefault="001B2298" w:rsidP="001B2298">
      <w:pPr>
        <w:widowControl w:val="0"/>
        <w:wordWrap w:val="0"/>
        <w:autoSpaceDE w:val="0"/>
        <w:autoSpaceDN w:val="0"/>
        <w:spacing w:after="160"/>
      </w:pPr>
      <w:r w:rsidRPr="00FE667C">
        <w:t xml:space="preserve">CMakeLists.txt파일은 Makelist파일로 변환된 후 make를 통해 빌드됩니다. Quick Start를 통해 자동 생성된 </w:t>
      </w:r>
      <w:r w:rsidR="0047624F">
        <w:rPr>
          <w:rFonts w:hint="eastAsia"/>
        </w:rPr>
        <w:t>내용과 수정 내용.</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1B2298" w:rsidRPr="00FE667C" w14:paraId="5E5A33DF" w14:textId="77777777" w:rsidTr="0047624F">
        <w:tc>
          <w:tcPr>
            <w:tcW w:w="0" w:type="auto"/>
            <w:tcBorders>
              <w:top w:val="nil"/>
              <w:left w:val="nil"/>
              <w:bottom w:val="nil"/>
              <w:right w:val="nil"/>
            </w:tcBorders>
            <w:tcMar>
              <w:top w:w="0" w:type="dxa"/>
              <w:left w:w="240" w:type="dxa"/>
              <w:bottom w:w="0" w:type="dxa"/>
              <w:right w:w="0" w:type="dxa"/>
            </w:tcMar>
            <w:vAlign w:val="center"/>
          </w:tcPr>
          <w:p w14:paraId="7EECD2A6" w14:textId="77777777" w:rsidR="001B2298" w:rsidRPr="00FE667C" w:rsidRDefault="001B2298" w:rsidP="00FA6162">
            <w:pPr>
              <w:widowControl w:val="0"/>
              <w:wordWrap w:val="0"/>
              <w:autoSpaceDE w:val="0"/>
              <w:autoSpaceDN w:val="0"/>
              <w:spacing w:after="160"/>
            </w:pPr>
          </w:p>
        </w:tc>
      </w:tr>
    </w:tbl>
    <w:p w14:paraId="3F7347E2" w14:textId="77777777" w:rsidR="0047624F" w:rsidRPr="0047624F" w:rsidRDefault="0047624F" w:rsidP="0047624F">
      <w:pPr>
        <w:widowControl w:val="0"/>
        <w:wordWrap w:val="0"/>
        <w:autoSpaceDE w:val="0"/>
        <w:autoSpaceDN w:val="0"/>
        <w:spacing w:after="160"/>
        <w:rPr>
          <w:b/>
          <w:bCs/>
        </w:rPr>
      </w:pPr>
      <w:r w:rsidRPr="0047624F">
        <w:rPr>
          <w:b/>
          <w:bCs/>
        </w:rPr>
        <w:t>cmake_minimum_</w:t>
      </w:r>
      <w:proofErr w:type="gramStart"/>
      <w:r w:rsidRPr="0047624F">
        <w:rPr>
          <w:b/>
          <w:bCs/>
        </w:rPr>
        <w:t>required(</w:t>
      </w:r>
      <w:proofErr w:type="gramEnd"/>
      <w:r w:rsidRPr="0047624F">
        <w:rPr>
          <w:b/>
          <w:bCs/>
        </w:rPr>
        <w:t>VERSION 3.10.0)</w:t>
      </w:r>
    </w:p>
    <w:p w14:paraId="44998EB4" w14:textId="77777777" w:rsidR="0047624F" w:rsidRPr="0047624F" w:rsidRDefault="0047624F" w:rsidP="0047624F">
      <w:pPr>
        <w:widowControl w:val="0"/>
        <w:wordWrap w:val="0"/>
        <w:autoSpaceDE w:val="0"/>
        <w:autoSpaceDN w:val="0"/>
        <w:spacing w:after="160"/>
        <w:rPr>
          <w:b/>
          <w:bCs/>
        </w:rPr>
      </w:pPr>
      <w:proofErr w:type="gramStart"/>
      <w:r w:rsidRPr="0047624F">
        <w:rPr>
          <w:b/>
          <w:bCs/>
        </w:rPr>
        <w:t>project(</w:t>
      </w:r>
      <w:proofErr w:type="gramEnd"/>
      <w:r w:rsidRPr="0047624F">
        <w:rPr>
          <w:b/>
          <w:bCs/>
        </w:rPr>
        <w:t>language_test VERSION 0.1.0 LANGUAGES C CXX)</w:t>
      </w:r>
    </w:p>
    <w:p w14:paraId="520474EB" w14:textId="77777777" w:rsidR="0047624F" w:rsidRPr="0047624F" w:rsidRDefault="0047624F" w:rsidP="0047624F">
      <w:pPr>
        <w:widowControl w:val="0"/>
        <w:wordWrap w:val="0"/>
        <w:autoSpaceDE w:val="0"/>
        <w:autoSpaceDN w:val="0"/>
        <w:spacing w:after="160"/>
        <w:rPr>
          <w:b/>
          <w:bCs/>
        </w:rPr>
      </w:pPr>
    </w:p>
    <w:p w14:paraId="100639EF" w14:textId="77777777" w:rsidR="0047624F" w:rsidRPr="0047624F" w:rsidRDefault="0047624F" w:rsidP="0047624F">
      <w:pPr>
        <w:widowControl w:val="0"/>
        <w:wordWrap w:val="0"/>
        <w:autoSpaceDE w:val="0"/>
        <w:autoSpaceDN w:val="0"/>
        <w:spacing w:after="160"/>
        <w:rPr>
          <w:b/>
          <w:bCs/>
        </w:rPr>
      </w:pPr>
      <w:r w:rsidRPr="0047624F">
        <w:rPr>
          <w:b/>
          <w:bCs/>
        </w:rPr>
        <w:t>add_</w:t>
      </w:r>
      <w:proofErr w:type="gramStart"/>
      <w:r w:rsidRPr="0047624F">
        <w:rPr>
          <w:b/>
          <w:bCs/>
        </w:rPr>
        <w:t>executable(</w:t>
      </w:r>
      <w:proofErr w:type="gramEnd"/>
      <w:r w:rsidRPr="0047624F">
        <w:rPr>
          <w:b/>
          <w:bCs/>
        </w:rPr>
        <w:t>language_test src/main.cpp src/Test.cpp)</w:t>
      </w:r>
    </w:p>
    <w:p w14:paraId="59E94224" w14:textId="77777777" w:rsidR="0047624F" w:rsidRPr="0047624F" w:rsidRDefault="0047624F" w:rsidP="0047624F">
      <w:pPr>
        <w:widowControl w:val="0"/>
        <w:wordWrap w:val="0"/>
        <w:autoSpaceDE w:val="0"/>
        <w:autoSpaceDN w:val="0"/>
        <w:spacing w:after="160"/>
        <w:rPr>
          <w:b/>
          <w:bCs/>
        </w:rPr>
      </w:pPr>
    </w:p>
    <w:p w14:paraId="649B4162" w14:textId="77777777" w:rsidR="0047624F" w:rsidRPr="0047624F" w:rsidRDefault="0047624F" w:rsidP="0047624F">
      <w:pPr>
        <w:widowControl w:val="0"/>
        <w:wordWrap w:val="0"/>
        <w:autoSpaceDE w:val="0"/>
        <w:autoSpaceDN w:val="0"/>
        <w:spacing w:after="160"/>
        <w:rPr>
          <w:b/>
          <w:bCs/>
        </w:rPr>
      </w:pPr>
      <w:r w:rsidRPr="0047624F">
        <w:rPr>
          <w:b/>
          <w:bCs/>
        </w:rPr>
        <w:t>set(CPACK_PROJECT_NAME ${PROJECT_NAME}) # 실행파일명</w:t>
      </w:r>
    </w:p>
    <w:p w14:paraId="3328326E" w14:textId="77777777" w:rsidR="0047624F" w:rsidRPr="0047624F" w:rsidRDefault="0047624F" w:rsidP="0047624F">
      <w:pPr>
        <w:widowControl w:val="0"/>
        <w:wordWrap w:val="0"/>
        <w:autoSpaceDE w:val="0"/>
        <w:autoSpaceDN w:val="0"/>
        <w:spacing w:after="160"/>
        <w:rPr>
          <w:b/>
          <w:bCs/>
        </w:rPr>
      </w:pPr>
      <w:r w:rsidRPr="0047624F">
        <w:rPr>
          <w:b/>
          <w:bCs/>
        </w:rPr>
        <w:t>set(CPACK_PROJECT_VERSION ${PROJECT_VERSION}) # 실행파일버전</w:t>
      </w:r>
    </w:p>
    <w:p w14:paraId="28237A08" w14:textId="77777777" w:rsidR="0047624F" w:rsidRPr="0047624F" w:rsidRDefault="0047624F" w:rsidP="0047624F">
      <w:pPr>
        <w:widowControl w:val="0"/>
        <w:wordWrap w:val="0"/>
        <w:autoSpaceDE w:val="0"/>
        <w:autoSpaceDN w:val="0"/>
        <w:spacing w:after="160"/>
        <w:rPr>
          <w:b/>
          <w:bCs/>
        </w:rPr>
      </w:pPr>
      <w:r w:rsidRPr="0047624F">
        <w:rPr>
          <w:b/>
          <w:bCs/>
        </w:rPr>
        <w:t>include(CPack) # 기본적으로 build 경로에 실행파일을 생성함</w:t>
      </w:r>
    </w:p>
    <w:p w14:paraId="160F22B7" w14:textId="77777777" w:rsidR="003A1442" w:rsidRPr="0047624F" w:rsidRDefault="003A1442" w:rsidP="001B2298">
      <w:pPr>
        <w:widowControl w:val="0"/>
        <w:wordWrap w:val="0"/>
        <w:autoSpaceDE w:val="0"/>
        <w:autoSpaceDN w:val="0"/>
        <w:spacing w:after="160"/>
        <w:rPr>
          <w:b/>
          <w:bCs/>
        </w:rPr>
      </w:pPr>
    </w:p>
    <w:p w14:paraId="4E00DAAA" w14:textId="77777777" w:rsidR="0047624F" w:rsidRDefault="0047624F" w:rsidP="001B2298">
      <w:pPr>
        <w:widowControl w:val="0"/>
        <w:wordWrap w:val="0"/>
        <w:autoSpaceDE w:val="0"/>
        <w:autoSpaceDN w:val="0"/>
        <w:spacing w:after="160"/>
        <w:rPr>
          <w:b/>
          <w:bCs/>
        </w:rPr>
      </w:pPr>
    </w:p>
    <w:p w14:paraId="26183293" w14:textId="491580C8" w:rsidR="001B2298" w:rsidRPr="00FE667C" w:rsidRDefault="001B2298" w:rsidP="001B2298">
      <w:pPr>
        <w:widowControl w:val="0"/>
        <w:wordWrap w:val="0"/>
        <w:autoSpaceDE w:val="0"/>
        <w:autoSpaceDN w:val="0"/>
        <w:spacing w:after="160"/>
        <w:rPr>
          <w:b/>
          <w:bCs/>
        </w:rPr>
      </w:pPr>
      <w:r w:rsidRPr="00FE667C">
        <w:rPr>
          <w:b/>
          <w:bCs/>
        </w:rPr>
        <w:t>CMake 초기화(Reset)</w:t>
      </w:r>
      <w:r w:rsidR="003A1442" w:rsidRPr="00FE667C">
        <w:rPr>
          <w:b/>
          <w:bCs/>
        </w:rPr>
        <w:t xml:space="preserve"> </w:t>
      </w:r>
    </w:p>
    <w:p w14:paraId="095901A7" w14:textId="77777777" w:rsidR="001B2298" w:rsidRPr="00FE667C" w:rsidRDefault="001B2298" w:rsidP="001B2298">
      <w:pPr>
        <w:widowControl w:val="0"/>
        <w:wordWrap w:val="0"/>
        <w:autoSpaceDE w:val="0"/>
        <w:autoSpaceDN w:val="0"/>
        <w:spacing w:after="160"/>
      </w:pPr>
      <w:proofErr w:type="gramStart"/>
      <w:r w:rsidRPr="00FE667C">
        <w:t>CMake:QuickStart</w:t>
      </w:r>
      <w:proofErr w:type="gramEnd"/>
      <w:r w:rsidRPr="00FE667C">
        <w:t> 시 가끔 하기 오류가 표시되며 build 폴더가 생성되지 않을 때가 있습니다. 이럴 경우 View/Command Palette(Ctrl+Shift+P)에서 </w:t>
      </w:r>
      <w:proofErr w:type="gramStart"/>
      <w:r w:rsidRPr="00FE667C">
        <w:t>CMake:Reset</w:t>
      </w:r>
      <w:proofErr w:type="gramEnd"/>
      <w:r w:rsidRPr="00FE667C">
        <w:t xml:space="preserve"> CMake Tools Extension State(For troubleshooting</w:t>
      </w:r>
      <w:proofErr w:type="gramStart"/>
      <w:r w:rsidRPr="00FE667C">
        <w:t>) 을</w:t>
      </w:r>
      <w:proofErr w:type="gramEnd"/>
      <w:r w:rsidRPr="00FE667C">
        <w:t xml:space="preserve"> 실행하고, </w:t>
      </w:r>
      <w:proofErr w:type="gramStart"/>
      <w:r w:rsidRPr="00FE667C">
        <w:t>CMake:Quick</w:t>
      </w:r>
      <w:proofErr w:type="gramEnd"/>
      <w:r w:rsidRPr="00FE667C">
        <w:t xml:space="preserve"> </w:t>
      </w:r>
      <w:proofErr w:type="gramStart"/>
      <w:r w:rsidRPr="00FE667C">
        <w:t>Start 를</w:t>
      </w:r>
      <w:proofErr w:type="gramEnd"/>
      <w:r w:rsidRPr="00FE667C">
        <w:t xml:space="preserve"> 재시도 합니다.</w:t>
      </w:r>
    </w:p>
    <w:p w14:paraId="36A12BC0" w14:textId="77777777" w:rsidR="001B2298" w:rsidRPr="00FE667C" w:rsidRDefault="001B2298" w:rsidP="001B2298">
      <w:pPr>
        <w:widowControl w:val="0"/>
        <w:wordWrap w:val="0"/>
        <w:autoSpaceDE w:val="0"/>
        <w:autoSpaceDN w:val="0"/>
        <w:spacing w:after="160"/>
      </w:pPr>
      <w:r w:rsidRPr="00FE667C">
        <w:rPr>
          <w:noProof/>
        </w:rPr>
        <w:lastRenderedPageBreak/>
        <w:drawing>
          <wp:inline distT="0" distB="0" distL="0" distR="0" wp14:anchorId="51EEDFC3" wp14:editId="540B2D6E">
            <wp:extent cx="4362450" cy="1524000"/>
            <wp:effectExtent l="0" t="0" r="0" b="0"/>
            <wp:docPr id="1980317990" name="그림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62450" cy="1524000"/>
                    </a:xfrm>
                    <a:prstGeom prst="rect">
                      <a:avLst/>
                    </a:prstGeom>
                    <a:noFill/>
                    <a:ln>
                      <a:noFill/>
                    </a:ln>
                  </pic:spPr>
                </pic:pic>
              </a:graphicData>
            </a:graphic>
          </wp:inline>
        </w:drawing>
      </w:r>
    </w:p>
    <w:p w14:paraId="6018348C" w14:textId="46750EC0" w:rsidR="001B2298" w:rsidRPr="00FE667C" w:rsidRDefault="001B2298" w:rsidP="001B2298">
      <w:pPr>
        <w:widowControl w:val="0"/>
        <w:wordWrap w:val="0"/>
        <w:autoSpaceDE w:val="0"/>
        <w:autoSpaceDN w:val="0"/>
        <w:spacing w:after="160"/>
        <w:rPr>
          <w:b/>
          <w:bCs/>
        </w:rPr>
      </w:pPr>
      <w:r w:rsidRPr="00FE667C">
        <w:rPr>
          <w:b/>
          <w:bCs/>
        </w:rPr>
        <w:t>CMake 빌드 재구성(Configure)</w:t>
      </w:r>
      <w:r w:rsidR="0047624F" w:rsidRPr="00FE667C">
        <w:rPr>
          <w:b/>
          <w:bCs/>
        </w:rPr>
        <w:t xml:space="preserve"> </w:t>
      </w:r>
    </w:p>
    <w:p w14:paraId="1BA4C9DC" w14:textId="77777777" w:rsidR="001B2298" w:rsidRPr="00FE667C" w:rsidRDefault="001B2298" w:rsidP="001B2298">
      <w:pPr>
        <w:widowControl w:val="0"/>
        <w:wordWrap w:val="0"/>
        <w:autoSpaceDE w:val="0"/>
        <w:autoSpaceDN w:val="0"/>
        <w:spacing w:after="160"/>
      </w:pPr>
      <w:r w:rsidRPr="00FE667C">
        <w:t>일반적으로 CMakefiles.txt를 수정 후 저장하면 Makefile과 build폴더가 생성됩니다. 하지만, build 폴더를 깔끔하게 정돈하고 싶을때도 있고, Makefile 변환 과정에서 이전 잔재가 남아 빌드 오류가 발생할 수도 있습니다.</w:t>
      </w:r>
    </w:p>
    <w:p w14:paraId="1BE0BF16" w14:textId="77777777" w:rsidR="001B2298" w:rsidRDefault="001B2298" w:rsidP="001B2298">
      <w:pPr>
        <w:widowControl w:val="0"/>
        <w:wordWrap w:val="0"/>
        <w:autoSpaceDE w:val="0"/>
        <w:autoSpaceDN w:val="0"/>
        <w:spacing w:after="160"/>
      </w:pPr>
      <w:r w:rsidRPr="00FE667C">
        <w:t>이럴때는 물리적으로 build폴더를 삭제하고, View/Command Palette(Ctrl+Shift+P)에서 </w:t>
      </w:r>
      <w:proofErr w:type="gramStart"/>
      <w:r w:rsidRPr="00FE667C">
        <w:t>CMake:Configure</w:t>
      </w:r>
      <w:proofErr w:type="gramEnd"/>
      <w:r w:rsidRPr="00FE667C">
        <w:t> 를 실행하여 Makefile과 build폴더를 다시 만들 수 있습니다.</w:t>
      </w:r>
    </w:p>
    <w:p w14:paraId="54CCC287" w14:textId="77777777" w:rsidR="0047624F" w:rsidRPr="00FE667C" w:rsidRDefault="0047624F" w:rsidP="001B2298">
      <w:pPr>
        <w:widowControl w:val="0"/>
        <w:wordWrap w:val="0"/>
        <w:autoSpaceDE w:val="0"/>
        <w:autoSpaceDN w:val="0"/>
        <w:spacing w:after="160"/>
      </w:pPr>
    </w:p>
    <w:p w14:paraId="180F7162" w14:textId="5FBE6807" w:rsidR="001B2298" w:rsidRPr="00FE667C" w:rsidRDefault="001B2298" w:rsidP="001B2298">
      <w:pPr>
        <w:widowControl w:val="0"/>
        <w:wordWrap w:val="0"/>
        <w:autoSpaceDE w:val="0"/>
        <w:autoSpaceDN w:val="0"/>
        <w:spacing w:after="160"/>
        <w:rPr>
          <w:b/>
          <w:bCs/>
        </w:rPr>
      </w:pPr>
      <w:r w:rsidRPr="00FE667C">
        <w:rPr>
          <w:b/>
          <w:bCs/>
        </w:rPr>
        <w:t>CMake를 이용한 빌드, 디버깅</w:t>
      </w:r>
      <w:r w:rsidR="0047624F" w:rsidRPr="00FE667C">
        <w:rPr>
          <w:b/>
          <w:bCs/>
        </w:rPr>
        <w:t xml:space="preserve"> </w:t>
      </w:r>
    </w:p>
    <w:p w14:paraId="237D6D88" w14:textId="77777777" w:rsidR="001B2298" w:rsidRDefault="001B2298" w:rsidP="001B2298">
      <w:pPr>
        <w:widowControl w:val="0"/>
        <w:numPr>
          <w:ilvl w:val="0"/>
          <w:numId w:val="42"/>
        </w:numPr>
        <w:wordWrap w:val="0"/>
        <w:autoSpaceDE w:val="0"/>
        <w:autoSpaceDN w:val="0"/>
        <w:spacing w:after="160"/>
      </w:pPr>
      <w:r w:rsidRPr="00FE667C">
        <w:t>View/Command Palette(Ctrl+Shift+P)에서 </w:t>
      </w:r>
      <w:proofErr w:type="gramStart"/>
      <w:r w:rsidRPr="00FE667C">
        <w:t>CMake:Build</w:t>
      </w:r>
      <w:proofErr w:type="gramEnd"/>
      <w:r w:rsidRPr="00FE667C">
        <w:t>(F7)를 하면, 빌드되고 빌드 결과물인 test_cmake.exe 가 build폴더에 생성됩니다. Panel(OUTPUT)에는 빌드를 마쳤다는 메시지가 표시됩니다.</w:t>
      </w:r>
    </w:p>
    <w:p w14:paraId="5831A4A6" w14:textId="1C3762F2" w:rsidR="0047624F" w:rsidRPr="00FE667C" w:rsidRDefault="0047624F" w:rsidP="0047624F">
      <w:pPr>
        <w:widowControl w:val="0"/>
        <w:wordWrap w:val="0"/>
        <w:autoSpaceDE w:val="0"/>
        <w:autoSpaceDN w:val="0"/>
        <w:spacing w:after="160"/>
        <w:ind w:left="360"/>
      </w:pPr>
      <w:r>
        <w:rPr>
          <w:noProof/>
        </w:rPr>
        <w:drawing>
          <wp:inline distT="0" distB="0" distL="0" distR="0" wp14:anchorId="13DBAF10" wp14:editId="7CDA24DD">
            <wp:extent cx="5760720" cy="2272665"/>
            <wp:effectExtent l="0" t="0" r="0" b="0"/>
            <wp:docPr id="15003212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21286" name=""/>
                    <pic:cNvPicPr/>
                  </pic:nvPicPr>
                  <pic:blipFill>
                    <a:blip r:embed="rId86"/>
                    <a:stretch>
                      <a:fillRect/>
                    </a:stretch>
                  </pic:blipFill>
                  <pic:spPr>
                    <a:xfrm>
                      <a:off x="0" y="0"/>
                      <a:ext cx="5760720" cy="2272665"/>
                    </a:xfrm>
                    <a:prstGeom prst="rect">
                      <a:avLst/>
                    </a:prstGeom>
                  </pic:spPr>
                </pic:pic>
              </a:graphicData>
            </a:graphic>
          </wp:inline>
        </w:drawing>
      </w:r>
    </w:p>
    <w:p w14:paraId="1DDFC556" w14:textId="79142163" w:rsidR="001B2298" w:rsidRPr="00FE667C" w:rsidRDefault="0047624F" w:rsidP="001B2298">
      <w:pPr>
        <w:widowControl w:val="0"/>
        <w:wordWrap w:val="0"/>
        <w:autoSpaceDE w:val="0"/>
        <w:autoSpaceDN w:val="0"/>
        <w:spacing w:after="160"/>
      </w:pPr>
      <w:r>
        <w:rPr>
          <w:noProof/>
        </w:rPr>
        <w:lastRenderedPageBreak/>
        <w:drawing>
          <wp:inline distT="0" distB="0" distL="0" distR="0" wp14:anchorId="1451BE6A" wp14:editId="79022F64">
            <wp:extent cx="5760720" cy="2698115"/>
            <wp:effectExtent l="0" t="0" r="0" b="0"/>
            <wp:docPr id="14686876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7634" name=""/>
                    <pic:cNvPicPr/>
                  </pic:nvPicPr>
                  <pic:blipFill>
                    <a:blip r:embed="rId87"/>
                    <a:stretch>
                      <a:fillRect/>
                    </a:stretch>
                  </pic:blipFill>
                  <pic:spPr>
                    <a:xfrm>
                      <a:off x="0" y="0"/>
                      <a:ext cx="5760720" cy="2698115"/>
                    </a:xfrm>
                    <a:prstGeom prst="rect">
                      <a:avLst/>
                    </a:prstGeom>
                  </pic:spPr>
                </pic:pic>
              </a:graphicData>
            </a:graphic>
          </wp:inline>
        </w:drawing>
      </w:r>
    </w:p>
    <w:p w14:paraId="2CA2404C" w14:textId="08458D7D" w:rsidR="001B2298" w:rsidRPr="00FE667C" w:rsidRDefault="001B2298" w:rsidP="001B2298">
      <w:pPr>
        <w:widowControl w:val="0"/>
        <w:numPr>
          <w:ilvl w:val="0"/>
          <w:numId w:val="42"/>
        </w:numPr>
        <w:wordWrap w:val="0"/>
        <w:autoSpaceDE w:val="0"/>
        <w:autoSpaceDN w:val="0"/>
        <w:spacing w:after="160"/>
      </w:pPr>
      <w:r w:rsidRPr="00FE667C">
        <w:t>View/Command Palette(Ctrl+Shift+P)에서 </w:t>
      </w:r>
      <w:proofErr w:type="gramStart"/>
      <w:r w:rsidRPr="00FE667C">
        <w:t>CMake:Run</w:t>
      </w:r>
      <w:proofErr w:type="gramEnd"/>
      <w:r w:rsidRPr="00FE667C">
        <w:t xml:space="preserve"> Debug(Shift+F5)를 하면, test_cmake.exe가 실행됩니다. Panel(TERMINAL)에 실행 메시지가 표시된걸 확인할 수 있습니다.</w:t>
      </w:r>
    </w:p>
    <w:p w14:paraId="67896518" w14:textId="06DE5CE6" w:rsidR="001B2298" w:rsidRDefault="0047624F" w:rsidP="001B2298">
      <w:pPr>
        <w:widowControl w:val="0"/>
        <w:wordWrap w:val="0"/>
        <w:autoSpaceDE w:val="0"/>
        <w:autoSpaceDN w:val="0"/>
        <w:spacing w:after="160"/>
      </w:pPr>
      <w:r>
        <w:rPr>
          <w:noProof/>
        </w:rPr>
        <w:drawing>
          <wp:inline distT="0" distB="0" distL="0" distR="0" wp14:anchorId="1B9EA186" wp14:editId="42AAF9AB">
            <wp:extent cx="5760720" cy="2209165"/>
            <wp:effectExtent l="0" t="0" r="0" b="0"/>
            <wp:docPr id="776358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5863" name=""/>
                    <pic:cNvPicPr/>
                  </pic:nvPicPr>
                  <pic:blipFill>
                    <a:blip r:embed="rId88"/>
                    <a:stretch>
                      <a:fillRect/>
                    </a:stretch>
                  </pic:blipFill>
                  <pic:spPr>
                    <a:xfrm>
                      <a:off x="0" y="0"/>
                      <a:ext cx="5760720" cy="2209165"/>
                    </a:xfrm>
                    <a:prstGeom prst="rect">
                      <a:avLst/>
                    </a:prstGeom>
                  </pic:spPr>
                </pic:pic>
              </a:graphicData>
            </a:graphic>
          </wp:inline>
        </w:drawing>
      </w:r>
    </w:p>
    <w:p w14:paraId="290A5381" w14:textId="053083FB" w:rsidR="0047624F" w:rsidRPr="00FE667C" w:rsidRDefault="0047624F" w:rsidP="001B2298">
      <w:pPr>
        <w:widowControl w:val="0"/>
        <w:wordWrap w:val="0"/>
        <w:autoSpaceDE w:val="0"/>
        <w:autoSpaceDN w:val="0"/>
        <w:spacing w:after="160"/>
      </w:pPr>
      <w:r>
        <w:rPr>
          <w:noProof/>
        </w:rPr>
        <w:lastRenderedPageBreak/>
        <w:drawing>
          <wp:inline distT="0" distB="0" distL="0" distR="0" wp14:anchorId="3143E543" wp14:editId="160CCB34">
            <wp:extent cx="5760720" cy="3496310"/>
            <wp:effectExtent l="0" t="0" r="0" b="0"/>
            <wp:docPr id="16063412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41237" name=""/>
                    <pic:cNvPicPr/>
                  </pic:nvPicPr>
                  <pic:blipFill>
                    <a:blip r:embed="rId89"/>
                    <a:stretch>
                      <a:fillRect/>
                    </a:stretch>
                  </pic:blipFill>
                  <pic:spPr>
                    <a:xfrm>
                      <a:off x="0" y="0"/>
                      <a:ext cx="5760720" cy="3496310"/>
                    </a:xfrm>
                    <a:prstGeom prst="rect">
                      <a:avLst/>
                    </a:prstGeom>
                  </pic:spPr>
                </pic:pic>
              </a:graphicData>
            </a:graphic>
          </wp:inline>
        </w:drawing>
      </w:r>
    </w:p>
    <w:p w14:paraId="1CF8407C" w14:textId="77777777" w:rsidR="001B2298" w:rsidRPr="00FE667C" w:rsidRDefault="001B2298" w:rsidP="001B2298">
      <w:pPr>
        <w:widowControl w:val="0"/>
        <w:numPr>
          <w:ilvl w:val="0"/>
          <w:numId w:val="42"/>
        </w:numPr>
        <w:wordWrap w:val="0"/>
        <w:autoSpaceDE w:val="0"/>
        <w:autoSpaceDN w:val="0"/>
        <w:spacing w:after="160"/>
      </w:pPr>
      <w:r w:rsidRPr="00FE667C">
        <w:t xml:space="preserve">Run/Toggle breakpoint(F9)를 하면, 중단점이 </w:t>
      </w:r>
      <w:proofErr w:type="gramStart"/>
      <w:r w:rsidRPr="00FE667C">
        <w:t>설정됩니다.(</w:t>
      </w:r>
      <w:proofErr w:type="gramEnd"/>
      <w:r w:rsidRPr="00FE667C">
        <w:t>혹은 코드에서 라인넘버 왼쪽의 중단점 표시영역을 클릭합니다.) main.cpp의 </w:t>
      </w:r>
      <w:proofErr w:type="gramStart"/>
      <w:r w:rsidRPr="00FE667C">
        <w:t>Test::</w:t>
      </w:r>
      <w:proofErr w:type="gramEnd"/>
      <w:r w:rsidRPr="00FE667C">
        <w:t>Run(</w:t>
      </w:r>
      <w:proofErr w:type="gramStart"/>
      <w:r w:rsidRPr="00FE667C">
        <w:t>) 에</w:t>
      </w:r>
      <w:proofErr w:type="gramEnd"/>
      <w:r w:rsidRPr="00FE667C">
        <w:t xml:space="preserve"> 중단점을 설정합니다. 중단점을 설정하면 라인 옆에 붉은색 점이 표시됩니다.</w:t>
      </w:r>
    </w:p>
    <w:p w14:paraId="7ACE84B3" w14:textId="0C723FAE" w:rsidR="001B2298" w:rsidRPr="00FE667C" w:rsidRDefault="0047624F" w:rsidP="001B2298">
      <w:pPr>
        <w:widowControl w:val="0"/>
        <w:wordWrap w:val="0"/>
        <w:autoSpaceDE w:val="0"/>
        <w:autoSpaceDN w:val="0"/>
        <w:spacing w:after="160"/>
      </w:pPr>
      <w:r>
        <w:rPr>
          <w:noProof/>
        </w:rPr>
        <w:drawing>
          <wp:inline distT="0" distB="0" distL="0" distR="0" wp14:anchorId="1601B959" wp14:editId="5CE11BEB">
            <wp:extent cx="5760720" cy="2208530"/>
            <wp:effectExtent l="0" t="0" r="0" b="0"/>
            <wp:docPr id="15135549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4920" name=""/>
                    <pic:cNvPicPr/>
                  </pic:nvPicPr>
                  <pic:blipFill>
                    <a:blip r:embed="rId90"/>
                    <a:stretch>
                      <a:fillRect/>
                    </a:stretch>
                  </pic:blipFill>
                  <pic:spPr>
                    <a:xfrm>
                      <a:off x="0" y="0"/>
                      <a:ext cx="5760720" cy="2208530"/>
                    </a:xfrm>
                    <a:prstGeom prst="rect">
                      <a:avLst/>
                    </a:prstGeom>
                  </pic:spPr>
                </pic:pic>
              </a:graphicData>
            </a:graphic>
          </wp:inline>
        </w:drawing>
      </w:r>
    </w:p>
    <w:p w14:paraId="5FC5B4F2" w14:textId="3BFC7243" w:rsidR="001B2298" w:rsidRPr="00FE667C" w:rsidRDefault="001B2298" w:rsidP="001B2298">
      <w:pPr>
        <w:widowControl w:val="0"/>
        <w:numPr>
          <w:ilvl w:val="0"/>
          <w:numId w:val="42"/>
        </w:numPr>
        <w:wordWrap w:val="0"/>
        <w:autoSpaceDE w:val="0"/>
        <w:autoSpaceDN w:val="0"/>
        <w:spacing w:after="160"/>
      </w:pPr>
      <w:r w:rsidRPr="00FE667C">
        <w:t>View/Command Palette(Ctrl+Shift+P)에서 </w:t>
      </w:r>
      <w:proofErr w:type="gramStart"/>
      <w:r w:rsidRPr="00FE667C">
        <w:t>CMake:Debug</w:t>
      </w:r>
      <w:proofErr w:type="gramEnd"/>
      <w:r w:rsidRPr="00FE667C">
        <w:t>(</w:t>
      </w:r>
      <w:r w:rsidR="0047624F" w:rsidRPr="00FE667C">
        <w:t xml:space="preserve">Shift </w:t>
      </w:r>
      <w:r w:rsidRPr="00FE667C">
        <w:t>+F5)를 하면, 중단점 위치까지 실행되며, 좌측 Side Bar(RUN AND DEBUG)에서 변수값을 확인하고, 상단 디버깅 툴바에서 Continue(F5), Step Over(F10), Step Into(F11), Step Out(Shift+F11) 등으로 다음 지점의 중단점이나 다음 단계로 진입할 수 있습니다.</w:t>
      </w:r>
    </w:p>
    <w:p w14:paraId="3D1F7BBF" w14:textId="77777777" w:rsidR="001B2298" w:rsidRPr="00FE667C" w:rsidRDefault="001B2298" w:rsidP="001B2298">
      <w:pPr>
        <w:widowControl w:val="0"/>
        <w:numPr>
          <w:ilvl w:val="0"/>
          <w:numId w:val="42"/>
        </w:numPr>
        <w:wordWrap w:val="0"/>
        <w:autoSpaceDE w:val="0"/>
        <w:autoSpaceDN w:val="0"/>
        <w:spacing w:after="160"/>
      </w:pPr>
      <w:r w:rsidRPr="00FE667C">
        <w:t>Step Into(F11)을 하여 </w:t>
      </w:r>
      <w:proofErr w:type="gramStart"/>
      <w:r w:rsidRPr="00FE667C">
        <w:t>Test::</w:t>
      </w:r>
      <w:proofErr w:type="gramEnd"/>
      <w:r w:rsidRPr="00FE667C">
        <w:t>Run()함수내에 진입하여, </w:t>
      </w:r>
      <w:proofErr w:type="gramStart"/>
      <w:r w:rsidRPr="00FE667C">
        <w:t>VARIALBLES 에서</w:t>
      </w:r>
      <w:proofErr w:type="gramEnd"/>
      <w:r w:rsidRPr="00FE667C">
        <w:t xml:space="preserve"> 현 함수의 변수 값을 확인하고, WATCH에서 보고싶은 변수나 수식을 입력하여 확인할 수 있습니다.</w:t>
      </w:r>
    </w:p>
    <w:p w14:paraId="7BDB302A" w14:textId="51B6E17C" w:rsidR="001B2298" w:rsidRPr="00FE667C" w:rsidRDefault="0047624F" w:rsidP="001B2298">
      <w:pPr>
        <w:widowControl w:val="0"/>
        <w:wordWrap w:val="0"/>
        <w:autoSpaceDE w:val="0"/>
        <w:autoSpaceDN w:val="0"/>
        <w:spacing w:after="160"/>
      </w:pPr>
      <w:r w:rsidRPr="0047624F">
        <w:rPr>
          <w:noProof/>
        </w:rPr>
        <w:lastRenderedPageBreak/>
        <w:drawing>
          <wp:inline distT="0" distB="0" distL="0" distR="0" wp14:anchorId="6FF5206B" wp14:editId="7695C126">
            <wp:extent cx="5760720" cy="3667125"/>
            <wp:effectExtent l="0" t="0" r="0" b="0"/>
            <wp:docPr id="21378589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58987" name=""/>
                    <pic:cNvPicPr/>
                  </pic:nvPicPr>
                  <pic:blipFill>
                    <a:blip r:embed="rId91"/>
                    <a:stretch>
                      <a:fillRect/>
                    </a:stretch>
                  </pic:blipFill>
                  <pic:spPr>
                    <a:xfrm>
                      <a:off x="0" y="0"/>
                      <a:ext cx="5760720" cy="3667125"/>
                    </a:xfrm>
                    <a:prstGeom prst="rect">
                      <a:avLst/>
                    </a:prstGeom>
                  </pic:spPr>
                </pic:pic>
              </a:graphicData>
            </a:graphic>
          </wp:inline>
        </w:drawing>
      </w:r>
    </w:p>
    <w:p w14:paraId="22D3BD09" w14:textId="77777777" w:rsidR="001B2298" w:rsidRDefault="001B2298" w:rsidP="001B2298">
      <w:pPr>
        <w:widowControl w:val="0"/>
        <w:numPr>
          <w:ilvl w:val="0"/>
          <w:numId w:val="42"/>
        </w:numPr>
        <w:wordWrap w:val="0"/>
        <w:autoSpaceDE w:val="0"/>
        <w:autoSpaceDN w:val="0"/>
        <w:spacing w:after="160"/>
      </w:pPr>
      <w:r w:rsidRPr="00FE667C">
        <w:t>View/Command Palette(Ctrl+Shift+P)에서 </w:t>
      </w:r>
      <w:proofErr w:type="gramStart"/>
      <w:r w:rsidRPr="00FE667C">
        <w:t>CMake:Clean</w:t>
      </w:r>
      <w:proofErr w:type="gramEnd"/>
      <w:r w:rsidRPr="00FE667C">
        <w:t xml:space="preserve">을 하면, 빌드시에 생성 파일들을 모두 지우고 </w:t>
      </w:r>
      <w:proofErr w:type="gramStart"/>
      <w:r w:rsidRPr="00FE667C">
        <w:t>정리 합니다</w:t>
      </w:r>
      <w:proofErr w:type="gramEnd"/>
      <w:r w:rsidRPr="00FE667C">
        <w:t>.</w:t>
      </w:r>
    </w:p>
    <w:p w14:paraId="002E29E8" w14:textId="0CEB9285" w:rsidR="0053658C" w:rsidRPr="00FE667C" w:rsidRDefault="0053658C" w:rsidP="0053658C">
      <w:pPr>
        <w:widowControl w:val="0"/>
        <w:wordWrap w:val="0"/>
        <w:autoSpaceDE w:val="0"/>
        <w:autoSpaceDN w:val="0"/>
        <w:spacing w:after="160"/>
        <w:ind w:left="360"/>
      </w:pPr>
      <w:r>
        <w:rPr>
          <w:noProof/>
        </w:rPr>
        <w:drawing>
          <wp:inline distT="0" distB="0" distL="0" distR="0" wp14:anchorId="4460BEAD" wp14:editId="1500D3A7">
            <wp:extent cx="5760720" cy="2330450"/>
            <wp:effectExtent l="0" t="0" r="0" b="0"/>
            <wp:docPr id="1995964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4331" name=""/>
                    <pic:cNvPicPr/>
                  </pic:nvPicPr>
                  <pic:blipFill>
                    <a:blip r:embed="rId92"/>
                    <a:stretch>
                      <a:fillRect/>
                    </a:stretch>
                  </pic:blipFill>
                  <pic:spPr>
                    <a:xfrm>
                      <a:off x="0" y="0"/>
                      <a:ext cx="5760720" cy="2330450"/>
                    </a:xfrm>
                    <a:prstGeom prst="rect">
                      <a:avLst/>
                    </a:prstGeom>
                  </pic:spPr>
                </pic:pic>
              </a:graphicData>
            </a:graphic>
          </wp:inline>
        </w:drawing>
      </w:r>
    </w:p>
    <w:p w14:paraId="01E9E059" w14:textId="77777777" w:rsidR="0053658C" w:rsidRDefault="0053658C" w:rsidP="001B2298">
      <w:pPr>
        <w:widowControl w:val="0"/>
        <w:wordWrap w:val="0"/>
        <w:autoSpaceDE w:val="0"/>
        <w:autoSpaceDN w:val="0"/>
        <w:spacing w:after="160"/>
        <w:rPr>
          <w:b/>
          <w:bCs/>
        </w:rPr>
      </w:pPr>
    </w:p>
    <w:p w14:paraId="128E70DD" w14:textId="77777777" w:rsidR="001B2298" w:rsidRDefault="001B2298">
      <w:pPr>
        <w:pStyle w:val="a4"/>
        <w:spacing w:line="312" w:lineRule="auto"/>
        <w:ind w:left="283" w:hanging="283"/>
        <w:rPr>
          <w:rFonts w:ascii="돋움" w:eastAsia="돋움"/>
          <w:spacing w:val="-3"/>
          <w:w w:val="95"/>
        </w:rPr>
      </w:pPr>
    </w:p>
    <w:p w14:paraId="13A298C6" w14:textId="77777777" w:rsidR="001B2298" w:rsidRDefault="001B2298">
      <w:pPr>
        <w:pStyle w:val="a4"/>
        <w:spacing w:line="312" w:lineRule="auto"/>
        <w:ind w:left="283" w:hanging="283"/>
        <w:rPr>
          <w:rFonts w:ascii="돋움" w:eastAsia="돋움"/>
          <w:spacing w:val="-3"/>
          <w:w w:val="95"/>
        </w:rPr>
      </w:pPr>
    </w:p>
    <w:p w14:paraId="1F00D387" w14:textId="77777777" w:rsidR="001B2298" w:rsidRDefault="001B2298">
      <w:pPr>
        <w:pStyle w:val="a4"/>
        <w:spacing w:line="312" w:lineRule="auto"/>
        <w:ind w:left="283" w:hanging="283"/>
        <w:rPr>
          <w:rFonts w:ascii="돋움" w:eastAsia="돋움"/>
          <w:spacing w:val="-3"/>
          <w:w w:val="95"/>
        </w:rPr>
      </w:pPr>
    </w:p>
    <w:p w14:paraId="3D4B974D" w14:textId="77777777" w:rsidR="001B2298" w:rsidRDefault="001B2298">
      <w:pPr>
        <w:pStyle w:val="a4"/>
        <w:spacing w:line="312" w:lineRule="auto"/>
        <w:ind w:left="283" w:hanging="283"/>
        <w:rPr>
          <w:rFonts w:ascii="돋움" w:eastAsia="돋움"/>
          <w:spacing w:val="-3"/>
          <w:w w:val="95"/>
        </w:rPr>
      </w:pPr>
    </w:p>
    <w:p w14:paraId="29498657" w14:textId="77777777" w:rsidR="001B2298" w:rsidRDefault="001B2298">
      <w:pPr>
        <w:pStyle w:val="a4"/>
        <w:spacing w:line="312" w:lineRule="auto"/>
        <w:ind w:left="283" w:hanging="283"/>
        <w:rPr>
          <w:rFonts w:ascii="돋움" w:eastAsia="돋움"/>
          <w:spacing w:val="-3"/>
          <w:w w:val="95"/>
        </w:rPr>
      </w:pPr>
    </w:p>
    <w:p w14:paraId="309649E4" w14:textId="77777777" w:rsidR="00FC5B24" w:rsidRDefault="00FC5B24" w:rsidP="00FC5B24">
      <w:pPr>
        <w:pStyle w:val="a3"/>
        <w:wordWrap/>
        <w:snapToGrid w:val="0"/>
        <w:spacing w:line="480" w:lineRule="auto"/>
        <w:jc w:val="left"/>
        <w:rPr>
          <w:rFonts w:ascii="돋움" w:eastAsia="돋움"/>
          <w:spacing w:val="-3"/>
          <w:w w:val="95"/>
        </w:rPr>
      </w:pPr>
      <w:r>
        <w:rPr>
          <w:rFonts w:ascii="돋움" w:eastAsia="돋움"/>
          <w:spacing w:val="-3"/>
          <w:w w:val="95"/>
        </w:rPr>
        <w:br w:type="page"/>
      </w:r>
    </w:p>
    <w:p w14:paraId="6FBB9921" w14:textId="77777777" w:rsidR="00E01112" w:rsidRPr="003E6BFE" w:rsidRDefault="00E01112" w:rsidP="00E01112">
      <w:pPr>
        <w:pStyle w:val="a3"/>
        <w:wordWrap/>
        <w:snapToGrid w:val="0"/>
        <w:spacing w:line="480" w:lineRule="auto"/>
        <w:jc w:val="left"/>
        <w:rPr>
          <w:rFonts w:ascii="돋움" w:eastAsia="돋움"/>
          <w:b/>
          <w:sz w:val="36"/>
          <w:szCs w:val="36"/>
          <w:u w:val="single"/>
        </w:rPr>
      </w:pPr>
      <w:r w:rsidRPr="003E6BFE">
        <w:rPr>
          <w:rFonts w:ascii="돋움" w:eastAsia="돋움" w:hint="eastAsia"/>
          <w:b/>
          <w:sz w:val="36"/>
          <w:szCs w:val="36"/>
          <w:u w:val="single"/>
        </w:rPr>
        <w:lastRenderedPageBreak/>
        <w:t xml:space="preserve">과제 </w:t>
      </w:r>
      <w:r w:rsidRPr="003E6BFE">
        <w:rPr>
          <w:rFonts w:ascii="돋움" w:eastAsia="돋움"/>
          <w:b/>
          <w:sz w:val="36"/>
          <w:szCs w:val="36"/>
          <w:u w:val="single"/>
        </w:rPr>
        <w:t xml:space="preserve">1: </w:t>
      </w:r>
      <w:r w:rsidRPr="003E6BFE">
        <w:rPr>
          <w:rFonts w:ascii="돋움" w:eastAsia="돋움"/>
          <w:b/>
          <w:sz w:val="36"/>
          <w:szCs w:val="36"/>
        </w:rPr>
        <w:t>C++, Java 기반 VSCode 개발환경 구축</w:t>
      </w:r>
    </w:p>
    <w:tbl>
      <w:tblPr>
        <w:tblStyle w:val="aff0"/>
        <w:tblW w:w="5000" w:type="pct"/>
        <w:tblLook w:val="04A0" w:firstRow="1" w:lastRow="0" w:firstColumn="1" w:lastColumn="0" w:noHBand="0" w:noVBand="1"/>
      </w:tblPr>
      <w:tblGrid>
        <w:gridCol w:w="843"/>
        <w:gridCol w:w="8445"/>
      </w:tblGrid>
      <w:tr w:rsidR="00E01112" w14:paraId="57FA33A5" w14:textId="77777777" w:rsidTr="00FA6162">
        <w:tc>
          <w:tcPr>
            <w:tcW w:w="454" w:type="pct"/>
          </w:tcPr>
          <w:p w14:paraId="0AEE73B6" w14:textId="77777777" w:rsidR="00E01112" w:rsidRPr="00FC5B24" w:rsidRDefault="00E01112" w:rsidP="00FA6162">
            <w:pPr>
              <w:pStyle w:val="a3"/>
              <w:wordWrap/>
              <w:snapToGrid w:val="0"/>
              <w:spacing w:line="480" w:lineRule="auto"/>
              <w:jc w:val="left"/>
              <w:rPr>
                <w:rFonts w:ascii="돋움" w:eastAsia="돋움"/>
                <w:spacing w:val="-3"/>
                <w:w w:val="95"/>
              </w:rPr>
            </w:pPr>
            <w:r w:rsidRPr="00FC5B24">
              <w:rPr>
                <w:rFonts w:ascii="돋움" w:eastAsia="돋움" w:hint="eastAsia"/>
                <w:b/>
                <w:sz w:val="24"/>
                <w:szCs w:val="18"/>
              </w:rPr>
              <w:t>제시 문제</w:t>
            </w:r>
            <w:r w:rsidRPr="00FC5B24">
              <w:rPr>
                <w:rFonts w:ascii="돋움" w:eastAsia="돋움"/>
                <w:b/>
                <w:sz w:val="24"/>
                <w:szCs w:val="18"/>
              </w:rPr>
              <w:t xml:space="preserve"> </w:t>
            </w:r>
          </w:p>
        </w:tc>
        <w:tc>
          <w:tcPr>
            <w:tcW w:w="4546" w:type="pct"/>
          </w:tcPr>
          <w:p w14:paraId="78D9D62B" w14:textId="78B901A8" w:rsidR="00E01112" w:rsidRPr="00FC5B24" w:rsidRDefault="00E01112" w:rsidP="00FA6162">
            <w:pPr>
              <w:pStyle w:val="a3"/>
              <w:wordWrap/>
              <w:snapToGrid w:val="0"/>
              <w:spacing w:line="480" w:lineRule="auto"/>
              <w:jc w:val="left"/>
              <w:rPr>
                <w:rFonts w:ascii="돋움" w:eastAsia="돋움"/>
                <w:spacing w:val="-3"/>
                <w:w w:val="95"/>
              </w:rPr>
            </w:pPr>
            <w:proofErr w:type="gramStart"/>
            <w:r w:rsidRPr="00E01112">
              <w:rPr>
                <w:rFonts w:ascii="돋움" w:eastAsia="돋움"/>
                <w:b/>
                <w:sz w:val="24"/>
                <w:szCs w:val="18"/>
              </w:rPr>
              <w:t>VSCode 에서</w:t>
            </w:r>
            <w:proofErr w:type="gramEnd"/>
            <w:r w:rsidRPr="00E01112">
              <w:rPr>
                <w:rFonts w:ascii="돋움" w:eastAsia="돋움"/>
                <w:b/>
                <w:sz w:val="24"/>
                <w:szCs w:val="18"/>
              </w:rPr>
              <w:t xml:space="preserve"> C++ 단위 테스트 구축(GoogleTest, TestMate)</w:t>
            </w:r>
          </w:p>
        </w:tc>
      </w:tr>
    </w:tbl>
    <w:p w14:paraId="349C1CE1" w14:textId="77777777" w:rsidR="00E01112" w:rsidRDefault="00E01112" w:rsidP="00E01112">
      <w:pPr>
        <w:pStyle w:val="a4"/>
        <w:spacing w:line="312" w:lineRule="auto"/>
        <w:ind w:left="283" w:hanging="283"/>
        <w:rPr>
          <w:rFonts w:ascii="돋움" w:eastAsia="돋움"/>
          <w:spacing w:val="-3"/>
          <w:w w:val="95"/>
        </w:rPr>
      </w:pPr>
    </w:p>
    <w:p w14:paraId="3960DEFD" w14:textId="5BE3F38A" w:rsidR="00E01112" w:rsidRPr="006C6530" w:rsidRDefault="00E01112" w:rsidP="00E01112">
      <w:pPr>
        <w:widowControl w:val="0"/>
        <w:wordWrap w:val="0"/>
        <w:autoSpaceDE w:val="0"/>
        <w:autoSpaceDN w:val="0"/>
        <w:spacing w:after="160"/>
        <w:rPr>
          <w:b/>
          <w:bCs/>
        </w:rPr>
      </w:pPr>
      <w:r w:rsidRPr="006C6530">
        <w:rPr>
          <w:b/>
          <w:bCs/>
        </w:rPr>
        <w:t xml:space="preserve">개요 </w:t>
      </w:r>
    </w:p>
    <w:p w14:paraId="54576840" w14:textId="77777777" w:rsidR="00E01112" w:rsidRPr="006C6530" w:rsidRDefault="00E01112" w:rsidP="00E01112">
      <w:pPr>
        <w:widowControl w:val="0"/>
        <w:wordWrap w:val="0"/>
        <w:autoSpaceDE w:val="0"/>
        <w:autoSpaceDN w:val="0"/>
        <w:spacing w:after="160"/>
      </w:pPr>
      <w:r w:rsidRPr="006C6530">
        <w:t xml:space="preserve">단위 테스트는 코드의 신뢰를 높여 사이드 이펙트를 </w:t>
      </w:r>
      <w:proofErr w:type="gramStart"/>
      <w:r w:rsidRPr="006C6530">
        <w:t>최소화 해주고</w:t>
      </w:r>
      <w:proofErr w:type="gramEnd"/>
      <w:r w:rsidRPr="006C6530">
        <w:t xml:space="preserve">, 코드의 인터페이스도 깔끔하게 해주는 스킬입니다. 코드 작성시 기능 구현만 완료하면 </w:t>
      </w:r>
      <w:proofErr w:type="gramStart"/>
      <w:r w:rsidRPr="006C6530">
        <w:t>반쪽 짜리입니다</w:t>
      </w:r>
      <w:proofErr w:type="gramEnd"/>
      <w:r w:rsidRPr="006C6530">
        <w:t>. 꼭 단위 테스트를 만들어 완성도를 올리시기 바랍니다.</w:t>
      </w:r>
    </w:p>
    <w:p w14:paraId="38473F02" w14:textId="77777777" w:rsidR="00E01112" w:rsidRPr="006C6530" w:rsidRDefault="00E01112" w:rsidP="00E01112">
      <w:pPr>
        <w:widowControl w:val="0"/>
        <w:wordWrap w:val="0"/>
        <w:autoSpaceDE w:val="0"/>
        <w:autoSpaceDN w:val="0"/>
        <w:spacing w:after="160"/>
      </w:pPr>
      <w:r w:rsidRPr="006C6530">
        <w:t>특히</w:t>
      </w:r>
    </w:p>
    <w:p w14:paraId="20490ED0" w14:textId="77777777" w:rsidR="00E01112" w:rsidRPr="006C6530" w:rsidRDefault="00E01112" w:rsidP="00E01112">
      <w:pPr>
        <w:widowControl w:val="0"/>
        <w:numPr>
          <w:ilvl w:val="0"/>
          <w:numId w:val="52"/>
        </w:numPr>
        <w:wordWrap w:val="0"/>
        <w:autoSpaceDE w:val="0"/>
        <w:autoSpaceDN w:val="0"/>
        <w:spacing w:after="160"/>
      </w:pPr>
      <w:r w:rsidRPr="006C6530">
        <w:t>테스트를 먼저 작성후 실패하고(빨강)</w:t>
      </w:r>
    </w:p>
    <w:p w14:paraId="2DCA084C" w14:textId="77777777" w:rsidR="00E01112" w:rsidRPr="006C6530" w:rsidRDefault="00E01112" w:rsidP="00E01112">
      <w:pPr>
        <w:widowControl w:val="0"/>
        <w:numPr>
          <w:ilvl w:val="0"/>
          <w:numId w:val="52"/>
        </w:numPr>
        <w:wordWrap w:val="0"/>
        <w:autoSpaceDE w:val="0"/>
        <w:autoSpaceDN w:val="0"/>
        <w:spacing w:after="160"/>
      </w:pPr>
      <w:r w:rsidRPr="006C6530">
        <w:t>테스트를 가까스로 통과시킨 뒤(초록)</w:t>
      </w:r>
    </w:p>
    <w:p w14:paraId="3AAD1112" w14:textId="77777777" w:rsidR="00E01112" w:rsidRPr="006C6530" w:rsidRDefault="00E01112" w:rsidP="00E01112">
      <w:pPr>
        <w:widowControl w:val="0"/>
        <w:numPr>
          <w:ilvl w:val="0"/>
          <w:numId w:val="52"/>
        </w:numPr>
        <w:wordWrap w:val="0"/>
        <w:autoSpaceDE w:val="0"/>
        <w:autoSpaceDN w:val="0"/>
        <w:spacing w:after="160"/>
      </w:pPr>
      <w:r w:rsidRPr="006C6530">
        <w:t>코드를 간결하게 정리(리팩토링)하는</w:t>
      </w:r>
    </w:p>
    <w:p w14:paraId="1C74A1A1" w14:textId="77777777" w:rsidR="00E01112" w:rsidRPr="006C6530" w:rsidRDefault="00E01112" w:rsidP="00E01112">
      <w:pPr>
        <w:widowControl w:val="0"/>
        <w:wordWrap w:val="0"/>
        <w:autoSpaceDE w:val="0"/>
        <w:autoSpaceDN w:val="0"/>
        <w:spacing w:after="160"/>
      </w:pPr>
      <w:r w:rsidRPr="006C6530">
        <w:t>테스트 주도 개발(Test-Driven Development, TDD)을 적용하여, </w:t>
      </w:r>
      <w:r w:rsidRPr="006C6530">
        <w:rPr>
          <w:b/>
          <w:bCs/>
        </w:rPr>
        <w:t>작동하는 깔끔한 코드(Clean Code That Works</w:t>
      </w:r>
      <w:proofErr w:type="gramStart"/>
      <w:r w:rsidRPr="006C6530">
        <w:rPr>
          <w:b/>
          <w:bCs/>
        </w:rPr>
        <w:t>)</w:t>
      </w:r>
      <w:r w:rsidRPr="006C6530">
        <w:t> 를</w:t>
      </w:r>
      <w:proofErr w:type="gramEnd"/>
      <w:r w:rsidRPr="006C6530">
        <w:t xml:space="preserve"> 개발하시기 바랍니다. </w:t>
      </w:r>
      <w:r w:rsidRPr="006C6530">
        <w:rPr>
          <w:b/>
          <w:bCs/>
        </w:rPr>
        <w:t>빨강-초록-</w:t>
      </w:r>
      <w:proofErr w:type="gramStart"/>
      <w:r w:rsidRPr="006C6530">
        <w:rPr>
          <w:b/>
          <w:bCs/>
        </w:rPr>
        <w:t>리팩토링</w:t>
      </w:r>
      <w:r w:rsidRPr="006C6530">
        <w:t> 의</w:t>
      </w:r>
      <w:proofErr w:type="gramEnd"/>
      <w:r w:rsidRPr="006C6530">
        <w:t xml:space="preserve"> 마법같은 습관으로 코딩 성취감을 맛볼 수 있고, 디버깅의 지옥에서 벗어날 수 있습니다.</w:t>
      </w:r>
    </w:p>
    <w:p w14:paraId="416958E8" w14:textId="77777777" w:rsidR="00E01112" w:rsidRPr="006C6530" w:rsidRDefault="00E01112" w:rsidP="00E01112">
      <w:pPr>
        <w:widowControl w:val="0"/>
        <w:wordWrap w:val="0"/>
        <w:autoSpaceDE w:val="0"/>
        <w:autoSpaceDN w:val="0"/>
        <w:spacing w:after="160"/>
      </w:pPr>
      <w:r w:rsidRPr="006C6530">
        <w:t>VSCode + CMake + C++ 환경의 단위 테스트 구축시에는 GoogleTest가 적합하고, GoogleTest 유틸리티로 C++ TestMate 가 좋습니다.</w:t>
      </w:r>
    </w:p>
    <w:tbl>
      <w:tblPr>
        <w:tblW w:w="5000" w:type="pct"/>
        <w:tblCellMar>
          <w:top w:w="15" w:type="dxa"/>
          <w:left w:w="15" w:type="dxa"/>
          <w:bottom w:w="15" w:type="dxa"/>
          <w:right w:w="15" w:type="dxa"/>
        </w:tblCellMar>
        <w:tblLook w:val="04A0" w:firstRow="1" w:lastRow="0" w:firstColumn="1" w:lastColumn="0" w:noHBand="0" w:noVBand="1"/>
      </w:tblPr>
      <w:tblGrid>
        <w:gridCol w:w="4608"/>
        <w:gridCol w:w="4704"/>
      </w:tblGrid>
      <w:tr w:rsidR="00E01112" w:rsidRPr="006C6530" w14:paraId="11AAFDEC" w14:textId="77777777" w:rsidTr="00E01112">
        <w:trPr>
          <w:tblHeader/>
        </w:trPr>
        <w:tc>
          <w:tcPr>
            <w:tcW w:w="2474" w:type="pct"/>
            <w:shd w:val="clear" w:color="auto" w:fill="CECFD1"/>
            <w:tcMar>
              <w:top w:w="120" w:type="dxa"/>
              <w:left w:w="120" w:type="dxa"/>
              <w:bottom w:w="120" w:type="dxa"/>
              <w:right w:w="120" w:type="dxa"/>
            </w:tcMar>
            <w:vAlign w:val="center"/>
            <w:hideMark/>
          </w:tcPr>
          <w:p w14:paraId="018497B3" w14:textId="77777777" w:rsidR="00E01112" w:rsidRPr="006C6530" w:rsidRDefault="00E01112" w:rsidP="00FA6162">
            <w:pPr>
              <w:widowControl w:val="0"/>
              <w:wordWrap w:val="0"/>
              <w:autoSpaceDE w:val="0"/>
              <w:autoSpaceDN w:val="0"/>
              <w:spacing w:after="160"/>
              <w:rPr>
                <w:b/>
                <w:bCs/>
              </w:rPr>
            </w:pPr>
            <w:r w:rsidRPr="006C6530">
              <w:rPr>
                <w:b/>
                <w:bCs/>
              </w:rPr>
              <w:t>항목</w:t>
            </w:r>
          </w:p>
        </w:tc>
        <w:tc>
          <w:tcPr>
            <w:tcW w:w="2526" w:type="pct"/>
            <w:shd w:val="clear" w:color="auto" w:fill="CECFD1"/>
            <w:tcMar>
              <w:top w:w="120" w:type="dxa"/>
              <w:left w:w="120" w:type="dxa"/>
              <w:bottom w:w="120" w:type="dxa"/>
              <w:right w:w="120" w:type="dxa"/>
            </w:tcMar>
            <w:vAlign w:val="center"/>
            <w:hideMark/>
          </w:tcPr>
          <w:p w14:paraId="56BC5237" w14:textId="77777777" w:rsidR="00E01112" w:rsidRPr="006C6530" w:rsidRDefault="00E01112" w:rsidP="00FA6162">
            <w:pPr>
              <w:widowControl w:val="0"/>
              <w:wordWrap w:val="0"/>
              <w:autoSpaceDE w:val="0"/>
              <w:autoSpaceDN w:val="0"/>
              <w:spacing w:after="160"/>
              <w:rPr>
                <w:b/>
                <w:bCs/>
              </w:rPr>
            </w:pPr>
            <w:r w:rsidRPr="006C6530">
              <w:rPr>
                <w:b/>
                <w:bCs/>
              </w:rPr>
              <w:t>내용</w:t>
            </w:r>
          </w:p>
        </w:tc>
      </w:tr>
      <w:tr w:rsidR="00E01112" w:rsidRPr="006C6530" w14:paraId="63E47A02" w14:textId="77777777" w:rsidTr="00E01112">
        <w:tc>
          <w:tcPr>
            <w:tcW w:w="2474" w:type="pct"/>
            <w:tcBorders>
              <w:bottom w:val="single" w:sz="6" w:space="0" w:color="9B9B9D"/>
            </w:tcBorders>
            <w:tcMar>
              <w:top w:w="120" w:type="dxa"/>
              <w:left w:w="120" w:type="dxa"/>
              <w:bottom w:w="120" w:type="dxa"/>
              <w:right w:w="120" w:type="dxa"/>
            </w:tcMar>
            <w:vAlign w:val="center"/>
            <w:hideMark/>
          </w:tcPr>
          <w:p w14:paraId="67DC01ED" w14:textId="77777777" w:rsidR="00E01112" w:rsidRPr="006C6530" w:rsidRDefault="00E01112" w:rsidP="00FA6162">
            <w:pPr>
              <w:widowControl w:val="0"/>
              <w:wordWrap w:val="0"/>
              <w:autoSpaceDE w:val="0"/>
              <w:autoSpaceDN w:val="0"/>
              <w:spacing w:after="160"/>
            </w:pPr>
            <w:r w:rsidRPr="006C6530">
              <w:t>GoogleTest</w:t>
            </w:r>
          </w:p>
        </w:tc>
        <w:tc>
          <w:tcPr>
            <w:tcW w:w="2526" w:type="pct"/>
            <w:tcBorders>
              <w:bottom w:val="single" w:sz="6" w:space="0" w:color="9B9B9D"/>
            </w:tcBorders>
            <w:tcMar>
              <w:top w:w="120" w:type="dxa"/>
              <w:left w:w="120" w:type="dxa"/>
              <w:bottom w:w="120" w:type="dxa"/>
              <w:right w:w="120" w:type="dxa"/>
            </w:tcMar>
            <w:vAlign w:val="center"/>
            <w:hideMark/>
          </w:tcPr>
          <w:p w14:paraId="7E42CDF7" w14:textId="77777777" w:rsidR="00E01112" w:rsidRPr="006C6530" w:rsidRDefault="00E01112" w:rsidP="00FA6162">
            <w:pPr>
              <w:widowControl w:val="0"/>
              <w:wordWrap w:val="0"/>
              <w:autoSpaceDE w:val="0"/>
              <w:autoSpaceDN w:val="0"/>
              <w:spacing w:after="160"/>
            </w:pPr>
            <w:r w:rsidRPr="006C6530">
              <w:t>C++ 단위 테스트 프레임워크</w:t>
            </w:r>
          </w:p>
        </w:tc>
      </w:tr>
      <w:tr w:rsidR="00E01112" w:rsidRPr="006C6530" w14:paraId="779B2C5B" w14:textId="77777777" w:rsidTr="00E01112">
        <w:tc>
          <w:tcPr>
            <w:tcW w:w="2474" w:type="pct"/>
            <w:tcBorders>
              <w:bottom w:val="single" w:sz="6" w:space="0" w:color="9B9B9D"/>
            </w:tcBorders>
            <w:tcMar>
              <w:top w:w="120" w:type="dxa"/>
              <w:left w:w="120" w:type="dxa"/>
              <w:bottom w:w="120" w:type="dxa"/>
              <w:right w:w="120" w:type="dxa"/>
            </w:tcMar>
            <w:vAlign w:val="center"/>
            <w:hideMark/>
          </w:tcPr>
          <w:p w14:paraId="4F29938A" w14:textId="77777777" w:rsidR="00E01112" w:rsidRPr="006C6530" w:rsidRDefault="00E01112" w:rsidP="00FA6162">
            <w:pPr>
              <w:widowControl w:val="0"/>
              <w:wordWrap w:val="0"/>
              <w:autoSpaceDE w:val="0"/>
              <w:autoSpaceDN w:val="0"/>
              <w:spacing w:after="160"/>
            </w:pPr>
            <w:r w:rsidRPr="006C6530">
              <w:t>VSCode Extension의 C++ TestMate</w:t>
            </w:r>
          </w:p>
        </w:tc>
        <w:tc>
          <w:tcPr>
            <w:tcW w:w="2526" w:type="pct"/>
            <w:tcBorders>
              <w:bottom w:val="single" w:sz="6" w:space="0" w:color="9B9B9D"/>
            </w:tcBorders>
            <w:tcMar>
              <w:top w:w="120" w:type="dxa"/>
              <w:left w:w="120" w:type="dxa"/>
              <w:bottom w:w="120" w:type="dxa"/>
              <w:right w:w="120" w:type="dxa"/>
            </w:tcMar>
            <w:vAlign w:val="center"/>
            <w:hideMark/>
          </w:tcPr>
          <w:p w14:paraId="090DF5CB" w14:textId="77777777" w:rsidR="00E01112" w:rsidRPr="006C6530" w:rsidRDefault="00E01112" w:rsidP="00FA6162">
            <w:pPr>
              <w:widowControl w:val="0"/>
              <w:wordWrap w:val="0"/>
              <w:autoSpaceDE w:val="0"/>
              <w:autoSpaceDN w:val="0"/>
              <w:spacing w:after="160"/>
            </w:pPr>
            <w:r w:rsidRPr="006C6530">
              <w:t>Catch2, GoogleTest, doctest 탐색기</w:t>
            </w:r>
          </w:p>
        </w:tc>
      </w:tr>
    </w:tbl>
    <w:p w14:paraId="1701A76E" w14:textId="2DCAF821" w:rsidR="00E01112" w:rsidRPr="006C6530" w:rsidRDefault="00E01112" w:rsidP="00E01112">
      <w:pPr>
        <w:widowControl w:val="0"/>
        <w:wordWrap w:val="0"/>
        <w:autoSpaceDE w:val="0"/>
        <w:autoSpaceDN w:val="0"/>
        <w:spacing w:after="160"/>
        <w:rPr>
          <w:b/>
          <w:bCs/>
        </w:rPr>
      </w:pPr>
      <w:r w:rsidRPr="006C6530">
        <w:rPr>
          <w:b/>
          <w:bCs/>
        </w:rPr>
        <w:t xml:space="preserve">사전 설치 </w:t>
      </w:r>
    </w:p>
    <w:p w14:paraId="3580F0EB" w14:textId="77777777" w:rsidR="00E01112" w:rsidRPr="006C6530" w:rsidRDefault="00E01112" w:rsidP="00E01112">
      <w:pPr>
        <w:widowControl w:val="0"/>
        <w:wordWrap w:val="0"/>
        <w:autoSpaceDE w:val="0"/>
        <w:autoSpaceDN w:val="0"/>
        <w:spacing w:after="160"/>
      </w:pPr>
      <w:r w:rsidRPr="006C6530">
        <w:t>하기 항목이 사전에 설치되어야 합니다.</w:t>
      </w:r>
    </w:p>
    <w:tbl>
      <w:tblPr>
        <w:tblW w:w="5000" w:type="pct"/>
        <w:tblCellMar>
          <w:top w:w="15" w:type="dxa"/>
          <w:left w:w="15" w:type="dxa"/>
          <w:bottom w:w="15" w:type="dxa"/>
          <w:right w:w="15" w:type="dxa"/>
        </w:tblCellMar>
        <w:tblLook w:val="04A0" w:firstRow="1" w:lastRow="0" w:firstColumn="1" w:lastColumn="0" w:noHBand="0" w:noVBand="1"/>
      </w:tblPr>
      <w:tblGrid>
        <w:gridCol w:w="4393"/>
        <w:gridCol w:w="4919"/>
      </w:tblGrid>
      <w:tr w:rsidR="00E01112" w:rsidRPr="006C6530" w14:paraId="3416FC9E" w14:textId="77777777" w:rsidTr="00E01112">
        <w:trPr>
          <w:tblHeader/>
        </w:trPr>
        <w:tc>
          <w:tcPr>
            <w:tcW w:w="2359" w:type="pct"/>
            <w:shd w:val="clear" w:color="auto" w:fill="CECFD1"/>
            <w:tcMar>
              <w:top w:w="120" w:type="dxa"/>
              <w:left w:w="120" w:type="dxa"/>
              <w:bottom w:w="120" w:type="dxa"/>
              <w:right w:w="120" w:type="dxa"/>
            </w:tcMar>
            <w:vAlign w:val="center"/>
            <w:hideMark/>
          </w:tcPr>
          <w:p w14:paraId="2EA72590" w14:textId="77777777" w:rsidR="00E01112" w:rsidRPr="006C6530" w:rsidRDefault="00E01112" w:rsidP="00FA6162">
            <w:pPr>
              <w:widowControl w:val="0"/>
              <w:wordWrap w:val="0"/>
              <w:autoSpaceDE w:val="0"/>
              <w:autoSpaceDN w:val="0"/>
              <w:spacing w:after="160"/>
              <w:rPr>
                <w:b/>
                <w:bCs/>
              </w:rPr>
            </w:pPr>
            <w:r w:rsidRPr="006C6530">
              <w:rPr>
                <w:b/>
                <w:bCs/>
              </w:rPr>
              <w:t>항목</w:t>
            </w:r>
          </w:p>
        </w:tc>
        <w:tc>
          <w:tcPr>
            <w:tcW w:w="2641" w:type="pct"/>
            <w:shd w:val="clear" w:color="auto" w:fill="CECFD1"/>
            <w:tcMar>
              <w:top w:w="120" w:type="dxa"/>
              <w:left w:w="120" w:type="dxa"/>
              <w:bottom w:w="120" w:type="dxa"/>
              <w:right w:w="120" w:type="dxa"/>
            </w:tcMar>
            <w:vAlign w:val="center"/>
            <w:hideMark/>
          </w:tcPr>
          <w:p w14:paraId="5D58D602" w14:textId="77777777" w:rsidR="00E01112" w:rsidRPr="006C6530" w:rsidRDefault="00E01112" w:rsidP="00FA6162">
            <w:pPr>
              <w:widowControl w:val="0"/>
              <w:wordWrap w:val="0"/>
              <w:autoSpaceDE w:val="0"/>
              <w:autoSpaceDN w:val="0"/>
              <w:spacing w:after="160"/>
              <w:rPr>
                <w:b/>
                <w:bCs/>
              </w:rPr>
            </w:pPr>
            <w:r w:rsidRPr="006C6530">
              <w:rPr>
                <w:b/>
                <w:bCs/>
              </w:rPr>
              <w:t>내용</w:t>
            </w:r>
          </w:p>
        </w:tc>
      </w:tr>
      <w:tr w:rsidR="00E01112" w:rsidRPr="006C6530" w14:paraId="0F648BAC" w14:textId="77777777" w:rsidTr="00E01112">
        <w:tc>
          <w:tcPr>
            <w:tcW w:w="2359" w:type="pct"/>
            <w:tcBorders>
              <w:bottom w:val="single" w:sz="6" w:space="0" w:color="9B9B9D"/>
            </w:tcBorders>
            <w:tcMar>
              <w:top w:w="120" w:type="dxa"/>
              <w:left w:w="120" w:type="dxa"/>
              <w:bottom w:w="120" w:type="dxa"/>
              <w:right w:w="120" w:type="dxa"/>
            </w:tcMar>
            <w:vAlign w:val="center"/>
            <w:hideMark/>
          </w:tcPr>
          <w:p w14:paraId="70E616D5" w14:textId="77777777" w:rsidR="00E01112" w:rsidRPr="006C6530" w:rsidRDefault="00E01112" w:rsidP="00FA6162">
            <w:pPr>
              <w:widowControl w:val="0"/>
              <w:wordWrap w:val="0"/>
              <w:autoSpaceDE w:val="0"/>
              <w:autoSpaceDN w:val="0"/>
              <w:spacing w:after="160"/>
            </w:pPr>
            <w:r w:rsidRPr="006C6530">
              <w:t>VSCode</w:t>
            </w:r>
          </w:p>
        </w:tc>
        <w:tc>
          <w:tcPr>
            <w:tcW w:w="2641" w:type="pct"/>
            <w:tcBorders>
              <w:bottom w:val="single" w:sz="6" w:space="0" w:color="9B9B9D"/>
            </w:tcBorders>
            <w:tcMar>
              <w:top w:w="120" w:type="dxa"/>
              <w:left w:w="120" w:type="dxa"/>
              <w:bottom w:w="120" w:type="dxa"/>
              <w:right w:w="120" w:type="dxa"/>
            </w:tcMar>
            <w:vAlign w:val="center"/>
            <w:hideMark/>
          </w:tcPr>
          <w:p w14:paraId="4606D6A0" w14:textId="6A28CE76" w:rsidR="00E01112" w:rsidRPr="006C6530" w:rsidRDefault="00E01112" w:rsidP="00FA6162">
            <w:pPr>
              <w:widowControl w:val="0"/>
              <w:wordWrap w:val="0"/>
              <w:autoSpaceDE w:val="0"/>
              <w:autoSpaceDN w:val="0"/>
              <w:spacing w:after="160"/>
            </w:pPr>
            <w:r w:rsidRPr="00E01112">
              <w:t>VSCode 설치</w:t>
            </w:r>
          </w:p>
        </w:tc>
      </w:tr>
      <w:tr w:rsidR="00E01112" w:rsidRPr="006C6530" w14:paraId="02B7BC65" w14:textId="77777777" w:rsidTr="00E01112">
        <w:tc>
          <w:tcPr>
            <w:tcW w:w="2359" w:type="pct"/>
            <w:tcBorders>
              <w:bottom w:val="single" w:sz="6" w:space="0" w:color="9B9B9D"/>
            </w:tcBorders>
            <w:tcMar>
              <w:top w:w="120" w:type="dxa"/>
              <w:left w:w="120" w:type="dxa"/>
              <w:bottom w:w="120" w:type="dxa"/>
              <w:right w:w="120" w:type="dxa"/>
            </w:tcMar>
            <w:vAlign w:val="center"/>
            <w:hideMark/>
          </w:tcPr>
          <w:p w14:paraId="1F4F0D45" w14:textId="77777777" w:rsidR="00E01112" w:rsidRPr="006C6530" w:rsidRDefault="00E01112" w:rsidP="00FA6162">
            <w:pPr>
              <w:widowControl w:val="0"/>
              <w:wordWrap w:val="0"/>
              <w:autoSpaceDE w:val="0"/>
              <w:autoSpaceDN w:val="0"/>
              <w:spacing w:after="160"/>
            </w:pPr>
            <w:r w:rsidRPr="006C6530">
              <w:t xml:space="preserve">VSCode </w:t>
            </w:r>
            <w:proofErr w:type="gramStart"/>
            <w:r w:rsidRPr="006C6530">
              <w:t>Extension(</w:t>
            </w:r>
            <w:proofErr w:type="gramEnd"/>
            <w:r w:rsidRPr="006C6530">
              <w:t xml:space="preserve">C/C++ Extension </w:t>
            </w:r>
            <w:r w:rsidRPr="006C6530">
              <w:lastRenderedPageBreak/>
              <w:t>Pack)</w:t>
            </w:r>
          </w:p>
        </w:tc>
        <w:tc>
          <w:tcPr>
            <w:tcW w:w="2641" w:type="pct"/>
            <w:tcBorders>
              <w:bottom w:val="single" w:sz="6" w:space="0" w:color="9B9B9D"/>
            </w:tcBorders>
            <w:tcMar>
              <w:top w:w="120" w:type="dxa"/>
              <w:left w:w="120" w:type="dxa"/>
              <w:bottom w:w="120" w:type="dxa"/>
              <w:right w:w="120" w:type="dxa"/>
            </w:tcMar>
            <w:vAlign w:val="center"/>
            <w:hideMark/>
          </w:tcPr>
          <w:p w14:paraId="36BCC3FE" w14:textId="2D326D87" w:rsidR="00E01112" w:rsidRPr="006C6530" w:rsidRDefault="00E01112" w:rsidP="00FA6162">
            <w:pPr>
              <w:widowControl w:val="0"/>
              <w:wordWrap w:val="0"/>
              <w:autoSpaceDE w:val="0"/>
              <w:autoSpaceDN w:val="0"/>
              <w:spacing w:after="160"/>
            </w:pPr>
            <w:r w:rsidRPr="00E01112">
              <w:lastRenderedPageBreak/>
              <w:t xml:space="preserve">VSCode Extension 설치(C/C++ Extension </w:t>
            </w:r>
            <w:r w:rsidRPr="00E01112">
              <w:lastRenderedPageBreak/>
              <w:t>Pack)</w:t>
            </w:r>
          </w:p>
        </w:tc>
      </w:tr>
      <w:tr w:rsidR="00E01112" w:rsidRPr="006C6530" w14:paraId="29C20366" w14:textId="77777777" w:rsidTr="00E01112">
        <w:tc>
          <w:tcPr>
            <w:tcW w:w="2359" w:type="pct"/>
            <w:tcBorders>
              <w:bottom w:val="single" w:sz="6" w:space="0" w:color="9B9B9D"/>
            </w:tcBorders>
            <w:tcMar>
              <w:top w:w="120" w:type="dxa"/>
              <w:left w:w="120" w:type="dxa"/>
              <w:bottom w:w="120" w:type="dxa"/>
              <w:right w:w="120" w:type="dxa"/>
            </w:tcMar>
            <w:vAlign w:val="center"/>
            <w:hideMark/>
          </w:tcPr>
          <w:p w14:paraId="5DC32F5A" w14:textId="77777777" w:rsidR="00E01112" w:rsidRPr="006C6530" w:rsidRDefault="00E01112" w:rsidP="00FA6162">
            <w:pPr>
              <w:widowControl w:val="0"/>
              <w:wordWrap w:val="0"/>
              <w:autoSpaceDE w:val="0"/>
              <w:autoSpaceDN w:val="0"/>
              <w:spacing w:after="160"/>
            </w:pPr>
            <w:r w:rsidRPr="006C6530">
              <w:lastRenderedPageBreak/>
              <w:t>MinGW-w64</w:t>
            </w:r>
          </w:p>
        </w:tc>
        <w:tc>
          <w:tcPr>
            <w:tcW w:w="2641" w:type="pct"/>
            <w:tcBorders>
              <w:bottom w:val="single" w:sz="6" w:space="0" w:color="9B9B9D"/>
            </w:tcBorders>
            <w:tcMar>
              <w:top w:w="120" w:type="dxa"/>
              <w:left w:w="120" w:type="dxa"/>
              <w:bottom w:w="120" w:type="dxa"/>
              <w:right w:w="120" w:type="dxa"/>
            </w:tcMar>
            <w:vAlign w:val="center"/>
            <w:hideMark/>
          </w:tcPr>
          <w:p w14:paraId="23FC8689" w14:textId="6489FED4" w:rsidR="00E01112" w:rsidRPr="006C6530" w:rsidRDefault="00E01112" w:rsidP="00FA6162">
            <w:pPr>
              <w:widowControl w:val="0"/>
              <w:wordWrap w:val="0"/>
              <w:autoSpaceDE w:val="0"/>
              <w:autoSpaceDN w:val="0"/>
              <w:spacing w:after="160"/>
            </w:pPr>
            <w:r w:rsidRPr="00E01112">
              <w:t>MinGW-w64 설치(GNU C++ 컴파일러)</w:t>
            </w:r>
          </w:p>
        </w:tc>
      </w:tr>
      <w:tr w:rsidR="00E01112" w:rsidRPr="006C6530" w14:paraId="57265898" w14:textId="77777777" w:rsidTr="00E01112">
        <w:tc>
          <w:tcPr>
            <w:tcW w:w="2359" w:type="pct"/>
            <w:tcBorders>
              <w:bottom w:val="single" w:sz="6" w:space="0" w:color="9B9B9D"/>
            </w:tcBorders>
            <w:tcMar>
              <w:top w:w="120" w:type="dxa"/>
              <w:left w:w="120" w:type="dxa"/>
              <w:bottom w:w="120" w:type="dxa"/>
              <w:right w:w="120" w:type="dxa"/>
            </w:tcMar>
            <w:vAlign w:val="center"/>
            <w:hideMark/>
          </w:tcPr>
          <w:p w14:paraId="13091A6D" w14:textId="77777777" w:rsidR="00E01112" w:rsidRPr="006C6530" w:rsidRDefault="00E01112" w:rsidP="00FA6162">
            <w:pPr>
              <w:widowControl w:val="0"/>
              <w:wordWrap w:val="0"/>
              <w:autoSpaceDE w:val="0"/>
              <w:autoSpaceDN w:val="0"/>
              <w:spacing w:after="160"/>
            </w:pPr>
            <w:r w:rsidRPr="006C6530">
              <w:t>CMake</w:t>
            </w:r>
          </w:p>
        </w:tc>
        <w:tc>
          <w:tcPr>
            <w:tcW w:w="2641" w:type="pct"/>
            <w:tcBorders>
              <w:bottom w:val="single" w:sz="6" w:space="0" w:color="9B9B9D"/>
            </w:tcBorders>
            <w:tcMar>
              <w:top w:w="120" w:type="dxa"/>
              <w:left w:w="120" w:type="dxa"/>
              <w:bottom w:w="120" w:type="dxa"/>
              <w:right w:w="120" w:type="dxa"/>
            </w:tcMar>
            <w:vAlign w:val="center"/>
            <w:hideMark/>
          </w:tcPr>
          <w:p w14:paraId="5F478E2E" w14:textId="71D45342" w:rsidR="00E01112" w:rsidRPr="006C6530" w:rsidRDefault="00E01112" w:rsidP="00FA6162">
            <w:pPr>
              <w:widowControl w:val="0"/>
              <w:wordWrap w:val="0"/>
              <w:autoSpaceDE w:val="0"/>
              <w:autoSpaceDN w:val="0"/>
              <w:spacing w:after="160"/>
            </w:pPr>
            <w:r w:rsidRPr="00E01112">
              <w:t>CMake 설치</w:t>
            </w:r>
          </w:p>
        </w:tc>
      </w:tr>
      <w:tr w:rsidR="00E01112" w:rsidRPr="006C6530" w14:paraId="7A4AF560" w14:textId="77777777" w:rsidTr="00E01112">
        <w:tc>
          <w:tcPr>
            <w:tcW w:w="2359" w:type="pct"/>
            <w:tcBorders>
              <w:bottom w:val="single" w:sz="6" w:space="0" w:color="9B9B9D"/>
            </w:tcBorders>
            <w:tcMar>
              <w:top w:w="120" w:type="dxa"/>
              <w:left w:w="120" w:type="dxa"/>
              <w:bottom w:w="120" w:type="dxa"/>
              <w:right w:w="120" w:type="dxa"/>
            </w:tcMar>
            <w:vAlign w:val="center"/>
            <w:hideMark/>
          </w:tcPr>
          <w:p w14:paraId="7521AFE8" w14:textId="77777777" w:rsidR="00E01112" w:rsidRPr="006C6530" w:rsidRDefault="00E01112" w:rsidP="00FA6162">
            <w:pPr>
              <w:widowControl w:val="0"/>
              <w:wordWrap w:val="0"/>
              <w:autoSpaceDE w:val="0"/>
              <w:autoSpaceDN w:val="0"/>
              <w:spacing w:after="160"/>
            </w:pPr>
            <w:r w:rsidRPr="006C6530">
              <w:t xml:space="preserve">VSCode </w:t>
            </w:r>
            <w:proofErr w:type="gramStart"/>
            <w:r w:rsidRPr="006C6530">
              <w:t>Extension(</w:t>
            </w:r>
            <w:proofErr w:type="gramEnd"/>
            <w:r w:rsidRPr="006C6530">
              <w:t>CMake, CMake Tools)</w:t>
            </w:r>
          </w:p>
        </w:tc>
        <w:tc>
          <w:tcPr>
            <w:tcW w:w="2641" w:type="pct"/>
            <w:tcBorders>
              <w:bottom w:val="single" w:sz="6" w:space="0" w:color="9B9B9D"/>
            </w:tcBorders>
            <w:tcMar>
              <w:top w:w="120" w:type="dxa"/>
              <w:left w:w="120" w:type="dxa"/>
              <w:bottom w:w="120" w:type="dxa"/>
              <w:right w:w="120" w:type="dxa"/>
            </w:tcMar>
            <w:vAlign w:val="center"/>
            <w:hideMark/>
          </w:tcPr>
          <w:p w14:paraId="28665EAE" w14:textId="64E2A4C5" w:rsidR="00E01112" w:rsidRPr="006C6530" w:rsidRDefault="00E01112" w:rsidP="00FA6162">
            <w:pPr>
              <w:widowControl w:val="0"/>
              <w:wordWrap w:val="0"/>
              <w:autoSpaceDE w:val="0"/>
              <w:autoSpaceDN w:val="0"/>
              <w:spacing w:after="160"/>
            </w:pPr>
            <w:r w:rsidRPr="00E01112">
              <w:t>VSCode Extension 설치(CMake, CMake Tools)</w:t>
            </w:r>
          </w:p>
        </w:tc>
      </w:tr>
    </w:tbl>
    <w:p w14:paraId="28B45E9C" w14:textId="2D13FB3E" w:rsidR="00E01112" w:rsidRPr="006C6530" w:rsidRDefault="00E01112" w:rsidP="00E01112">
      <w:pPr>
        <w:widowControl w:val="0"/>
        <w:wordWrap w:val="0"/>
        <w:autoSpaceDE w:val="0"/>
        <w:autoSpaceDN w:val="0"/>
        <w:spacing w:after="160"/>
        <w:rPr>
          <w:b/>
          <w:bCs/>
        </w:rPr>
      </w:pPr>
      <w:r w:rsidRPr="006C6530">
        <w:rPr>
          <w:b/>
          <w:bCs/>
        </w:rPr>
        <w:t xml:space="preserve">테스트 환경 구축 </w:t>
      </w:r>
    </w:p>
    <w:p w14:paraId="6828C4F8" w14:textId="77777777" w:rsidR="00E01112" w:rsidRDefault="00E01112" w:rsidP="00E01112">
      <w:pPr>
        <w:widowControl w:val="0"/>
        <w:numPr>
          <w:ilvl w:val="0"/>
          <w:numId w:val="53"/>
        </w:numPr>
        <w:wordWrap w:val="0"/>
        <w:autoSpaceDE w:val="0"/>
        <w:autoSpaceDN w:val="0"/>
        <w:spacing w:after="160"/>
      </w:pPr>
      <w:proofErr w:type="gramStart"/>
      <w:r w:rsidRPr="006C6530">
        <w:t>VSCode 에서</w:t>
      </w:r>
      <w:proofErr w:type="gramEnd"/>
      <w:r w:rsidRPr="006C6530">
        <w:t xml:space="preserve"> File/Open </w:t>
      </w:r>
      <w:proofErr w:type="gramStart"/>
      <w:r w:rsidRPr="006C6530">
        <w:t>Folder 를</w:t>
      </w:r>
      <w:proofErr w:type="gramEnd"/>
      <w:r w:rsidRPr="006C6530">
        <w:t xml:space="preserve"> 실행하여 language_test 폴더를 엽니다.</w:t>
      </w:r>
    </w:p>
    <w:p w14:paraId="144F9FFF" w14:textId="77777777" w:rsidR="005F10CC" w:rsidRDefault="005F10CC" w:rsidP="005F10CC">
      <w:pPr>
        <w:widowControl w:val="0"/>
        <w:wordWrap w:val="0"/>
        <w:autoSpaceDE w:val="0"/>
        <w:autoSpaceDN w:val="0"/>
        <w:spacing w:after="160"/>
      </w:pPr>
    </w:p>
    <w:p w14:paraId="1B417743" w14:textId="77777777" w:rsidR="005F10CC" w:rsidRDefault="005F10CC" w:rsidP="005F10CC">
      <w:pPr>
        <w:widowControl w:val="0"/>
        <w:wordWrap w:val="0"/>
        <w:autoSpaceDE w:val="0"/>
        <w:autoSpaceDN w:val="0"/>
        <w:spacing w:after="160"/>
      </w:pPr>
      <w:r>
        <w:t>Microsoft Windows [Version 10.0.19045.6466]</w:t>
      </w:r>
    </w:p>
    <w:p w14:paraId="3988FD3D" w14:textId="77777777" w:rsidR="005F10CC" w:rsidRDefault="005F10CC" w:rsidP="005F10CC">
      <w:pPr>
        <w:widowControl w:val="0"/>
        <w:wordWrap w:val="0"/>
        <w:autoSpaceDE w:val="0"/>
        <w:autoSpaceDN w:val="0"/>
        <w:spacing w:after="160"/>
      </w:pPr>
      <w:r>
        <w:t>(c) Microsoft Corporation. All rights reserved.</w:t>
      </w:r>
    </w:p>
    <w:p w14:paraId="5767D3F7" w14:textId="77777777" w:rsidR="005F10CC" w:rsidRDefault="005F10CC" w:rsidP="005F10CC">
      <w:pPr>
        <w:widowControl w:val="0"/>
        <w:wordWrap w:val="0"/>
        <w:autoSpaceDE w:val="0"/>
        <w:autoSpaceDN w:val="0"/>
        <w:spacing w:after="160"/>
      </w:pPr>
    </w:p>
    <w:p w14:paraId="453B9D85" w14:textId="77777777" w:rsidR="005F10CC" w:rsidRDefault="005F10CC" w:rsidP="005F10CC">
      <w:pPr>
        <w:widowControl w:val="0"/>
        <w:wordWrap w:val="0"/>
        <w:autoSpaceDE w:val="0"/>
        <w:autoSpaceDN w:val="0"/>
        <w:spacing w:after="160"/>
      </w:pPr>
      <w:r>
        <w:t xml:space="preserve">C:\DEV\language_test&gt;del /f /s /q </w:t>
      </w:r>
      <w:proofErr w:type="gramStart"/>
      <w:r>
        <w:t>*.*</w:t>
      </w:r>
      <w:proofErr w:type="gramEnd"/>
    </w:p>
    <w:p w14:paraId="1B16DBA6" w14:textId="77777777" w:rsidR="005F10CC" w:rsidRDefault="005F10CC" w:rsidP="005F10CC">
      <w:pPr>
        <w:widowControl w:val="0"/>
        <w:wordWrap w:val="0"/>
        <w:autoSpaceDE w:val="0"/>
        <w:autoSpaceDN w:val="0"/>
        <w:spacing w:after="160"/>
      </w:pPr>
      <w:r>
        <w:rPr>
          <w:rFonts w:hint="eastAsia"/>
        </w:rPr>
        <w:t>파일</w:t>
      </w:r>
      <w:r>
        <w:t xml:space="preserve"> 삭제 - C:\DEV\language_test\CMakeLists.txt</w:t>
      </w:r>
    </w:p>
    <w:p w14:paraId="56F52B19" w14:textId="77777777" w:rsidR="005F10CC" w:rsidRDefault="005F10CC" w:rsidP="005F10CC">
      <w:pPr>
        <w:widowControl w:val="0"/>
        <w:wordWrap w:val="0"/>
        <w:autoSpaceDE w:val="0"/>
        <w:autoSpaceDN w:val="0"/>
        <w:spacing w:after="160"/>
      </w:pPr>
      <w:r>
        <w:rPr>
          <w:rFonts w:hint="eastAsia"/>
        </w:rPr>
        <w:t>파일</w:t>
      </w:r>
      <w:r>
        <w:t xml:space="preserve"> 삭제 - C:\DEV\language_test\CMakePresets.json</w:t>
      </w:r>
    </w:p>
    <w:p w14:paraId="168335FA" w14:textId="77777777" w:rsidR="005F10CC" w:rsidRDefault="005F10CC" w:rsidP="005F10CC">
      <w:pPr>
        <w:widowControl w:val="0"/>
        <w:wordWrap w:val="0"/>
        <w:autoSpaceDE w:val="0"/>
        <w:autoSpaceDN w:val="0"/>
        <w:spacing w:after="160"/>
      </w:pPr>
      <w:r>
        <w:rPr>
          <w:rFonts w:hint="eastAsia"/>
        </w:rPr>
        <w:t>파일</w:t>
      </w:r>
      <w:r>
        <w:t xml:space="preserve"> 삭제 - C:\DEV\language_test\.vscode\tasks.json</w:t>
      </w:r>
    </w:p>
    <w:p w14:paraId="42BA6DC5" w14:textId="77777777" w:rsidR="005F10CC" w:rsidRDefault="005F10CC" w:rsidP="005F10CC">
      <w:pPr>
        <w:widowControl w:val="0"/>
        <w:wordWrap w:val="0"/>
        <w:autoSpaceDE w:val="0"/>
        <w:autoSpaceDN w:val="0"/>
        <w:spacing w:after="160"/>
      </w:pPr>
      <w:r>
        <w:rPr>
          <w:rFonts w:hint="eastAsia"/>
        </w:rPr>
        <w:t>파일</w:t>
      </w:r>
      <w:r>
        <w:t xml:space="preserve"> 삭제 - C:\DEV\language_test\build\CMakeCache.txt</w:t>
      </w:r>
    </w:p>
    <w:p w14:paraId="0511F004" w14:textId="77777777" w:rsidR="005F10CC" w:rsidRDefault="005F10CC" w:rsidP="005F10CC">
      <w:pPr>
        <w:widowControl w:val="0"/>
        <w:wordWrap w:val="0"/>
        <w:autoSpaceDE w:val="0"/>
        <w:autoSpaceDN w:val="0"/>
        <w:spacing w:after="160"/>
      </w:pPr>
      <w:r>
        <w:rPr>
          <w:rFonts w:hint="eastAsia"/>
        </w:rPr>
        <w:t>파일</w:t>
      </w:r>
      <w:r>
        <w:t xml:space="preserve"> 삭제 - C:\DEV\language_test\build\.cmake\api\v1\query\client-vscode\query.json</w:t>
      </w:r>
    </w:p>
    <w:p w14:paraId="1C318DF1" w14:textId="77777777" w:rsidR="005F10CC" w:rsidRDefault="005F10CC" w:rsidP="005F10CC">
      <w:pPr>
        <w:widowControl w:val="0"/>
        <w:wordWrap w:val="0"/>
        <w:autoSpaceDE w:val="0"/>
        <w:autoSpaceDN w:val="0"/>
        <w:spacing w:after="160"/>
      </w:pPr>
      <w:r>
        <w:rPr>
          <w:rFonts w:hint="eastAsia"/>
        </w:rPr>
        <w:t>파일</w:t>
      </w:r>
      <w:r>
        <w:t xml:space="preserve"> 삭제 - C:\DEV\language_test\build\.cmake\api\v1\reply\error-2026-04-17T23-59-58-0965.json</w:t>
      </w:r>
    </w:p>
    <w:p w14:paraId="341F0AC7" w14:textId="77777777" w:rsidR="005F10CC" w:rsidRDefault="005F10CC" w:rsidP="005F10CC">
      <w:pPr>
        <w:widowControl w:val="0"/>
        <w:wordWrap w:val="0"/>
        <w:autoSpaceDE w:val="0"/>
        <w:autoSpaceDN w:val="0"/>
        <w:spacing w:after="160"/>
      </w:pPr>
      <w:r>
        <w:rPr>
          <w:rFonts w:hint="eastAsia"/>
        </w:rPr>
        <w:t>파일</w:t>
      </w:r>
      <w:r>
        <w:t xml:space="preserve"> 삭제 - C:\DEV\language_test\build\.cmake\api\v1\reply\error-2026-04-18T00-04-40-0020.json</w:t>
      </w:r>
    </w:p>
    <w:p w14:paraId="25ED3EEC" w14:textId="77777777" w:rsidR="005F10CC" w:rsidRDefault="005F10CC" w:rsidP="005F10CC">
      <w:pPr>
        <w:widowControl w:val="0"/>
        <w:wordWrap w:val="0"/>
        <w:autoSpaceDE w:val="0"/>
        <w:autoSpaceDN w:val="0"/>
        <w:spacing w:after="160"/>
      </w:pPr>
      <w:r>
        <w:rPr>
          <w:rFonts w:hint="eastAsia"/>
        </w:rPr>
        <w:t>파일</w:t>
      </w:r>
      <w:r>
        <w:t xml:space="preserve"> 삭제 - C:\DEV\language_test\build\CMakeFiles\cmake.check_cache</w:t>
      </w:r>
    </w:p>
    <w:p w14:paraId="1993BA47" w14:textId="77777777" w:rsidR="005F10CC" w:rsidRDefault="005F10CC" w:rsidP="005F10CC">
      <w:pPr>
        <w:widowControl w:val="0"/>
        <w:wordWrap w:val="0"/>
        <w:autoSpaceDE w:val="0"/>
        <w:autoSpaceDN w:val="0"/>
        <w:spacing w:after="160"/>
      </w:pPr>
      <w:r>
        <w:rPr>
          <w:rFonts w:hint="eastAsia"/>
        </w:rPr>
        <w:t>파일</w:t>
      </w:r>
      <w:r>
        <w:t xml:space="preserve"> 삭제 - C:\DEV\language_test\build\CMakeFiles\CMakeConfigureLog.yaml</w:t>
      </w:r>
    </w:p>
    <w:p w14:paraId="535E07C3" w14:textId="77777777" w:rsidR="005F10CC" w:rsidRDefault="005F10CC" w:rsidP="005F10CC">
      <w:pPr>
        <w:widowControl w:val="0"/>
        <w:wordWrap w:val="0"/>
        <w:autoSpaceDE w:val="0"/>
        <w:autoSpaceDN w:val="0"/>
        <w:spacing w:after="160"/>
      </w:pPr>
      <w:r>
        <w:rPr>
          <w:rFonts w:hint="eastAsia"/>
        </w:rPr>
        <w:t>파일</w:t>
      </w:r>
      <w:r>
        <w:t xml:space="preserve"> 삭제 - C:\DEV\language_test\build\CMakeFiles\4.3.1\CMakeSystem.cmake</w:t>
      </w:r>
    </w:p>
    <w:p w14:paraId="595CB91A" w14:textId="77777777" w:rsidR="005F10CC" w:rsidRDefault="005F10CC" w:rsidP="005F10CC">
      <w:pPr>
        <w:widowControl w:val="0"/>
        <w:wordWrap w:val="0"/>
        <w:autoSpaceDE w:val="0"/>
        <w:autoSpaceDN w:val="0"/>
        <w:spacing w:after="160"/>
      </w:pPr>
      <w:r>
        <w:rPr>
          <w:rFonts w:hint="eastAsia"/>
        </w:rPr>
        <w:lastRenderedPageBreak/>
        <w:t>파일</w:t>
      </w:r>
      <w:r>
        <w:t xml:space="preserve"> 삭제 - C:\DEV\language_test\out\build\GCC 15.2.0 x86_64-w64-mingw32\CMakeCache.txt</w:t>
      </w:r>
    </w:p>
    <w:p w14:paraId="5535FE8C"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x86_64-w64-mingw32\cmake_install.cmake</w:t>
      </w:r>
    </w:p>
    <w:p w14:paraId="1373347A"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x86_64-w64-mingw32\compile_commands.json</w:t>
      </w:r>
    </w:p>
    <w:p w14:paraId="45B0EA36"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x86_64-w64-mingw32\CPackConfig.cmake</w:t>
      </w:r>
    </w:p>
    <w:p w14:paraId="2F15F4CE"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x86_64-w64-mingw32\CPackSourceConfig.cmake</w:t>
      </w:r>
    </w:p>
    <w:p w14:paraId="785D5ED8"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x86_64-w64-mingw32\language_test.exe</w:t>
      </w:r>
    </w:p>
    <w:p w14:paraId="310C86C5"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x86_64-w64-mingw32\Makefile</w:t>
      </w:r>
    </w:p>
    <w:p w14:paraId="489B089C"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x86_64-w64-mingw32\.cmake\api\v1\query\client-vscode\query.json</w:t>
      </w:r>
    </w:p>
    <w:p w14:paraId="7EA628BA"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x86_64-w64-mingw32\.cmake\api\v1\reply\cache-v2-324819eae523ea11314f.json</w:t>
      </w:r>
    </w:p>
    <w:p w14:paraId="47756287"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x86_64-w64-mingw32\.cmake\api\v1\reply\cmakeFiles-v1-37137b25041b338223b1.json</w:t>
      </w:r>
    </w:p>
    <w:p w14:paraId="7D51B1BA"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x86_64-w64-mingw32\.cmake\api\v1\reply\codemodel-v2-91f97a0ac5c02f5f8038.json</w:t>
      </w:r>
    </w:p>
    <w:p w14:paraId="421C20DC"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x86_64-w64-mingw32\.cmake\api\v1\reply\directory-.-Debug-f040eec181a89de70dbe.json</w:t>
      </w:r>
    </w:p>
    <w:p w14:paraId="4C256E2A"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x86_64-w64-mingw32\.cmake\api\v1\reply\index-2026-04-18T00-17-43-0926.json</w:t>
      </w:r>
    </w:p>
    <w:p w14:paraId="53001DB8"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x86_64-w64-mingw32\.cmake\api\v1\reply\target-language_test-Debug-014b9e95ca629f7d45a8.json</w:t>
      </w:r>
    </w:p>
    <w:p w14:paraId="4680FB3A"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x86_64-w64-mingw32\.cmake\api\v1\reply\toolchains-v1-aa1280c1c244d7281bf4.json</w:t>
      </w:r>
    </w:p>
    <w:p w14:paraId="5D32C2AD"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x86_64-w64-mingw32\CMakeFiles\cmake.check_cache</w:t>
      </w:r>
    </w:p>
    <w:p w14:paraId="7F63422F" w14:textId="77777777" w:rsidR="005F10CC" w:rsidRDefault="005F10CC" w:rsidP="005F10CC">
      <w:pPr>
        <w:widowControl w:val="0"/>
        <w:wordWrap w:val="0"/>
        <w:autoSpaceDE w:val="0"/>
        <w:autoSpaceDN w:val="0"/>
        <w:spacing w:after="160"/>
      </w:pPr>
      <w:r>
        <w:rPr>
          <w:rFonts w:hint="eastAsia"/>
        </w:rPr>
        <w:lastRenderedPageBreak/>
        <w:t>파일</w:t>
      </w:r>
      <w:r>
        <w:t xml:space="preserve"> 삭제 - C:\DEV\language_test\out\build\GCC 15.2.0 x86_64-w64-mingw32\CMakeFiles\CMakeConfigureLog.yaml</w:t>
      </w:r>
    </w:p>
    <w:p w14:paraId="1DEEEF06"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x86_64-w64-mingw32\CMakeFiles\CMakeDirectoryInformation.cmake</w:t>
      </w:r>
    </w:p>
    <w:p w14:paraId="72548D06"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x86_64-w64-mingw32\CMakeFiles\InstallScripts.json</w:t>
      </w:r>
    </w:p>
    <w:p w14:paraId="30B302D6"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x86_64-w64-mingw32\CMakeFiles\Makefile.cmake</w:t>
      </w:r>
    </w:p>
    <w:p w14:paraId="5E8095B2"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x86_64-w64-mingw32\CMakeFiles\Makefile2</w:t>
      </w:r>
    </w:p>
    <w:p w14:paraId="05FBB239"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x86_64-w64-mingw32\CMakeFiles\progress.marks</w:t>
      </w:r>
    </w:p>
    <w:p w14:paraId="23F0DF0B"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x86_64-w64-mingw32\CMakeFiles\TargetDirectories.txt</w:t>
      </w:r>
    </w:p>
    <w:p w14:paraId="6AA97486"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x86_64-w64-mingw32\CMakeFiles\4.3.1\CMakeCCompiler.cmake</w:t>
      </w:r>
    </w:p>
    <w:p w14:paraId="01E8161F"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x86_64-w64-mingw32\CMakeFiles\4.3.1\CMakeCXXCompiler.cmake</w:t>
      </w:r>
    </w:p>
    <w:p w14:paraId="3FA543C8"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x86_64-w64-mingw32\CMakeFiles\4.3.1\CMakeDetermineCompilerABI_C.bin</w:t>
      </w:r>
    </w:p>
    <w:p w14:paraId="4226230E"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x86_64-w64-mingw32\CMakeFiles\4.3.1\CMakeDetermineCompilerABI_CXX.bin</w:t>
      </w:r>
    </w:p>
    <w:p w14:paraId="4C1BA0EF"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x86_64-w64-mingw32\CMakeFiles\4.3.1\CMakeRCCompiler.cmake</w:t>
      </w:r>
    </w:p>
    <w:p w14:paraId="5AF9CA4A"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x86_64-w64-mingw32\CMakeFiles\4.3.1\CMakeSystem.cmake</w:t>
      </w:r>
    </w:p>
    <w:p w14:paraId="3BD24E14"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x86_64-w64-mingw32\CMakeFiles\4.3.1\CompilerIdC\a.exe</w:t>
      </w:r>
    </w:p>
    <w:p w14:paraId="0E0A1CE7"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x86_64-w64-mingw32\CMakeFiles\4.3.1\CompilerIdC\CMakeCCompilerId.c</w:t>
      </w:r>
    </w:p>
    <w:p w14:paraId="35036FE8"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x86_64-w64-mingw32\CMakeFiles\4.3.1\CompilerIdCXX\a.exe</w:t>
      </w:r>
    </w:p>
    <w:p w14:paraId="5FE8F4A4"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x86_64-w64-mingw32\CMakeFiles\4.3.1\CompilerIdCXX\CMakeCXXCompilerId.cpp</w:t>
      </w:r>
    </w:p>
    <w:p w14:paraId="06FE1DDC" w14:textId="77777777" w:rsidR="005F10CC" w:rsidRDefault="005F10CC" w:rsidP="005F10CC">
      <w:pPr>
        <w:widowControl w:val="0"/>
        <w:wordWrap w:val="0"/>
        <w:autoSpaceDE w:val="0"/>
        <w:autoSpaceDN w:val="0"/>
        <w:spacing w:after="160"/>
      </w:pPr>
      <w:r>
        <w:rPr>
          <w:rFonts w:hint="eastAsia"/>
        </w:rPr>
        <w:lastRenderedPageBreak/>
        <w:t>파일</w:t>
      </w:r>
      <w:r>
        <w:t xml:space="preserve"> 삭제 - C:\DEV\language_test\out\build\GCC 15.2.0 x86_64-w64-mingw32\CMakeFiles\language_test.dir\build.make</w:t>
      </w:r>
    </w:p>
    <w:p w14:paraId="5DCC3213"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x86_64-w64-mingw32\CMakeFiles\language_test.dir\cmake_clean.cmake</w:t>
      </w:r>
    </w:p>
    <w:p w14:paraId="7DA9E2BB"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x86_64-w64-mingw32\CMakeFiles\language_test.dir\compiler_depend.internal</w:t>
      </w:r>
    </w:p>
    <w:p w14:paraId="796C2C59"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x86_64-w64-mingw32\CMakeFiles\language_test.dir\compiler_depend.make</w:t>
      </w:r>
    </w:p>
    <w:p w14:paraId="45EE3B75"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x86_64-w64-mingw32\CMakeFiles\language_test.dir\compiler_depend.ts</w:t>
      </w:r>
    </w:p>
    <w:p w14:paraId="5F6BCB59"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x86_64-w64-mingw32\CMakeFiles\language_test.dir\depend.make</w:t>
      </w:r>
    </w:p>
    <w:p w14:paraId="4564F8FD"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x86_64-w64-mingw32\CMakeFiles\language_test.dir\DependInfo.cmake</w:t>
      </w:r>
    </w:p>
    <w:p w14:paraId="4DB0CBB7"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x86_64-w64-mingw32\CMakeFiles\language_test.dir\flags.make</w:t>
      </w:r>
    </w:p>
    <w:p w14:paraId="1284021A"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x86_64-w64-mingw32\CMakeFiles\language_test.dir\link.txt</w:t>
      </w:r>
    </w:p>
    <w:p w14:paraId="6D515205"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x86_64-w64-mingw32\CMakeFiles\language_test.dir\linkLibs.rsp</w:t>
      </w:r>
    </w:p>
    <w:p w14:paraId="63C47AF5"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w:t>
      </w:r>
      <w:proofErr w:type="gramStart"/>
      <w:r>
        <w:t>objects.a</w:t>
      </w:r>
      <w:proofErr w:type="gramEnd"/>
    </w:p>
    <w:p w14:paraId="03ADEDA3"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x86_64-w64-mingw32\CMakeFiles\language_test.dir\objects1.rsp</w:t>
      </w:r>
    </w:p>
    <w:p w14:paraId="42823785" w14:textId="77777777" w:rsidR="005F10CC" w:rsidRDefault="005F10CC" w:rsidP="005F10CC">
      <w:pPr>
        <w:widowControl w:val="0"/>
        <w:wordWrap w:val="0"/>
        <w:autoSpaceDE w:val="0"/>
        <w:autoSpaceDN w:val="0"/>
        <w:spacing w:after="160"/>
      </w:pPr>
      <w:r>
        <w:rPr>
          <w:rFonts w:hint="eastAsia"/>
        </w:rPr>
        <w:t>파일</w:t>
      </w:r>
      <w:r>
        <w:t xml:space="preserve"> 삭제 - C:\DEV\language_test\out\build\GCC 15.2.0 x86_64-w64-mingw32\CMakeFiles\language_test.dir\progress.make</w:t>
      </w:r>
    </w:p>
    <w:p w14:paraId="1898B0BA" w14:textId="77777777" w:rsidR="005F10CC" w:rsidRDefault="005F10CC" w:rsidP="005F10CC">
      <w:pPr>
        <w:widowControl w:val="0"/>
        <w:wordWrap w:val="0"/>
        <w:autoSpaceDE w:val="0"/>
        <w:autoSpaceDN w:val="0"/>
        <w:spacing w:after="160"/>
      </w:pPr>
      <w:r>
        <w:rPr>
          <w:rFonts w:hint="eastAsia"/>
        </w:rPr>
        <w:t>파일</w:t>
      </w:r>
      <w:r>
        <w:t xml:space="preserve"> 삭제 - C:\DEV\language_test\src\main.cpp</w:t>
      </w:r>
    </w:p>
    <w:p w14:paraId="34C08705" w14:textId="77777777" w:rsidR="005F10CC" w:rsidRDefault="005F10CC" w:rsidP="005F10CC">
      <w:pPr>
        <w:widowControl w:val="0"/>
        <w:wordWrap w:val="0"/>
        <w:autoSpaceDE w:val="0"/>
        <w:autoSpaceDN w:val="0"/>
        <w:spacing w:after="160"/>
      </w:pPr>
      <w:r>
        <w:rPr>
          <w:rFonts w:hint="eastAsia"/>
        </w:rPr>
        <w:t>파일</w:t>
      </w:r>
      <w:r>
        <w:t xml:space="preserve"> 삭제 - C:\DEV\language_test\src\Test.cpp</w:t>
      </w:r>
    </w:p>
    <w:p w14:paraId="59088E2D" w14:textId="77777777" w:rsidR="005F10CC" w:rsidRDefault="005F10CC" w:rsidP="005F10CC">
      <w:pPr>
        <w:widowControl w:val="0"/>
        <w:wordWrap w:val="0"/>
        <w:autoSpaceDE w:val="0"/>
        <w:autoSpaceDN w:val="0"/>
        <w:spacing w:after="160"/>
      </w:pPr>
      <w:r>
        <w:rPr>
          <w:rFonts w:hint="eastAsia"/>
        </w:rPr>
        <w:t>파일</w:t>
      </w:r>
      <w:r>
        <w:t xml:space="preserve"> 삭제 - C:\DEV\language_test\src\Test.h</w:t>
      </w:r>
    </w:p>
    <w:p w14:paraId="38433980" w14:textId="77777777" w:rsidR="005F10CC" w:rsidRDefault="005F10CC" w:rsidP="005F10CC">
      <w:pPr>
        <w:widowControl w:val="0"/>
        <w:wordWrap w:val="0"/>
        <w:autoSpaceDE w:val="0"/>
        <w:autoSpaceDN w:val="0"/>
        <w:spacing w:after="160"/>
      </w:pPr>
    </w:p>
    <w:p w14:paraId="0601C596" w14:textId="77777777" w:rsidR="005F10CC" w:rsidRDefault="005F10CC" w:rsidP="005F10CC">
      <w:pPr>
        <w:widowControl w:val="0"/>
        <w:wordWrap w:val="0"/>
        <w:autoSpaceDE w:val="0"/>
        <w:autoSpaceDN w:val="0"/>
        <w:spacing w:after="160"/>
      </w:pPr>
      <w:r>
        <w:t xml:space="preserve">C:\DEV\language_test&gt;rmdir /s /q </w:t>
      </w:r>
      <w:proofErr w:type="gramStart"/>
      <w:r>
        <w:t>*.*</w:t>
      </w:r>
      <w:proofErr w:type="gramEnd"/>
    </w:p>
    <w:p w14:paraId="0D05B60E" w14:textId="77777777" w:rsidR="005F10CC" w:rsidRDefault="005F10CC" w:rsidP="005F10CC">
      <w:pPr>
        <w:widowControl w:val="0"/>
        <w:wordWrap w:val="0"/>
        <w:autoSpaceDE w:val="0"/>
        <w:autoSpaceDN w:val="0"/>
        <w:spacing w:after="160"/>
      </w:pPr>
      <w:r>
        <w:rPr>
          <w:rFonts w:hint="eastAsia"/>
        </w:rPr>
        <w:t>파일</w:t>
      </w:r>
      <w:r>
        <w:t xml:space="preserve"> 이름, 디렉터리 이름 또는 볼륨 레이블 구문이 잘못되었습니다.</w:t>
      </w:r>
    </w:p>
    <w:p w14:paraId="2F25F128" w14:textId="77777777" w:rsidR="005F10CC" w:rsidRDefault="005F10CC" w:rsidP="005F10CC">
      <w:pPr>
        <w:widowControl w:val="0"/>
        <w:wordWrap w:val="0"/>
        <w:autoSpaceDE w:val="0"/>
        <w:autoSpaceDN w:val="0"/>
        <w:spacing w:after="160"/>
      </w:pPr>
    </w:p>
    <w:p w14:paraId="5DA15C9A" w14:textId="77777777" w:rsidR="005F10CC" w:rsidRDefault="005F10CC" w:rsidP="005F10CC">
      <w:pPr>
        <w:widowControl w:val="0"/>
        <w:wordWrap w:val="0"/>
        <w:autoSpaceDE w:val="0"/>
        <w:autoSpaceDN w:val="0"/>
        <w:spacing w:after="160"/>
      </w:pPr>
      <w:r>
        <w:lastRenderedPageBreak/>
        <w:t>C:\DEV\language_test&gt;rmdir /s /</w:t>
      </w:r>
      <w:proofErr w:type="gramStart"/>
      <w:r>
        <w:t>q .vscode</w:t>
      </w:r>
      <w:proofErr w:type="gramEnd"/>
    </w:p>
    <w:p w14:paraId="126A6E51" w14:textId="77777777" w:rsidR="005F10CC" w:rsidRDefault="005F10CC" w:rsidP="005F10CC">
      <w:pPr>
        <w:widowControl w:val="0"/>
        <w:wordWrap w:val="0"/>
        <w:autoSpaceDE w:val="0"/>
        <w:autoSpaceDN w:val="0"/>
        <w:spacing w:after="160"/>
      </w:pPr>
    </w:p>
    <w:p w14:paraId="1816E242" w14:textId="77777777" w:rsidR="005F10CC" w:rsidRDefault="005F10CC" w:rsidP="005F10CC">
      <w:pPr>
        <w:widowControl w:val="0"/>
        <w:wordWrap w:val="0"/>
        <w:autoSpaceDE w:val="0"/>
        <w:autoSpaceDN w:val="0"/>
        <w:spacing w:after="160"/>
      </w:pPr>
      <w:r>
        <w:t>C:\DEV\language_test&gt;rmdir /s /q build</w:t>
      </w:r>
    </w:p>
    <w:p w14:paraId="40F2C6BB" w14:textId="77777777" w:rsidR="005F10CC" w:rsidRDefault="005F10CC" w:rsidP="005F10CC">
      <w:pPr>
        <w:widowControl w:val="0"/>
        <w:wordWrap w:val="0"/>
        <w:autoSpaceDE w:val="0"/>
        <w:autoSpaceDN w:val="0"/>
        <w:spacing w:after="160"/>
      </w:pPr>
    </w:p>
    <w:p w14:paraId="3CBEDC16" w14:textId="77777777" w:rsidR="005F10CC" w:rsidRDefault="005F10CC" w:rsidP="005F10CC">
      <w:pPr>
        <w:widowControl w:val="0"/>
        <w:wordWrap w:val="0"/>
        <w:autoSpaceDE w:val="0"/>
        <w:autoSpaceDN w:val="0"/>
        <w:spacing w:after="160"/>
      </w:pPr>
      <w:r>
        <w:t>C:\DEV\language_test&gt;rmdir /s /q out</w:t>
      </w:r>
    </w:p>
    <w:p w14:paraId="010DFDE8" w14:textId="77777777" w:rsidR="005F10CC" w:rsidRDefault="005F10CC" w:rsidP="005F10CC">
      <w:pPr>
        <w:widowControl w:val="0"/>
        <w:wordWrap w:val="0"/>
        <w:autoSpaceDE w:val="0"/>
        <w:autoSpaceDN w:val="0"/>
        <w:spacing w:after="160"/>
      </w:pPr>
    </w:p>
    <w:p w14:paraId="10D24C74" w14:textId="77777777" w:rsidR="005F10CC" w:rsidRDefault="005F10CC" w:rsidP="005F10CC">
      <w:pPr>
        <w:widowControl w:val="0"/>
        <w:wordWrap w:val="0"/>
        <w:autoSpaceDE w:val="0"/>
        <w:autoSpaceDN w:val="0"/>
        <w:spacing w:after="160"/>
      </w:pPr>
      <w:r>
        <w:t>C:\DEV\language_test&gt;rmdir /s /q src</w:t>
      </w:r>
    </w:p>
    <w:p w14:paraId="6ECBC732" w14:textId="77777777" w:rsidR="005F10CC" w:rsidRDefault="005F10CC" w:rsidP="005F10CC">
      <w:pPr>
        <w:widowControl w:val="0"/>
        <w:wordWrap w:val="0"/>
        <w:autoSpaceDE w:val="0"/>
        <w:autoSpaceDN w:val="0"/>
        <w:spacing w:after="160"/>
      </w:pPr>
    </w:p>
    <w:p w14:paraId="69BCBCFB" w14:textId="1AA5B254" w:rsidR="005F10CC" w:rsidRDefault="005F10CC" w:rsidP="005F10CC">
      <w:pPr>
        <w:widowControl w:val="0"/>
        <w:wordWrap w:val="0"/>
        <w:autoSpaceDE w:val="0"/>
        <w:autoSpaceDN w:val="0"/>
        <w:spacing w:after="160"/>
      </w:pPr>
      <w:r>
        <w:t>C:\DEV\language_test&gt;</w:t>
      </w:r>
    </w:p>
    <w:p w14:paraId="1CC30F6E" w14:textId="77777777" w:rsidR="005F10CC" w:rsidRDefault="005F10CC" w:rsidP="005F10CC">
      <w:pPr>
        <w:widowControl w:val="0"/>
        <w:wordWrap w:val="0"/>
        <w:autoSpaceDE w:val="0"/>
        <w:autoSpaceDN w:val="0"/>
        <w:spacing w:after="160"/>
      </w:pPr>
    </w:p>
    <w:p w14:paraId="1141DBFE" w14:textId="77777777" w:rsidR="005F10CC" w:rsidRPr="006C6530" w:rsidRDefault="005F10CC" w:rsidP="005F10CC">
      <w:pPr>
        <w:widowControl w:val="0"/>
        <w:wordWrap w:val="0"/>
        <w:autoSpaceDE w:val="0"/>
        <w:autoSpaceDN w:val="0"/>
        <w:spacing w:after="160"/>
      </w:pPr>
    </w:p>
    <w:p w14:paraId="7F19457E" w14:textId="77777777" w:rsidR="00E01112" w:rsidRPr="006C6530" w:rsidRDefault="00E01112" w:rsidP="00E01112">
      <w:pPr>
        <w:widowControl w:val="0"/>
        <w:numPr>
          <w:ilvl w:val="0"/>
          <w:numId w:val="53"/>
        </w:numPr>
        <w:wordWrap w:val="0"/>
        <w:autoSpaceDE w:val="0"/>
        <w:autoSpaceDN w:val="0"/>
        <w:spacing w:after="160"/>
      </w:pPr>
      <w:r w:rsidRPr="006C6530">
        <w:t>language_test/cpp/src 폴더에 하기 4개의 파일을 작성합니다.</w:t>
      </w:r>
    </w:p>
    <w:p w14:paraId="078BE618" w14:textId="77777777" w:rsidR="00E01112" w:rsidRPr="006C6530" w:rsidRDefault="00E01112" w:rsidP="00E01112">
      <w:pPr>
        <w:widowControl w:val="0"/>
        <w:wordWrap w:val="0"/>
        <w:autoSpaceDE w:val="0"/>
        <w:autoSpaceDN w:val="0"/>
        <w:spacing w:after="160"/>
      </w:pPr>
      <w:r w:rsidRPr="006C6530">
        <w:rPr>
          <w:b/>
          <w:bCs/>
        </w:rPr>
        <w:t>language_test/cpp/src/Plus.h</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E01112" w:rsidRPr="006C6530" w14:paraId="531DD8D3"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1D06C8D0" w14:textId="77777777" w:rsidR="00E01112" w:rsidRPr="006C6530" w:rsidRDefault="00E01112" w:rsidP="00FA6162">
            <w:pPr>
              <w:widowControl w:val="0"/>
              <w:wordWrap w:val="0"/>
              <w:autoSpaceDE w:val="0"/>
              <w:autoSpaceDN w:val="0"/>
              <w:spacing w:after="160"/>
            </w:pPr>
            <w:r w:rsidRPr="006C6530">
              <w:t xml:space="preserve"> #ifndef Plus_h</w:t>
            </w:r>
          </w:p>
          <w:p w14:paraId="28529FD7" w14:textId="77777777" w:rsidR="00E01112" w:rsidRPr="006C6530" w:rsidRDefault="00E01112" w:rsidP="00FA6162">
            <w:pPr>
              <w:widowControl w:val="0"/>
              <w:wordWrap w:val="0"/>
              <w:autoSpaceDE w:val="0"/>
              <w:autoSpaceDN w:val="0"/>
              <w:spacing w:after="160"/>
            </w:pPr>
            <w:r w:rsidRPr="006C6530">
              <w:t xml:space="preserve"> </w:t>
            </w:r>
            <w:proofErr w:type="gramStart"/>
            <w:r w:rsidRPr="006C6530">
              <w:t>#define</w:t>
            </w:r>
            <w:proofErr w:type="gramEnd"/>
            <w:r w:rsidRPr="006C6530">
              <w:t xml:space="preserve"> Plus_h</w:t>
            </w:r>
          </w:p>
          <w:p w14:paraId="04CAD180" w14:textId="77777777" w:rsidR="00E01112" w:rsidRPr="006C6530" w:rsidRDefault="00E01112" w:rsidP="00FA6162">
            <w:pPr>
              <w:widowControl w:val="0"/>
              <w:wordWrap w:val="0"/>
              <w:autoSpaceDE w:val="0"/>
              <w:autoSpaceDN w:val="0"/>
              <w:spacing w:after="160"/>
            </w:pPr>
          </w:p>
          <w:p w14:paraId="73D3DF88" w14:textId="77777777" w:rsidR="00E01112" w:rsidRPr="006C6530" w:rsidRDefault="00E01112" w:rsidP="00FA6162">
            <w:pPr>
              <w:widowControl w:val="0"/>
              <w:wordWrap w:val="0"/>
              <w:autoSpaceDE w:val="0"/>
              <w:autoSpaceDN w:val="0"/>
              <w:spacing w:after="160"/>
            </w:pPr>
            <w:r w:rsidRPr="006C6530">
              <w:t xml:space="preserve"> class Plus {</w:t>
            </w:r>
          </w:p>
          <w:p w14:paraId="223361EA" w14:textId="77777777" w:rsidR="00E01112" w:rsidRPr="006C6530" w:rsidRDefault="00E01112" w:rsidP="00FA6162">
            <w:pPr>
              <w:widowControl w:val="0"/>
              <w:wordWrap w:val="0"/>
              <w:autoSpaceDE w:val="0"/>
              <w:autoSpaceDN w:val="0"/>
              <w:spacing w:after="160"/>
            </w:pPr>
            <w:r w:rsidRPr="006C6530">
              <w:t xml:space="preserve"> public:</w:t>
            </w:r>
          </w:p>
          <w:p w14:paraId="28400B13" w14:textId="77777777" w:rsidR="00E01112" w:rsidRPr="006C6530" w:rsidRDefault="00E01112" w:rsidP="00FA6162">
            <w:pPr>
              <w:widowControl w:val="0"/>
              <w:wordWrap w:val="0"/>
              <w:autoSpaceDE w:val="0"/>
              <w:autoSpaceDN w:val="0"/>
              <w:spacing w:after="160"/>
            </w:pPr>
            <w:r w:rsidRPr="006C6530">
              <w:t xml:space="preserve">     static int </w:t>
            </w:r>
            <w:proofErr w:type="gramStart"/>
            <w:r w:rsidRPr="006C6530">
              <w:t>Run(</w:t>
            </w:r>
            <w:proofErr w:type="gramEnd"/>
            <w:r w:rsidRPr="006C6530">
              <w:t>int a, int b);</w:t>
            </w:r>
          </w:p>
          <w:p w14:paraId="3BF5B32A" w14:textId="77777777" w:rsidR="00E01112" w:rsidRPr="006C6530" w:rsidRDefault="00E01112" w:rsidP="00FA6162">
            <w:pPr>
              <w:widowControl w:val="0"/>
              <w:wordWrap w:val="0"/>
              <w:autoSpaceDE w:val="0"/>
              <w:autoSpaceDN w:val="0"/>
              <w:spacing w:after="160"/>
            </w:pPr>
            <w:r w:rsidRPr="006C6530">
              <w:t xml:space="preserve"> };</w:t>
            </w:r>
          </w:p>
          <w:p w14:paraId="5BE7353D" w14:textId="77777777" w:rsidR="00E01112" w:rsidRPr="006C6530" w:rsidRDefault="00E01112" w:rsidP="00FA6162">
            <w:pPr>
              <w:widowControl w:val="0"/>
              <w:wordWrap w:val="0"/>
              <w:autoSpaceDE w:val="0"/>
              <w:autoSpaceDN w:val="0"/>
              <w:spacing w:after="160"/>
            </w:pPr>
          </w:p>
          <w:p w14:paraId="4FF23CFA" w14:textId="77777777" w:rsidR="00E01112" w:rsidRPr="006C6530" w:rsidRDefault="00E01112" w:rsidP="00FA6162">
            <w:pPr>
              <w:widowControl w:val="0"/>
              <w:wordWrap w:val="0"/>
              <w:autoSpaceDE w:val="0"/>
              <w:autoSpaceDN w:val="0"/>
              <w:spacing w:after="160"/>
            </w:pPr>
            <w:r w:rsidRPr="006C6530">
              <w:t xml:space="preserve"> #endif // Plus_h</w:t>
            </w:r>
          </w:p>
          <w:p w14:paraId="1B1A182B" w14:textId="77777777" w:rsidR="00E01112" w:rsidRPr="006C6530" w:rsidRDefault="00E01112" w:rsidP="00FA6162">
            <w:pPr>
              <w:widowControl w:val="0"/>
              <w:wordWrap w:val="0"/>
              <w:autoSpaceDE w:val="0"/>
              <w:autoSpaceDN w:val="0"/>
              <w:spacing w:after="160"/>
            </w:pPr>
          </w:p>
        </w:tc>
      </w:tr>
    </w:tbl>
    <w:p w14:paraId="3B140120" w14:textId="77777777" w:rsidR="00E01112" w:rsidRPr="006C6530" w:rsidRDefault="00E01112" w:rsidP="00E01112">
      <w:pPr>
        <w:widowControl w:val="0"/>
        <w:wordWrap w:val="0"/>
        <w:autoSpaceDE w:val="0"/>
        <w:autoSpaceDN w:val="0"/>
        <w:spacing w:after="160"/>
      </w:pPr>
      <w:r w:rsidRPr="006C6530">
        <w:rPr>
          <w:b/>
          <w:bCs/>
        </w:rPr>
        <w:t>language_test/cpp/src/Plus.cpp</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E01112" w:rsidRPr="006C6530" w14:paraId="64FA5F26"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097C06BD" w14:textId="77777777" w:rsidR="00E01112" w:rsidRPr="006C6530" w:rsidRDefault="00E01112" w:rsidP="00FA6162">
            <w:pPr>
              <w:widowControl w:val="0"/>
              <w:wordWrap w:val="0"/>
              <w:autoSpaceDE w:val="0"/>
              <w:autoSpaceDN w:val="0"/>
              <w:spacing w:after="160"/>
            </w:pPr>
            <w:r w:rsidRPr="006C6530">
              <w:t xml:space="preserve"> #include "Plus.h"</w:t>
            </w:r>
          </w:p>
          <w:p w14:paraId="761B3987" w14:textId="77777777" w:rsidR="00E01112" w:rsidRPr="006C6530" w:rsidRDefault="00E01112" w:rsidP="00FA6162">
            <w:pPr>
              <w:widowControl w:val="0"/>
              <w:wordWrap w:val="0"/>
              <w:autoSpaceDE w:val="0"/>
              <w:autoSpaceDN w:val="0"/>
              <w:spacing w:after="160"/>
            </w:pPr>
          </w:p>
          <w:p w14:paraId="0D7AEB14" w14:textId="77777777" w:rsidR="00E01112" w:rsidRPr="006C6530" w:rsidRDefault="00E01112" w:rsidP="00FA6162">
            <w:pPr>
              <w:widowControl w:val="0"/>
              <w:wordWrap w:val="0"/>
              <w:autoSpaceDE w:val="0"/>
              <w:autoSpaceDN w:val="0"/>
              <w:spacing w:after="160"/>
            </w:pPr>
            <w:r w:rsidRPr="006C6530">
              <w:t xml:space="preserve"> int </w:t>
            </w:r>
            <w:proofErr w:type="gramStart"/>
            <w:r w:rsidRPr="006C6530">
              <w:t>Plus::Run(</w:t>
            </w:r>
            <w:proofErr w:type="gramEnd"/>
            <w:r w:rsidRPr="006C6530">
              <w:t xml:space="preserve">int a, int </w:t>
            </w:r>
            <w:proofErr w:type="gramStart"/>
            <w:r w:rsidRPr="006C6530">
              <w:t>b) {</w:t>
            </w:r>
            <w:proofErr w:type="gramEnd"/>
          </w:p>
          <w:p w14:paraId="3F991BA2" w14:textId="77777777" w:rsidR="00E01112" w:rsidRPr="006C6530" w:rsidRDefault="00E01112" w:rsidP="00FA6162">
            <w:pPr>
              <w:widowControl w:val="0"/>
              <w:wordWrap w:val="0"/>
              <w:autoSpaceDE w:val="0"/>
              <w:autoSpaceDN w:val="0"/>
              <w:spacing w:after="160"/>
            </w:pPr>
            <w:r w:rsidRPr="006C6530">
              <w:t xml:space="preserve">     return a + b;</w:t>
            </w:r>
          </w:p>
          <w:p w14:paraId="6FC5E69F" w14:textId="77777777" w:rsidR="00E01112" w:rsidRPr="006C6530" w:rsidRDefault="00E01112" w:rsidP="00FA6162">
            <w:pPr>
              <w:widowControl w:val="0"/>
              <w:wordWrap w:val="0"/>
              <w:autoSpaceDE w:val="0"/>
              <w:autoSpaceDN w:val="0"/>
              <w:spacing w:after="160"/>
            </w:pPr>
            <w:r w:rsidRPr="006C6530">
              <w:t xml:space="preserve"> }  </w:t>
            </w:r>
          </w:p>
          <w:p w14:paraId="162D5AA0" w14:textId="77777777" w:rsidR="00E01112" w:rsidRPr="006C6530" w:rsidRDefault="00E01112" w:rsidP="00FA6162">
            <w:pPr>
              <w:widowControl w:val="0"/>
              <w:wordWrap w:val="0"/>
              <w:autoSpaceDE w:val="0"/>
              <w:autoSpaceDN w:val="0"/>
              <w:spacing w:after="160"/>
            </w:pPr>
          </w:p>
        </w:tc>
      </w:tr>
    </w:tbl>
    <w:p w14:paraId="74212964" w14:textId="77777777" w:rsidR="00E01112" w:rsidRPr="006C6530" w:rsidRDefault="00E01112" w:rsidP="00E01112">
      <w:pPr>
        <w:widowControl w:val="0"/>
        <w:wordWrap w:val="0"/>
        <w:autoSpaceDE w:val="0"/>
        <w:autoSpaceDN w:val="0"/>
        <w:spacing w:after="160"/>
      </w:pPr>
      <w:r w:rsidRPr="006C6530">
        <w:rPr>
          <w:b/>
          <w:bCs/>
        </w:rPr>
        <w:t>language_test/cpp/src/Minus.h</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E01112" w:rsidRPr="006C6530" w14:paraId="43A02A4F"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373DD372" w14:textId="77777777" w:rsidR="00E01112" w:rsidRPr="006C6530" w:rsidRDefault="00E01112" w:rsidP="00FA6162">
            <w:pPr>
              <w:widowControl w:val="0"/>
              <w:wordWrap w:val="0"/>
              <w:autoSpaceDE w:val="0"/>
              <w:autoSpaceDN w:val="0"/>
              <w:spacing w:after="160"/>
            </w:pPr>
            <w:r w:rsidRPr="006C6530">
              <w:lastRenderedPageBreak/>
              <w:t xml:space="preserve"> #ifndef Minus_h</w:t>
            </w:r>
          </w:p>
          <w:p w14:paraId="59E58877" w14:textId="77777777" w:rsidR="00E01112" w:rsidRPr="006C6530" w:rsidRDefault="00E01112" w:rsidP="00FA6162">
            <w:pPr>
              <w:widowControl w:val="0"/>
              <w:wordWrap w:val="0"/>
              <w:autoSpaceDE w:val="0"/>
              <w:autoSpaceDN w:val="0"/>
              <w:spacing w:after="160"/>
            </w:pPr>
            <w:r w:rsidRPr="006C6530">
              <w:t xml:space="preserve"> </w:t>
            </w:r>
            <w:proofErr w:type="gramStart"/>
            <w:r w:rsidRPr="006C6530">
              <w:t>#define</w:t>
            </w:r>
            <w:proofErr w:type="gramEnd"/>
            <w:r w:rsidRPr="006C6530">
              <w:t xml:space="preserve"> Minus_h</w:t>
            </w:r>
          </w:p>
          <w:p w14:paraId="55B12515" w14:textId="77777777" w:rsidR="00E01112" w:rsidRPr="006C6530" w:rsidRDefault="00E01112" w:rsidP="00FA6162">
            <w:pPr>
              <w:widowControl w:val="0"/>
              <w:wordWrap w:val="0"/>
              <w:autoSpaceDE w:val="0"/>
              <w:autoSpaceDN w:val="0"/>
              <w:spacing w:after="160"/>
            </w:pPr>
          </w:p>
          <w:p w14:paraId="07E86708" w14:textId="77777777" w:rsidR="00E01112" w:rsidRPr="006C6530" w:rsidRDefault="00E01112" w:rsidP="00FA6162">
            <w:pPr>
              <w:widowControl w:val="0"/>
              <w:wordWrap w:val="0"/>
              <w:autoSpaceDE w:val="0"/>
              <w:autoSpaceDN w:val="0"/>
              <w:spacing w:after="160"/>
            </w:pPr>
            <w:r w:rsidRPr="006C6530">
              <w:t xml:space="preserve"> class Minus {</w:t>
            </w:r>
          </w:p>
          <w:p w14:paraId="79C54D8F" w14:textId="77777777" w:rsidR="00E01112" w:rsidRPr="006C6530" w:rsidRDefault="00E01112" w:rsidP="00FA6162">
            <w:pPr>
              <w:widowControl w:val="0"/>
              <w:wordWrap w:val="0"/>
              <w:autoSpaceDE w:val="0"/>
              <w:autoSpaceDN w:val="0"/>
              <w:spacing w:after="160"/>
            </w:pPr>
            <w:r w:rsidRPr="006C6530">
              <w:t xml:space="preserve"> public:</w:t>
            </w:r>
          </w:p>
          <w:p w14:paraId="213D54DF" w14:textId="77777777" w:rsidR="00E01112" w:rsidRPr="006C6530" w:rsidRDefault="00E01112" w:rsidP="00FA6162">
            <w:pPr>
              <w:widowControl w:val="0"/>
              <w:wordWrap w:val="0"/>
              <w:autoSpaceDE w:val="0"/>
              <w:autoSpaceDN w:val="0"/>
              <w:spacing w:after="160"/>
            </w:pPr>
            <w:r w:rsidRPr="006C6530">
              <w:t xml:space="preserve">     static int </w:t>
            </w:r>
            <w:proofErr w:type="gramStart"/>
            <w:r w:rsidRPr="006C6530">
              <w:t>Run(</w:t>
            </w:r>
            <w:proofErr w:type="gramEnd"/>
            <w:r w:rsidRPr="006C6530">
              <w:t>int a, int b);</w:t>
            </w:r>
          </w:p>
          <w:p w14:paraId="48EDB478" w14:textId="77777777" w:rsidR="00E01112" w:rsidRPr="006C6530" w:rsidRDefault="00E01112" w:rsidP="00FA6162">
            <w:pPr>
              <w:widowControl w:val="0"/>
              <w:wordWrap w:val="0"/>
              <w:autoSpaceDE w:val="0"/>
              <w:autoSpaceDN w:val="0"/>
              <w:spacing w:after="160"/>
            </w:pPr>
            <w:r w:rsidRPr="006C6530">
              <w:t xml:space="preserve"> };</w:t>
            </w:r>
          </w:p>
          <w:p w14:paraId="6231480B" w14:textId="77777777" w:rsidR="00E01112" w:rsidRPr="006C6530" w:rsidRDefault="00E01112" w:rsidP="00FA6162">
            <w:pPr>
              <w:widowControl w:val="0"/>
              <w:wordWrap w:val="0"/>
              <w:autoSpaceDE w:val="0"/>
              <w:autoSpaceDN w:val="0"/>
              <w:spacing w:after="160"/>
            </w:pPr>
          </w:p>
          <w:p w14:paraId="17A5AFC8" w14:textId="77777777" w:rsidR="00E01112" w:rsidRPr="006C6530" w:rsidRDefault="00E01112" w:rsidP="00FA6162">
            <w:pPr>
              <w:widowControl w:val="0"/>
              <w:wordWrap w:val="0"/>
              <w:autoSpaceDE w:val="0"/>
              <w:autoSpaceDN w:val="0"/>
              <w:spacing w:after="160"/>
            </w:pPr>
            <w:r w:rsidRPr="006C6530">
              <w:t xml:space="preserve"> #endif // Minus_h</w:t>
            </w:r>
          </w:p>
          <w:p w14:paraId="4A5540B5" w14:textId="77777777" w:rsidR="00E01112" w:rsidRPr="006C6530" w:rsidRDefault="00E01112" w:rsidP="00FA6162">
            <w:pPr>
              <w:widowControl w:val="0"/>
              <w:wordWrap w:val="0"/>
              <w:autoSpaceDE w:val="0"/>
              <w:autoSpaceDN w:val="0"/>
              <w:spacing w:after="160"/>
            </w:pPr>
          </w:p>
        </w:tc>
      </w:tr>
    </w:tbl>
    <w:p w14:paraId="7283E845" w14:textId="77777777" w:rsidR="00E01112" w:rsidRPr="006C6530" w:rsidRDefault="00E01112" w:rsidP="00E01112">
      <w:pPr>
        <w:widowControl w:val="0"/>
        <w:wordWrap w:val="0"/>
        <w:autoSpaceDE w:val="0"/>
        <w:autoSpaceDN w:val="0"/>
        <w:spacing w:after="160"/>
      </w:pPr>
      <w:r w:rsidRPr="006C6530">
        <w:rPr>
          <w:b/>
          <w:bCs/>
        </w:rPr>
        <w:t>language_test/cpp/src/Minus.cpp</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E01112" w:rsidRPr="006C6530" w14:paraId="729E613D"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49729B86" w14:textId="77777777" w:rsidR="00E01112" w:rsidRPr="006C6530" w:rsidRDefault="00E01112" w:rsidP="00FA6162">
            <w:pPr>
              <w:widowControl w:val="0"/>
              <w:wordWrap w:val="0"/>
              <w:autoSpaceDE w:val="0"/>
              <w:autoSpaceDN w:val="0"/>
              <w:spacing w:after="160"/>
            </w:pPr>
            <w:r w:rsidRPr="006C6530">
              <w:t xml:space="preserve"> #include "Minus</w:t>
            </w:r>
            <w:proofErr w:type="gramStart"/>
            <w:r w:rsidRPr="006C6530">
              <w:t>.h</w:t>
            </w:r>
            <w:proofErr w:type="gramEnd"/>
            <w:r w:rsidRPr="006C6530">
              <w:t>"</w:t>
            </w:r>
          </w:p>
          <w:p w14:paraId="4CC53247" w14:textId="77777777" w:rsidR="00E01112" w:rsidRPr="006C6530" w:rsidRDefault="00E01112" w:rsidP="00FA6162">
            <w:pPr>
              <w:widowControl w:val="0"/>
              <w:wordWrap w:val="0"/>
              <w:autoSpaceDE w:val="0"/>
              <w:autoSpaceDN w:val="0"/>
              <w:spacing w:after="160"/>
            </w:pPr>
          </w:p>
          <w:p w14:paraId="4426BC63" w14:textId="77777777" w:rsidR="00E01112" w:rsidRPr="006C6530" w:rsidRDefault="00E01112" w:rsidP="00FA6162">
            <w:pPr>
              <w:widowControl w:val="0"/>
              <w:wordWrap w:val="0"/>
              <w:autoSpaceDE w:val="0"/>
              <w:autoSpaceDN w:val="0"/>
              <w:spacing w:after="160"/>
            </w:pPr>
            <w:r w:rsidRPr="006C6530">
              <w:t xml:space="preserve"> int </w:t>
            </w:r>
            <w:proofErr w:type="gramStart"/>
            <w:r w:rsidRPr="006C6530">
              <w:t>Minus::Run(</w:t>
            </w:r>
            <w:proofErr w:type="gramEnd"/>
            <w:r w:rsidRPr="006C6530">
              <w:t xml:space="preserve">int a, int </w:t>
            </w:r>
            <w:proofErr w:type="gramStart"/>
            <w:r w:rsidRPr="006C6530">
              <w:t>b) {</w:t>
            </w:r>
            <w:proofErr w:type="gramEnd"/>
          </w:p>
          <w:p w14:paraId="1D15FFB4" w14:textId="77777777" w:rsidR="00E01112" w:rsidRPr="006C6530" w:rsidRDefault="00E01112" w:rsidP="00FA6162">
            <w:pPr>
              <w:widowControl w:val="0"/>
              <w:wordWrap w:val="0"/>
              <w:autoSpaceDE w:val="0"/>
              <w:autoSpaceDN w:val="0"/>
              <w:spacing w:after="160"/>
            </w:pPr>
            <w:r w:rsidRPr="006C6530">
              <w:t xml:space="preserve">     return a - b;</w:t>
            </w:r>
          </w:p>
          <w:p w14:paraId="6FFF58C8" w14:textId="77777777" w:rsidR="00E01112" w:rsidRPr="006C6530" w:rsidRDefault="00E01112" w:rsidP="00FA6162">
            <w:pPr>
              <w:widowControl w:val="0"/>
              <w:wordWrap w:val="0"/>
              <w:autoSpaceDE w:val="0"/>
              <w:autoSpaceDN w:val="0"/>
              <w:spacing w:after="160"/>
            </w:pPr>
            <w:r w:rsidRPr="006C6530">
              <w:t xml:space="preserve"> }</w:t>
            </w:r>
          </w:p>
          <w:p w14:paraId="31FDD9EF" w14:textId="77777777" w:rsidR="00E01112" w:rsidRPr="006C6530" w:rsidRDefault="00E01112" w:rsidP="00FA6162">
            <w:pPr>
              <w:widowControl w:val="0"/>
              <w:wordWrap w:val="0"/>
              <w:autoSpaceDE w:val="0"/>
              <w:autoSpaceDN w:val="0"/>
              <w:spacing w:after="160"/>
            </w:pPr>
          </w:p>
        </w:tc>
      </w:tr>
    </w:tbl>
    <w:p w14:paraId="410562F0" w14:textId="77777777" w:rsidR="00E01112" w:rsidRPr="006C6530" w:rsidRDefault="00E01112" w:rsidP="00E01112">
      <w:pPr>
        <w:widowControl w:val="0"/>
        <w:numPr>
          <w:ilvl w:val="0"/>
          <w:numId w:val="53"/>
        </w:numPr>
        <w:wordWrap w:val="0"/>
        <w:autoSpaceDE w:val="0"/>
        <w:autoSpaceDN w:val="0"/>
        <w:spacing w:after="160"/>
      </w:pPr>
      <w:r w:rsidRPr="006C6530">
        <w:t>language_test 하위에 test 폴더(테스트케이스가 작성될 곳)를 만듭니다. 전체적인 구조는 다음과 같습니다.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E01112" w:rsidRPr="006C6530" w14:paraId="2B52A57B"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06B15BBF" w14:textId="77777777" w:rsidR="00E01112" w:rsidRPr="006C6530" w:rsidRDefault="00E01112" w:rsidP="00FA6162">
            <w:pPr>
              <w:widowControl w:val="0"/>
              <w:wordWrap w:val="0"/>
              <w:autoSpaceDE w:val="0"/>
              <w:autoSpaceDN w:val="0"/>
              <w:spacing w:after="160"/>
            </w:pPr>
            <w:r w:rsidRPr="006C6530">
              <w:t xml:space="preserve"> +--language_test</w:t>
            </w:r>
          </w:p>
          <w:p w14:paraId="5D195799" w14:textId="77777777" w:rsidR="00E01112" w:rsidRPr="006C6530" w:rsidRDefault="00E01112" w:rsidP="00FA6162">
            <w:pPr>
              <w:widowControl w:val="0"/>
              <w:wordWrap w:val="0"/>
              <w:autoSpaceDE w:val="0"/>
              <w:autoSpaceDN w:val="0"/>
              <w:spacing w:after="160"/>
            </w:pPr>
            <w:r w:rsidRPr="006C6530">
              <w:t xml:space="preserve">     +--cpp</w:t>
            </w:r>
          </w:p>
          <w:p w14:paraId="30425EAD" w14:textId="77777777" w:rsidR="00E01112" w:rsidRPr="006C6530" w:rsidRDefault="00E01112" w:rsidP="00FA6162">
            <w:pPr>
              <w:widowControl w:val="0"/>
              <w:wordWrap w:val="0"/>
              <w:autoSpaceDE w:val="0"/>
              <w:autoSpaceDN w:val="0"/>
              <w:spacing w:after="160"/>
            </w:pPr>
            <w:r w:rsidRPr="006C6530">
              <w:t xml:space="preserve">         +--src</w:t>
            </w:r>
          </w:p>
          <w:p w14:paraId="7D36E15E" w14:textId="77777777" w:rsidR="00E01112" w:rsidRPr="006C6530" w:rsidRDefault="00E01112" w:rsidP="00FA6162">
            <w:pPr>
              <w:widowControl w:val="0"/>
              <w:wordWrap w:val="0"/>
              <w:autoSpaceDE w:val="0"/>
              <w:autoSpaceDN w:val="0"/>
              <w:spacing w:after="160"/>
            </w:pPr>
            <w:r w:rsidRPr="006C6530">
              <w:t xml:space="preserve">             +--Plus.h</w:t>
            </w:r>
          </w:p>
          <w:p w14:paraId="3D70E123" w14:textId="77777777" w:rsidR="00E01112" w:rsidRPr="006C6530" w:rsidRDefault="00E01112" w:rsidP="00FA6162">
            <w:pPr>
              <w:widowControl w:val="0"/>
              <w:wordWrap w:val="0"/>
              <w:autoSpaceDE w:val="0"/>
              <w:autoSpaceDN w:val="0"/>
              <w:spacing w:after="160"/>
            </w:pPr>
            <w:r w:rsidRPr="006C6530">
              <w:t xml:space="preserve">             +--Plus.cpp</w:t>
            </w:r>
          </w:p>
          <w:p w14:paraId="2E79DDA6" w14:textId="77777777" w:rsidR="00E01112" w:rsidRPr="006C6530" w:rsidRDefault="00E01112" w:rsidP="00FA6162">
            <w:pPr>
              <w:widowControl w:val="0"/>
              <w:wordWrap w:val="0"/>
              <w:autoSpaceDE w:val="0"/>
              <w:autoSpaceDN w:val="0"/>
              <w:spacing w:after="160"/>
            </w:pPr>
            <w:r w:rsidRPr="006C6530">
              <w:t xml:space="preserve">             +--Minus.h</w:t>
            </w:r>
          </w:p>
          <w:p w14:paraId="1438EC4B" w14:textId="77777777" w:rsidR="00E01112" w:rsidRPr="006C6530" w:rsidRDefault="00E01112" w:rsidP="00FA6162">
            <w:pPr>
              <w:widowControl w:val="0"/>
              <w:wordWrap w:val="0"/>
              <w:autoSpaceDE w:val="0"/>
              <w:autoSpaceDN w:val="0"/>
              <w:spacing w:after="160"/>
            </w:pPr>
            <w:r w:rsidRPr="006C6530">
              <w:t xml:space="preserve">             +--Minus.cpp</w:t>
            </w:r>
          </w:p>
          <w:p w14:paraId="66CDBB8E" w14:textId="77777777" w:rsidR="00E01112" w:rsidRPr="006C6530" w:rsidRDefault="00E01112" w:rsidP="00FA6162">
            <w:pPr>
              <w:widowControl w:val="0"/>
              <w:wordWrap w:val="0"/>
              <w:autoSpaceDE w:val="0"/>
              <w:autoSpaceDN w:val="0"/>
              <w:spacing w:after="160"/>
            </w:pPr>
            <w:r w:rsidRPr="006C6530">
              <w:t xml:space="preserve">     +--test</w:t>
            </w:r>
          </w:p>
          <w:p w14:paraId="7DA12D45" w14:textId="77777777" w:rsidR="00E01112" w:rsidRPr="006C6530" w:rsidRDefault="00E01112" w:rsidP="00FA6162">
            <w:pPr>
              <w:widowControl w:val="0"/>
              <w:wordWrap w:val="0"/>
              <w:autoSpaceDE w:val="0"/>
              <w:autoSpaceDN w:val="0"/>
              <w:spacing w:after="160"/>
            </w:pPr>
          </w:p>
        </w:tc>
      </w:tr>
    </w:tbl>
    <w:p w14:paraId="1CA32B70" w14:textId="45394C3C" w:rsidR="00E01112" w:rsidRPr="006C6530" w:rsidRDefault="00E01112" w:rsidP="00E01112">
      <w:pPr>
        <w:widowControl w:val="0"/>
        <w:wordWrap w:val="0"/>
        <w:autoSpaceDE w:val="0"/>
        <w:autoSpaceDN w:val="0"/>
        <w:spacing w:after="160"/>
        <w:rPr>
          <w:b/>
          <w:bCs/>
        </w:rPr>
      </w:pPr>
      <w:r w:rsidRPr="006C6530">
        <w:rPr>
          <w:b/>
          <w:bCs/>
        </w:rPr>
        <w:t>테스트케이스 작성</w:t>
      </w:r>
      <w:r w:rsidR="005F10CC" w:rsidRPr="006C6530">
        <w:rPr>
          <w:b/>
          <w:bCs/>
        </w:rPr>
        <w:t xml:space="preserve"> </w:t>
      </w:r>
    </w:p>
    <w:p w14:paraId="3AC633AA" w14:textId="77777777" w:rsidR="00E01112" w:rsidRPr="006C6530" w:rsidRDefault="00E01112" w:rsidP="00E01112">
      <w:pPr>
        <w:widowControl w:val="0"/>
        <w:wordWrap w:val="0"/>
        <w:autoSpaceDE w:val="0"/>
        <w:autoSpaceDN w:val="0"/>
        <w:spacing w:after="160"/>
      </w:pPr>
      <w:r w:rsidRPr="006C6530">
        <w:t>test 폴더에 </w:t>
      </w:r>
      <w:proofErr w:type="gramStart"/>
      <w:r w:rsidRPr="006C6530">
        <w:t>Plus::</w:t>
      </w:r>
      <w:proofErr w:type="gramEnd"/>
      <w:r w:rsidRPr="006C6530">
        <w:t>Run()과 </w:t>
      </w:r>
      <w:proofErr w:type="gramStart"/>
      <w:r w:rsidRPr="006C6530">
        <w:t>Minus::</w:t>
      </w:r>
      <w:proofErr w:type="gramEnd"/>
      <w:r w:rsidRPr="006C6530">
        <w:t xml:space="preserve">Run()의 동작을 확인할 수 있도록 테스트케이스를 </w:t>
      </w:r>
      <w:proofErr w:type="gramStart"/>
      <w:r w:rsidRPr="006C6530">
        <w:t>구성합니다.(</w:t>
      </w:r>
      <w:proofErr w:type="gramEnd"/>
      <w:r w:rsidRPr="006C6530">
        <w:t>아직은 프로젝트 구성이 되지 않아 #include "gtest/gtest.h</w:t>
      </w:r>
      <w:proofErr w:type="gramStart"/>
      <w:r w:rsidRPr="006C6530">
        <w:t>" 에서</w:t>
      </w:r>
      <w:proofErr w:type="gramEnd"/>
      <w:r w:rsidRPr="006C6530">
        <w:t xml:space="preserve"> 오류가 나옵니다.)</w:t>
      </w:r>
    </w:p>
    <w:p w14:paraId="60B8E1A3" w14:textId="77777777" w:rsidR="00E01112" w:rsidRPr="006C6530" w:rsidRDefault="00E01112" w:rsidP="00E01112">
      <w:pPr>
        <w:widowControl w:val="0"/>
        <w:wordWrap w:val="0"/>
        <w:autoSpaceDE w:val="0"/>
        <w:autoSpaceDN w:val="0"/>
        <w:spacing w:after="160"/>
      </w:pPr>
      <w:r w:rsidRPr="006C6530">
        <w:t>EXPECT_TRUE()로 </w:t>
      </w:r>
      <w:proofErr w:type="gramStart"/>
      <w:r w:rsidRPr="006C6530">
        <w:t>Plus::</w:t>
      </w:r>
      <w:proofErr w:type="gramEnd"/>
      <w:r w:rsidRPr="006C6530">
        <w:t>Run()과 </w:t>
      </w:r>
      <w:proofErr w:type="gramStart"/>
      <w:r w:rsidRPr="006C6530">
        <w:t>Minus::</w:t>
      </w:r>
      <w:proofErr w:type="gramEnd"/>
      <w:r w:rsidRPr="006C6530">
        <w:t>Run()함수의 호출 결과를 테스트합니다.</w:t>
      </w:r>
    </w:p>
    <w:p w14:paraId="2FB52519" w14:textId="77777777" w:rsidR="00E01112" w:rsidRPr="006C6530" w:rsidRDefault="00E01112" w:rsidP="00E01112">
      <w:pPr>
        <w:widowControl w:val="0"/>
        <w:wordWrap w:val="0"/>
        <w:autoSpaceDE w:val="0"/>
        <w:autoSpaceDN w:val="0"/>
        <w:spacing w:after="160"/>
      </w:pPr>
      <w:r w:rsidRPr="006C6530">
        <w:rPr>
          <w:b/>
          <w:bCs/>
        </w:rPr>
        <w:lastRenderedPageBreak/>
        <w:t>language_test/test/TestPlus.cpp</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E01112" w:rsidRPr="006C6530" w14:paraId="5177C281"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535D05B9" w14:textId="77777777" w:rsidR="00E01112" w:rsidRPr="006C6530" w:rsidRDefault="00E01112" w:rsidP="00FA6162">
            <w:pPr>
              <w:widowControl w:val="0"/>
              <w:wordWrap w:val="0"/>
              <w:autoSpaceDE w:val="0"/>
              <w:autoSpaceDN w:val="0"/>
              <w:spacing w:after="160"/>
            </w:pPr>
            <w:r w:rsidRPr="006C6530">
              <w:t>#include "gtest/gtest.h"</w:t>
            </w:r>
          </w:p>
          <w:p w14:paraId="32B17BA6" w14:textId="77777777" w:rsidR="00E01112" w:rsidRPr="006C6530" w:rsidRDefault="00E01112" w:rsidP="00FA6162">
            <w:pPr>
              <w:widowControl w:val="0"/>
              <w:wordWrap w:val="0"/>
              <w:autoSpaceDE w:val="0"/>
              <w:autoSpaceDN w:val="0"/>
              <w:spacing w:after="160"/>
            </w:pPr>
            <w:r w:rsidRPr="006C6530">
              <w:t xml:space="preserve">#include </w:t>
            </w:r>
            <w:proofErr w:type="gramStart"/>
            <w:r w:rsidRPr="006C6530">
              <w:t>"..</w:t>
            </w:r>
            <w:proofErr w:type="gramEnd"/>
            <w:r w:rsidRPr="006C6530">
              <w:t>/cpp/src/Plus.h"</w:t>
            </w:r>
          </w:p>
          <w:p w14:paraId="5DE1694B" w14:textId="77777777" w:rsidR="00E01112" w:rsidRPr="006C6530" w:rsidRDefault="00E01112" w:rsidP="00FA6162">
            <w:pPr>
              <w:widowControl w:val="0"/>
              <w:wordWrap w:val="0"/>
              <w:autoSpaceDE w:val="0"/>
              <w:autoSpaceDN w:val="0"/>
              <w:spacing w:after="160"/>
            </w:pPr>
          </w:p>
          <w:p w14:paraId="2B9141DB" w14:textId="77777777" w:rsidR="00E01112" w:rsidRPr="006C6530" w:rsidRDefault="00E01112" w:rsidP="00FA6162">
            <w:pPr>
              <w:widowControl w:val="0"/>
              <w:wordWrap w:val="0"/>
              <w:autoSpaceDE w:val="0"/>
              <w:autoSpaceDN w:val="0"/>
              <w:spacing w:after="160"/>
            </w:pPr>
            <w:proofErr w:type="gramStart"/>
            <w:r w:rsidRPr="006C6530">
              <w:t>TEST(</w:t>
            </w:r>
            <w:proofErr w:type="gramEnd"/>
            <w:r w:rsidRPr="006C6530">
              <w:t xml:space="preserve">TestPlus, </w:t>
            </w:r>
            <w:proofErr w:type="gramStart"/>
            <w:r w:rsidRPr="006C6530">
              <w:t>Test1) {</w:t>
            </w:r>
            <w:proofErr w:type="gramEnd"/>
          </w:p>
          <w:p w14:paraId="7E983FB4" w14:textId="77777777" w:rsidR="00E01112" w:rsidRPr="006C6530" w:rsidRDefault="00E01112" w:rsidP="00FA6162">
            <w:pPr>
              <w:widowControl w:val="0"/>
              <w:wordWrap w:val="0"/>
              <w:autoSpaceDE w:val="0"/>
              <w:autoSpaceDN w:val="0"/>
              <w:spacing w:after="160"/>
            </w:pPr>
            <w:r w:rsidRPr="006C6530">
              <w:t xml:space="preserve">    EXPECT_</w:t>
            </w:r>
            <w:proofErr w:type="gramStart"/>
            <w:r w:rsidRPr="006C6530">
              <w:t>TRUE(Plus::Run(</w:t>
            </w:r>
            <w:proofErr w:type="gramEnd"/>
            <w:r w:rsidRPr="006C6530">
              <w:t xml:space="preserve">1, 2) == 3);    </w:t>
            </w:r>
          </w:p>
          <w:p w14:paraId="31D0D1BB" w14:textId="77777777" w:rsidR="00E01112" w:rsidRPr="006C6530" w:rsidRDefault="00E01112" w:rsidP="00FA6162">
            <w:pPr>
              <w:widowControl w:val="0"/>
              <w:wordWrap w:val="0"/>
              <w:autoSpaceDE w:val="0"/>
              <w:autoSpaceDN w:val="0"/>
              <w:spacing w:after="160"/>
            </w:pPr>
            <w:r w:rsidRPr="006C6530">
              <w:t>}</w:t>
            </w:r>
          </w:p>
          <w:p w14:paraId="330AB7CB" w14:textId="77777777" w:rsidR="00E01112" w:rsidRPr="006C6530" w:rsidRDefault="00E01112" w:rsidP="00FA6162">
            <w:pPr>
              <w:widowControl w:val="0"/>
              <w:wordWrap w:val="0"/>
              <w:autoSpaceDE w:val="0"/>
              <w:autoSpaceDN w:val="0"/>
              <w:spacing w:after="160"/>
            </w:pPr>
          </w:p>
          <w:p w14:paraId="3D39BDD0" w14:textId="77777777" w:rsidR="00E01112" w:rsidRPr="006C6530" w:rsidRDefault="00E01112" w:rsidP="00FA6162">
            <w:pPr>
              <w:widowControl w:val="0"/>
              <w:wordWrap w:val="0"/>
              <w:autoSpaceDE w:val="0"/>
              <w:autoSpaceDN w:val="0"/>
              <w:spacing w:after="160"/>
            </w:pPr>
            <w:proofErr w:type="gramStart"/>
            <w:r w:rsidRPr="006C6530">
              <w:t>TEST(</w:t>
            </w:r>
            <w:proofErr w:type="gramEnd"/>
            <w:r w:rsidRPr="006C6530">
              <w:t xml:space="preserve">TestPlus, </w:t>
            </w:r>
            <w:proofErr w:type="gramStart"/>
            <w:r w:rsidRPr="006C6530">
              <w:t>Test2) {</w:t>
            </w:r>
            <w:proofErr w:type="gramEnd"/>
          </w:p>
          <w:p w14:paraId="6B33B0F2" w14:textId="77777777" w:rsidR="00E01112" w:rsidRPr="006C6530" w:rsidRDefault="00E01112" w:rsidP="00FA6162">
            <w:pPr>
              <w:widowControl w:val="0"/>
              <w:wordWrap w:val="0"/>
              <w:autoSpaceDE w:val="0"/>
              <w:autoSpaceDN w:val="0"/>
              <w:spacing w:after="160"/>
            </w:pPr>
            <w:r w:rsidRPr="006C6530">
              <w:t xml:space="preserve">    EXPECT_</w:t>
            </w:r>
            <w:proofErr w:type="gramStart"/>
            <w:r w:rsidRPr="006C6530">
              <w:t>TRUE(Plus::Run(</w:t>
            </w:r>
            <w:proofErr w:type="gramEnd"/>
            <w:r w:rsidRPr="006C6530">
              <w:t xml:space="preserve">1, -1) == 0);    </w:t>
            </w:r>
          </w:p>
          <w:p w14:paraId="391832B2" w14:textId="77777777" w:rsidR="00E01112" w:rsidRPr="006C6530" w:rsidRDefault="00E01112" w:rsidP="00FA6162">
            <w:pPr>
              <w:widowControl w:val="0"/>
              <w:wordWrap w:val="0"/>
              <w:autoSpaceDE w:val="0"/>
              <w:autoSpaceDN w:val="0"/>
              <w:spacing w:after="160"/>
            </w:pPr>
            <w:r w:rsidRPr="006C6530">
              <w:t>}</w:t>
            </w:r>
          </w:p>
          <w:p w14:paraId="705D9706" w14:textId="77777777" w:rsidR="00E01112" w:rsidRPr="006C6530" w:rsidRDefault="00E01112" w:rsidP="00FA6162">
            <w:pPr>
              <w:widowControl w:val="0"/>
              <w:wordWrap w:val="0"/>
              <w:autoSpaceDE w:val="0"/>
              <w:autoSpaceDN w:val="0"/>
              <w:spacing w:after="160"/>
            </w:pPr>
          </w:p>
        </w:tc>
      </w:tr>
    </w:tbl>
    <w:p w14:paraId="7A6DBC7B" w14:textId="77777777" w:rsidR="00E01112" w:rsidRPr="006C6530" w:rsidRDefault="00E01112" w:rsidP="00E01112">
      <w:pPr>
        <w:widowControl w:val="0"/>
        <w:wordWrap w:val="0"/>
        <w:autoSpaceDE w:val="0"/>
        <w:autoSpaceDN w:val="0"/>
        <w:spacing w:after="160"/>
      </w:pPr>
      <w:r w:rsidRPr="006C6530">
        <w:rPr>
          <w:b/>
          <w:bCs/>
        </w:rPr>
        <w:t>language_test/test/TestMinus.cpp</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E01112" w:rsidRPr="006C6530" w14:paraId="57DD91D8"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5EE4B0EB" w14:textId="77777777" w:rsidR="00E01112" w:rsidRPr="006C6530" w:rsidRDefault="00E01112" w:rsidP="00FA6162">
            <w:pPr>
              <w:widowControl w:val="0"/>
              <w:wordWrap w:val="0"/>
              <w:autoSpaceDE w:val="0"/>
              <w:autoSpaceDN w:val="0"/>
              <w:spacing w:after="160"/>
            </w:pPr>
            <w:r w:rsidRPr="006C6530">
              <w:t>#include "gtest/gtest.h"</w:t>
            </w:r>
          </w:p>
          <w:p w14:paraId="0664197E" w14:textId="77777777" w:rsidR="00E01112" w:rsidRPr="006C6530" w:rsidRDefault="00E01112" w:rsidP="00FA6162">
            <w:pPr>
              <w:widowControl w:val="0"/>
              <w:wordWrap w:val="0"/>
              <w:autoSpaceDE w:val="0"/>
              <w:autoSpaceDN w:val="0"/>
              <w:spacing w:after="160"/>
            </w:pPr>
            <w:r w:rsidRPr="006C6530">
              <w:t xml:space="preserve">#include </w:t>
            </w:r>
            <w:proofErr w:type="gramStart"/>
            <w:r w:rsidRPr="006C6530">
              <w:t>"..</w:t>
            </w:r>
            <w:proofErr w:type="gramEnd"/>
            <w:r w:rsidRPr="006C6530">
              <w:t>/cpp/src/Minus.h"</w:t>
            </w:r>
          </w:p>
          <w:p w14:paraId="49329C63" w14:textId="77777777" w:rsidR="00E01112" w:rsidRPr="006C6530" w:rsidRDefault="00E01112" w:rsidP="00FA6162">
            <w:pPr>
              <w:widowControl w:val="0"/>
              <w:wordWrap w:val="0"/>
              <w:autoSpaceDE w:val="0"/>
              <w:autoSpaceDN w:val="0"/>
              <w:spacing w:after="160"/>
            </w:pPr>
          </w:p>
          <w:p w14:paraId="35A662D9" w14:textId="77777777" w:rsidR="00E01112" w:rsidRPr="006C6530" w:rsidRDefault="00E01112" w:rsidP="00FA6162">
            <w:pPr>
              <w:widowControl w:val="0"/>
              <w:wordWrap w:val="0"/>
              <w:autoSpaceDE w:val="0"/>
              <w:autoSpaceDN w:val="0"/>
              <w:spacing w:after="160"/>
            </w:pPr>
            <w:proofErr w:type="gramStart"/>
            <w:r w:rsidRPr="006C6530">
              <w:t>TEST(</w:t>
            </w:r>
            <w:proofErr w:type="gramEnd"/>
            <w:r w:rsidRPr="006C6530">
              <w:t>TestMinus, Test1) {</w:t>
            </w:r>
          </w:p>
          <w:p w14:paraId="4B2AF35A" w14:textId="77777777" w:rsidR="00E01112" w:rsidRPr="006C6530" w:rsidRDefault="00E01112" w:rsidP="00FA6162">
            <w:pPr>
              <w:widowControl w:val="0"/>
              <w:wordWrap w:val="0"/>
              <w:autoSpaceDE w:val="0"/>
              <w:autoSpaceDN w:val="0"/>
              <w:spacing w:after="160"/>
            </w:pPr>
            <w:r w:rsidRPr="006C6530">
              <w:t xml:space="preserve">    EXPECT_</w:t>
            </w:r>
            <w:proofErr w:type="gramStart"/>
            <w:r w:rsidRPr="006C6530">
              <w:t>TRUE(Minus::Run(</w:t>
            </w:r>
            <w:proofErr w:type="gramEnd"/>
            <w:r w:rsidRPr="006C6530">
              <w:t xml:space="preserve">1, 2) == -1);    </w:t>
            </w:r>
          </w:p>
          <w:p w14:paraId="49C69957" w14:textId="77777777" w:rsidR="00E01112" w:rsidRPr="006C6530" w:rsidRDefault="00E01112" w:rsidP="00FA6162">
            <w:pPr>
              <w:widowControl w:val="0"/>
              <w:wordWrap w:val="0"/>
              <w:autoSpaceDE w:val="0"/>
              <w:autoSpaceDN w:val="0"/>
              <w:spacing w:after="160"/>
            </w:pPr>
            <w:r w:rsidRPr="006C6530">
              <w:t>}</w:t>
            </w:r>
          </w:p>
          <w:p w14:paraId="62F569AF" w14:textId="77777777" w:rsidR="00E01112" w:rsidRPr="006C6530" w:rsidRDefault="00E01112" w:rsidP="00FA6162">
            <w:pPr>
              <w:widowControl w:val="0"/>
              <w:wordWrap w:val="0"/>
              <w:autoSpaceDE w:val="0"/>
              <w:autoSpaceDN w:val="0"/>
              <w:spacing w:after="160"/>
            </w:pPr>
          </w:p>
          <w:p w14:paraId="7BE4388F" w14:textId="77777777" w:rsidR="00E01112" w:rsidRPr="006C6530" w:rsidRDefault="00E01112" w:rsidP="00FA6162">
            <w:pPr>
              <w:widowControl w:val="0"/>
              <w:wordWrap w:val="0"/>
              <w:autoSpaceDE w:val="0"/>
              <w:autoSpaceDN w:val="0"/>
              <w:spacing w:after="160"/>
            </w:pPr>
            <w:proofErr w:type="gramStart"/>
            <w:r w:rsidRPr="006C6530">
              <w:t>TEST(</w:t>
            </w:r>
            <w:proofErr w:type="gramEnd"/>
            <w:r w:rsidRPr="006C6530">
              <w:t xml:space="preserve">TestMinus, </w:t>
            </w:r>
            <w:proofErr w:type="gramStart"/>
            <w:r w:rsidRPr="006C6530">
              <w:t>Test2) {</w:t>
            </w:r>
            <w:proofErr w:type="gramEnd"/>
          </w:p>
          <w:p w14:paraId="7D5ACBEB" w14:textId="77777777" w:rsidR="00E01112" w:rsidRPr="006C6530" w:rsidRDefault="00E01112" w:rsidP="00FA6162">
            <w:pPr>
              <w:widowControl w:val="0"/>
              <w:wordWrap w:val="0"/>
              <w:autoSpaceDE w:val="0"/>
              <w:autoSpaceDN w:val="0"/>
              <w:spacing w:after="160"/>
            </w:pPr>
            <w:r w:rsidRPr="006C6530">
              <w:t xml:space="preserve">    EXPECT_</w:t>
            </w:r>
            <w:proofErr w:type="gramStart"/>
            <w:r w:rsidRPr="006C6530">
              <w:t>TRUE(Minus::Run(</w:t>
            </w:r>
            <w:proofErr w:type="gramEnd"/>
            <w:r w:rsidRPr="006C6530">
              <w:t xml:space="preserve">1, -1) == 2);    </w:t>
            </w:r>
          </w:p>
          <w:p w14:paraId="1F4DEDE2" w14:textId="77777777" w:rsidR="00E01112" w:rsidRPr="006C6530" w:rsidRDefault="00E01112" w:rsidP="00FA6162">
            <w:pPr>
              <w:widowControl w:val="0"/>
              <w:wordWrap w:val="0"/>
              <w:autoSpaceDE w:val="0"/>
              <w:autoSpaceDN w:val="0"/>
              <w:spacing w:after="160"/>
            </w:pPr>
            <w:r w:rsidRPr="006C6530">
              <w:t xml:space="preserve">}   </w:t>
            </w:r>
          </w:p>
          <w:p w14:paraId="0BABC628" w14:textId="77777777" w:rsidR="00E01112" w:rsidRPr="006C6530" w:rsidRDefault="00E01112" w:rsidP="00FA6162">
            <w:pPr>
              <w:widowControl w:val="0"/>
              <w:wordWrap w:val="0"/>
              <w:autoSpaceDE w:val="0"/>
              <w:autoSpaceDN w:val="0"/>
              <w:spacing w:after="160"/>
            </w:pPr>
          </w:p>
        </w:tc>
      </w:tr>
    </w:tbl>
    <w:p w14:paraId="6A30F6D7" w14:textId="0BE5FC94" w:rsidR="00E01112" w:rsidRPr="006C6530" w:rsidRDefault="00E01112" w:rsidP="00E01112">
      <w:pPr>
        <w:widowControl w:val="0"/>
        <w:wordWrap w:val="0"/>
        <w:autoSpaceDE w:val="0"/>
        <w:autoSpaceDN w:val="0"/>
        <w:spacing w:after="160"/>
        <w:rPr>
          <w:b/>
          <w:bCs/>
        </w:rPr>
      </w:pPr>
      <w:r w:rsidRPr="006C6530">
        <w:rPr>
          <w:b/>
          <w:bCs/>
        </w:rPr>
        <w:t>GoogleTest 설치</w:t>
      </w:r>
      <w:r w:rsidR="005F10CC" w:rsidRPr="006C6530">
        <w:rPr>
          <w:b/>
          <w:bCs/>
        </w:rPr>
        <w:t xml:space="preserve"> </w:t>
      </w:r>
    </w:p>
    <w:p w14:paraId="737A7B1B" w14:textId="77777777" w:rsidR="00E01112" w:rsidRPr="006C6530" w:rsidRDefault="00E01112" w:rsidP="00E01112">
      <w:pPr>
        <w:widowControl w:val="0"/>
        <w:wordWrap w:val="0"/>
        <w:autoSpaceDE w:val="0"/>
        <w:autoSpaceDN w:val="0"/>
        <w:spacing w:after="160"/>
      </w:pPr>
      <w:r w:rsidRPr="006C6530">
        <w:t>GoogleTest는</w:t>
      </w:r>
    </w:p>
    <w:p w14:paraId="3CD1B551" w14:textId="77777777" w:rsidR="00E01112" w:rsidRPr="006C6530" w:rsidRDefault="00E01112" w:rsidP="00E01112">
      <w:pPr>
        <w:widowControl w:val="0"/>
        <w:numPr>
          <w:ilvl w:val="0"/>
          <w:numId w:val="54"/>
        </w:numPr>
        <w:wordWrap w:val="0"/>
        <w:autoSpaceDE w:val="0"/>
        <w:autoSpaceDN w:val="0"/>
        <w:spacing w:after="160"/>
      </w:pPr>
      <w:r w:rsidRPr="006C6530">
        <w:t>자신의 프로젝트에 소스코드를 복제하여 사용하거나,</w:t>
      </w:r>
    </w:p>
    <w:p w14:paraId="46EA0969" w14:textId="4481606F" w:rsidR="00E01112" w:rsidRPr="006C6530" w:rsidRDefault="00E01112" w:rsidP="00E01112">
      <w:pPr>
        <w:widowControl w:val="0"/>
        <w:numPr>
          <w:ilvl w:val="0"/>
          <w:numId w:val="54"/>
        </w:numPr>
        <w:wordWrap w:val="0"/>
        <w:autoSpaceDE w:val="0"/>
        <w:autoSpaceDN w:val="0"/>
        <w:spacing w:after="160"/>
      </w:pPr>
      <w:r w:rsidRPr="006C6530">
        <w:t>GoogleTest의 Github 레포지토리에 연결에서 사용하는 방법이 있습니다.</w:t>
      </w:r>
    </w:p>
    <w:p w14:paraId="1B77D524" w14:textId="77777777" w:rsidR="00E01112" w:rsidRPr="006C6530" w:rsidRDefault="00E01112" w:rsidP="00E01112">
      <w:pPr>
        <w:widowControl w:val="0"/>
        <w:wordWrap w:val="0"/>
        <w:autoSpaceDE w:val="0"/>
        <w:autoSpaceDN w:val="0"/>
        <w:spacing w:after="160"/>
      </w:pPr>
      <w:r w:rsidRPr="006C6530">
        <w:t>첫번째 방법인 소스코드를 복제하여 사용하는 방법으로 GoogleTest를 설치하도록 하겠습니다.</w:t>
      </w:r>
    </w:p>
    <w:p w14:paraId="2BC44840" w14:textId="77777777" w:rsidR="008D380D" w:rsidRPr="008D380D" w:rsidRDefault="00E01112" w:rsidP="008D380D">
      <w:pPr>
        <w:widowControl w:val="0"/>
        <w:numPr>
          <w:ilvl w:val="0"/>
          <w:numId w:val="55"/>
        </w:numPr>
        <w:wordWrap w:val="0"/>
        <w:autoSpaceDE w:val="0"/>
        <w:autoSpaceDN w:val="0"/>
        <w:spacing w:after="160"/>
        <w:rPr>
          <w:i/>
          <w:iCs/>
        </w:rPr>
      </w:pPr>
      <w:r w:rsidRPr="006C6530">
        <w:t xml:space="preserve">다음 링크에서 GoogleTest의 소스코드(zip파일)를 다운로드 </w:t>
      </w:r>
      <w:proofErr w:type="gramStart"/>
      <w:r w:rsidRPr="006C6530">
        <w:t>받습니다.(</w:t>
      </w:r>
      <w:proofErr w:type="gramEnd"/>
      <w:r w:rsidRPr="006C6530">
        <w:rPr>
          <w:i/>
          <w:iCs/>
        </w:rPr>
        <w:t xml:space="preserve">현재 </w:t>
      </w:r>
      <w:r w:rsidRPr="006C6530">
        <w:rPr>
          <w:i/>
          <w:iCs/>
        </w:rPr>
        <w:lastRenderedPageBreak/>
        <w:t>v1.1</w:t>
      </w:r>
      <w:r w:rsidR="000D0003">
        <w:rPr>
          <w:rFonts w:hint="eastAsia"/>
          <w:i/>
          <w:iCs/>
        </w:rPr>
        <w:t>7</w:t>
      </w:r>
      <w:r w:rsidRPr="006C6530">
        <w:rPr>
          <w:i/>
          <w:iCs/>
        </w:rPr>
        <w:t>.0 버전이 release 되었습니다. C++1</w:t>
      </w:r>
      <w:r w:rsidR="000D0003">
        <w:rPr>
          <w:rFonts w:hint="eastAsia"/>
          <w:i/>
          <w:iCs/>
        </w:rPr>
        <w:t>7</w:t>
      </w:r>
      <w:r w:rsidRPr="006C6530">
        <w:rPr>
          <w:i/>
          <w:iCs/>
        </w:rPr>
        <w:t xml:space="preserve"> 이상에서 빌드됩니다. C++1</w:t>
      </w:r>
      <w:r w:rsidR="000D0003">
        <w:rPr>
          <w:rFonts w:hint="eastAsia"/>
          <w:i/>
          <w:iCs/>
        </w:rPr>
        <w:t>5</w:t>
      </w:r>
      <w:r w:rsidRPr="006C6530">
        <w:rPr>
          <w:i/>
          <w:iCs/>
        </w:rPr>
        <w:t>에서 사용하려면 </w:t>
      </w:r>
      <w:r w:rsidR="008D380D" w:rsidRPr="008D380D">
        <w:rPr>
          <w:i/>
          <w:iCs/>
        </w:rPr>
        <w:t>googletest v1.16.0의 Source code (zip</w:t>
      </w:r>
      <w:proofErr w:type="gramStart"/>
      <w:r w:rsidR="008D380D" w:rsidRPr="008D380D">
        <w:rPr>
          <w:i/>
          <w:iCs/>
        </w:rPr>
        <w:t>) 을</w:t>
      </w:r>
      <w:proofErr w:type="gramEnd"/>
      <w:r w:rsidR="008D380D" w:rsidRPr="008D380D">
        <w:rPr>
          <w:i/>
          <w:iCs/>
        </w:rPr>
        <w:t xml:space="preserve"> 받는 게 가장 무난합니다.</w:t>
      </w:r>
    </w:p>
    <w:p w14:paraId="5F38914E" w14:textId="24147D5E" w:rsidR="00E01112" w:rsidRPr="006C6530" w:rsidRDefault="008D380D" w:rsidP="008D380D">
      <w:pPr>
        <w:widowControl w:val="0"/>
        <w:numPr>
          <w:ilvl w:val="0"/>
          <w:numId w:val="55"/>
        </w:numPr>
        <w:wordWrap w:val="0"/>
        <w:autoSpaceDE w:val="0"/>
        <w:autoSpaceDN w:val="0"/>
        <w:spacing w:after="160"/>
      </w:pPr>
      <w:r w:rsidRPr="008D380D">
        <w:rPr>
          <w:i/>
          <w:iCs/>
        </w:rPr>
        <w:t>GoogleTest 공식 릴리스 기준으로 v1.16.0은 최소 C++</w:t>
      </w:r>
      <w:proofErr w:type="gramStart"/>
      <w:r w:rsidRPr="008D380D">
        <w:rPr>
          <w:i/>
          <w:iCs/>
        </w:rPr>
        <w:t>14 를</w:t>
      </w:r>
      <w:proofErr w:type="gramEnd"/>
      <w:r w:rsidRPr="008D380D">
        <w:rPr>
          <w:i/>
          <w:iCs/>
        </w:rPr>
        <w:t xml:space="preserve"> 요구하고, 1.16.x가 C++14를 지원하는 마지막 브랜치</w:t>
      </w:r>
    </w:p>
    <w:p w14:paraId="182B4544" w14:textId="28D2DE1F" w:rsidR="00E01112" w:rsidRPr="006C6530" w:rsidRDefault="00E01112" w:rsidP="00E01112">
      <w:pPr>
        <w:widowControl w:val="0"/>
        <w:wordWrap w:val="0"/>
        <w:autoSpaceDE w:val="0"/>
        <w:autoSpaceDN w:val="0"/>
        <w:spacing w:after="160"/>
      </w:pPr>
      <w:r w:rsidRPr="000D0003">
        <w:t>GoogleTest Github(https://github.com/google/googletest)</w:t>
      </w:r>
    </w:p>
    <w:p w14:paraId="4F0CF2B5" w14:textId="1A78A719" w:rsidR="00E01112" w:rsidRDefault="00000000" w:rsidP="00E01112">
      <w:pPr>
        <w:widowControl w:val="0"/>
        <w:wordWrap w:val="0"/>
        <w:autoSpaceDE w:val="0"/>
        <w:autoSpaceDN w:val="0"/>
        <w:spacing w:after="160"/>
      </w:pPr>
      <w:r>
        <w:rPr>
          <w:noProof/>
        </w:rPr>
        <w:pict w14:anchorId="21AF232E">
          <v:shape id="_x0000_s2057" style="position:absolute;margin-left:338.65pt;margin-top:147.2pt;width:89.6pt;height:64.95pt;z-index:251666432" coordsize="1792,1299" path="m,831hdc50,931,97,1033,150,1131v90,168,39,28,75,135c311,1237,239,1275,285,1206v31,-47,134,-131,180,-165c503,1013,547,994,585,966,737,853,887,739,1035,621v100,-80,195,-167,300,-240c1718,113,1286,428,1590,171v202,-171,,17,150,-90c1757,69,1785,36,1785,36e" filled="f">
            <v:path arrowok="t"/>
          </v:shape>
        </w:pict>
      </w:r>
      <w:r w:rsidR="000D0003" w:rsidRPr="000D0003">
        <w:rPr>
          <w:noProof/>
        </w:rPr>
        <w:drawing>
          <wp:inline distT="0" distB="0" distL="0" distR="0" wp14:anchorId="35272EA4" wp14:editId="5337B070">
            <wp:extent cx="5760720" cy="2717800"/>
            <wp:effectExtent l="0" t="0" r="0" b="0"/>
            <wp:docPr id="18341808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80891" name=""/>
                    <pic:cNvPicPr/>
                  </pic:nvPicPr>
                  <pic:blipFill>
                    <a:blip r:embed="rId93"/>
                    <a:stretch>
                      <a:fillRect/>
                    </a:stretch>
                  </pic:blipFill>
                  <pic:spPr>
                    <a:xfrm>
                      <a:off x="0" y="0"/>
                      <a:ext cx="5760720" cy="2717800"/>
                    </a:xfrm>
                    <a:prstGeom prst="rect">
                      <a:avLst/>
                    </a:prstGeom>
                  </pic:spPr>
                </pic:pic>
              </a:graphicData>
            </a:graphic>
          </wp:inline>
        </w:drawing>
      </w:r>
    </w:p>
    <w:p w14:paraId="2FEE9855" w14:textId="77777777" w:rsidR="008D380D" w:rsidRDefault="008D380D" w:rsidP="00E01112">
      <w:pPr>
        <w:widowControl w:val="0"/>
        <w:wordWrap w:val="0"/>
        <w:autoSpaceDE w:val="0"/>
        <w:autoSpaceDN w:val="0"/>
        <w:spacing w:after="160"/>
      </w:pPr>
    </w:p>
    <w:p w14:paraId="6B883117" w14:textId="168E9EFF" w:rsidR="008D380D" w:rsidRDefault="00000000" w:rsidP="00E01112">
      <w:pPr>
        <w:widowControl w:val="0"/>
        <w:wordWrap w:val="0"/>
        <w:autoSpaceDE w:val="0"/>
        <w:autoSpaceDN w:val="0"/>
        <w:spacing w:after="160"/>
      </w:pPr>
      <w:r>
        <w:rPr>
          <w:noProof/>
        </w:rPr>
        <w:pict w14:anchorId="78766756">
          <v:shape id="_x0000_s2058" style="position:absolute;margin-left:178.15pt;margin-top:237.55pt;width:22.5pt;height:18.55pt;z-index:251667456" coordsize="450,371" path="m,hdc35,100,71,199,105,300v7,20,-1,48,15,60c135,371,205,317,210,315v29,-13,90,-30,90,-30c339,246,387,204,405,150v19,-56,1,-38,45,-60e" filled="f">
            <v:path arrowok="t"/>
          </v:shape>
        </w:pict>
      </w:r>
      <w:r w:rsidR="008D380D" w:rsidRPr="008D380D">
        <w:rPr>
          <w:noProof/>
        </w:rPr>
        <w:drawing>
          <wp:inline distT="0" distB="0" distL="0" distR="0" wp14:anchorId="23D3EAE4" wp14:editId="3450B077">
            <wp:extent cx="5760720" cy="3754120"/>
            <wp:effectExtent l="0" t="0" r="0" b="0"/>
            <wp:docPr id="19428611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61184" name=""/>
                    <pic:cNvPicPr/>
                  </pic:nvPicPr>
                  <pic:blipFill>
                    <a:blip r:embed="rId94"/>
                    <a:stretch>
                      <a:fillRect/>
                    </a:stretch>
                  </pic:blipFill>
                  <pic:spPr>
                    <a:xfrm>
                      <a:off x="0" y="0"/>
                      <a:ext cx="5760720" cy="3754120"/>
                    </a:xfrm>
                    <a:prstGeom prst="rect">
                      <a:avLst/>
                    </a:prstGeom>
                  </pic:spPr>
                </pic:pic>
              </a:graphicData>
            </a:graphic>
          </wp:inline>
        </w:drawing>
      </w:r>
    </w:p>
    <w:p w14:paraId="663ACFB3" w14:textId="77777777" w:rsidR="008D380D" w:rsidRPr="006C6530" w:rsidRDefault="008D380D" w:rsidP="00E01112">
      <w:pPr>
        <w:widowControl w:val="0"/>
        <w:wordWrap w:val="0"/>
        <w:autoSpaceDE w:val="0"/>
        <w:autoSpaceDN w:val="0"/>
        <w:spacing w:after="160"/>
      </w:pPr>
    </w:p>
    <w:p w14:paraId="3EC7DBA7" w14:textId="0197120D" w:rsidR="00E01112" w:rsidRDefault="00E01112" w:rsidP="00E01112">
      <w:pPr>
        <w:widowControl w:val="0"/>
        <w:numPr>
          <w:ilvl w:val="0"/>
          <w:numId w:val="55"/>
        </w:numPr>
        <w:wordWrap w:val="0"/>
        <w:autoSpaceDE w:val="0"/>
        <w:autoSpaceDN w:val="0"/>
        <w:spacing w:after="160"/>
      </w:pPr>
      <w:r w:rsidRPr="006C6530">
        <w:t>소스코드(zip파일)를 복사하고 압축을 풉니다. </w:t>
      </w:r>
      <w:r w:rsidR="008D380D" w:rsidRPr="008D380D">
        <w:t xml:space="preserve">googletest-1.16.0 </w:t>
      </w:r>
      <w:r w:rsidRPr="006C6530">
        <w:t>폴더를 language_test 폴더에 복사합니다.</w:t>
      </w:r>
    </w:p>
    <w:p w14:paraId="23C616C0" w14:textId="0A43F47C" w:rsidR="008D380D" w:rsidRDefault="008D380D" w:rsidP="008D380D">
      <w:pPr>
        <w:widowControl w:val="0"/>
        <w:wordWrap w:val="0"/>
        <w:autoSpaceDE w:val="0"/>
        <w:autoSpaceDN w:val="0"/>
        <w:spacing w:after="160"/>
      </w:pPr>
      <w:r>
        <w:rPr>
          <w:noProof/>
        </w:rPr>
        <w:drawing>
          <wp:inline distT="0" distB="0" distL="0" distR="0" wp14:anchorId="6C06EF25" wp14:editId="61113DD3">
            <wp:extent cx="3514725" cy="2314575"/>
            <wp:effectExtent l="0" t="0" r="9525" b="9525"/>
            <wp:docPr id="6624837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83787" name=""/>
                    <pic:cNvPicPr/>
                  </pic:nvPicPr>
                  <pic:blipFill>
                    <a:blip r:embed="rId95"/>
                    <a:stretch>
                      <a:fillRect/>
                    </a:stretch>
                  </pic:blipFill>
                  <pic:spPr>
                    <a:xfrm>
                      <a:off x="0" y="0"/>
                      <a:ext cx="3514725" cy="2314575"/>
                    </a:xfrm>
                    <a:prstGeom prst="rect">
                      <a:avLst/>
                    </a:prstGeom>
                  </pic:spPr>
                </pic:pic>
              </a:graphicData>
            </a:graphic>
          </wp:inline>
        </w:drawing>
      </w:r>
    </w:p>
    <w:p w14:paraId="640F0DA2" w14:textId="77777777" w:rsidR="008D380D" w:rsidRPr="006C6530" w:rsidRDefault="008D380D" w:rsidP="008D380D">
      <w:pPr>
        <w:widowControl w:val="0"/>
        <w:wordWrap w:val="0"/>
        <w:autoSpaceDE w:val="0"/>
        <w:autoSpaceDN w:val="0"/>
        <w:spacing w:after="160"/>
      </w:pPr>
    </w:p>
    <w:p w14:paraId="14425D9A" w14:textId="77777777" w:rsidR="00E01112" w:rsidRPr="006C6530" w:rsidRDefault="00E01112" w:rsidP="00E01112">
      <w:pPr>
        <w:widowControl w:val="0"/>
        <w:numPr>
          <w:ilvl w:val="0"/>
          <w:numId w:val="55"/>
        </w:numPr>
        <w:wordWrap w:val="0"/>
        <w:autoSpaceDE w:val="0"/>
        <w:autoSpaceDN w:val="0"/>
        <w:spacing w:after="160"/>
      </w:pPr>
      <w:r w:rsidRPr="006C6530">
        <w:t>폴더 구조는 다음과 같습니다.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E01112" w:rsidRPr="006C6530" w14:paraId="50B4C6BF"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510D9ECE" w14:textId="77777777" w:rsidR="00E01112" w:rsidRPr="006C6530" w:rsidRDefault="00E01112" w:rsidP="00FA6162">
            <w:pPr>
              <w:widowControl w:val="0"/>
              <w:wordWrap w:val="0"/>
              <w:autoSpaceDE w:val="0"/>
              <w:autoSpaceDN w:val="0"/>
              <w:spacing w:after="160"/>
            </w:pPr>
            <w:r w:rsidRPr="006C6530">
              <w:t xml:space="preserve"> +--language_test</w:t>
            </w:r>
          </w:p>
          <w:p w14:paraId="12923814" w14:textId="77777777" w:rsidR="00E01112" w:rsidRPr="006C6530" w:rsidRDefault="00E01112" w:rsidP="00FA6162">
            <w:pPr>
              <w:widowControl w:val="0"/>
              <w:wordWrap w:val="0"/>
              <w:autoSpaceDE w:val="0"/>
              <w:autoSpaceDN w:val="0"/>
              <w:spacing w:after="160"/>
            </w:pPr>
            <w:r w:rsidRPr="006C6530">
              <w:t xml:space="preserve">     +--cpp</w:t>
            </w:r>
          </w:p>
          <w:p w14:paraId="0E7E18AE" w14:textId="77777777" w:rsidR="00E01112" w:rsidRPr="006C6530" w:rsidRDefault="00E01112" w:rsidP="00FA6162">
            <w:pPr>
              <w:widowControl w:val="0"/>
              <w:wordWrap w:val="0"/>
              <w:autoSpaceDE w:val="0"/>
              <w:autoSpaceDN w:val="0"/>
              <w:spacing w:after="160"/>
            </w:pPr>
            <w:r w:rsidRPr="006C6530">
              <w:t xml:space="preserve">         +--src</w:t>
            </w:r>
          </w:p>
          <w:p w14:paraId="168594A5" w14:textId="77777777" w:rsidR="00E01112" w:rsidRPr="006C6530" w:rsidRDefault="00E01112" w:rsidP="00FA6162">
            <w:pPr>
              <w:widowControl w:val="0"/>
              <w:wordWrap w:val="0"/>
              <w:autoSpaceDE w:val="0"/>
              <w:autoSpaceDN w:val="0"/>
              <w:spacing w:after="160"/>
            </w:pPr>
            <w:r w:rsidRPr="006C6530">
              <w:t xml:space="preserve">             +--Plus.h</w:t>
            </w:r>
          </w:p>
          <w:p w14:paraId="1DA431B8" w14:textId="77777777" w:rsidR="00E01112" w:rsidRPr="006C6530" w:rsidRDefault="00E01112" w:rsidP="00FA6162">
            <w:pPr>
              <w:widowControl w:val="0"/>
              <w:wordWrap w:val="0"/>
              <w:autoSpaceDE w:val="0"/>
              <w:autoSpaceDN w:val="0"/>
              <w:spacing w:after="160"/>
            </w:pPr>
            <w:r w:rsidRPr="006C6530">
              <w:t xml:space="preserve">             +--Plus.cpp</w:t>
            </w:r>
          </w:p>
          <w:p w14:paraId="3F142707" w14:textId="77777777" w:rsidR="00E01112" w:rsidRPr="006C6530" w:rsidRDefault="00E01112" w:rsidP="00FA6162">
            <w:pPr>
              <w:widowControl w:val="0"/>
              <w:wordWrap w:val="0"/>
              <w:autoSpaceDE w:val="0"/>
              <w:autoSpaceDN w:val="0"/>
              <w:spacing w:after="160"/>
            </w:pPr>
            <w:r w:rsidRPr="006C6530">
              <w:t xml:space="preserve">             +--Minus.h</w:t>
            </w:r>
          </w:p>
          <w:p w14:paraId="032A0074" w14:textId="77777777" w:rsidR="00E01112" w:rsidRPr="006C6530" w:rsidRDefault="00E01112" w:rsidP="00FA6162">
            <w:pPr>
              <w:widowControl w:val="0"/>
              <w:wordWrap w:val="0"/>
              <w:autoSpaceDE w:val="0"/>
              <w:autoSpaceDN w:val="0"/>
              <w:spacing w:after="160"/>
            </w:pPr>
            <w:r w:rsidRPr="006C6530">
              <w:t xml:space="preserve">             +--Minus.cpp</w:t>
            </w:r>
          </w:p>
          <w:p w14:paraId="7D600B7F" w14:textId="77777777" w:rsidR="00E01112" w:rsidRPr="006C6530" w:rsidRDefault="00E01112" w:rsidP="00FA6162">
            <w:pPr>
              <w:widowControl w:val="0"/>
              <w:wordWrap w:val="0"/>
              <w:autoSpaceDE w:val="0"/>
              <w:autoSpaceDN w:val="0"/>
              <w:spacing w:after="160"/>
            </w:pPr>
            <w:r w:rsidRPr="006C6530">
              <w:t xml:space="preserve">     +--test</w:t>
            </w:r>
          </w:p>
          <w:p w14:paraId="68A61188" w14:textId="77777777" w:rsidR="00E01112" w:rsidRPr="006C6530" w:rsidRDefault="00E01112" w:rsidP="00FA6162">
            <w:pPr>
              <w:widowControl w:val="0"/>
              <w:wordWrap w:val="0"/>
              <w:autoSpaceDE w:val="0"/>
              <w:autoSpaceDN w:val="0"/>
              <w:spacing w:after="160"/>
            </w:pPr>
            <w:r w:rsidRPr="006C6530">
              <w:t xml:space="preserve">         +-- PlusTest.cpp</w:t>
            </w:r>
          </w:p>
          <w:p w14:paraId="45FB6BB1" w14:textId="77777777" w:rsidR="00E01112" w:rsidRPr="006C6530" w:rsidRDefault="00E01112" w:rsidP="00FA6162">
            <w:pPr>
              <w:widowControl w:val="0"/>
              <w:wordWrap w:val="0"/>
              <w:autoSpaceDE w:val="0"/>
              <w:autoSpaceDN w:val="0"/>
              <w:spacing w:after="160"/>
            </w:pPr>
            <w:r w:rsidRPr="006C6530">
              <w:t xml:space="preserve">         +-- MinusTest.cpp</w:t>
            </w:r>
          </w:p>
          <w:p w14:paraId="595F449C" w14:textId="3E5CD670" w:rsidR="00E01112" w:rsidRPr="006C6530" w:rsidRDefault="00E01112" w:rsidP="00FA6162">
            <w:pPr>
              <w:widowControl w:val="0"/>
              <w:wordWrap w:val="0"/>
              <w:autoSpaceDE w:val="0"/>
              <w:autoSpaceDN w:val="0"/>
              <w:spacing w:after="160"/>
            </w:pPr>
            <w:r w:rsidRPr="006C6530">
              <w:t xml:space="preserve">     +--</w:t>
            </w:r>
            <w:r w:rsidR="008D380D" w:rsidRPr="008D380D">
              <w:t xml:space="preserve"> googletest-1.16.0</w:t>
            </w:r>
          </w:p>
          <w:p w14:paraId="36D7F04F" w14:textId="77777777" w:rsidR="00E01112" w:rsidRPr="006C6530" w:rsidRDefault="00E01112" w:rsidP="00FA6162">
            <w:pPr>
              <w:widowControl w:val="0"/>
              <w:wordWrap w:val="0"/>
              <w:autoSpaceDE w:val="0"/>
              <w:autoSpaceDN w:val="0"/>
              <w:spacing w:after="160"/>
            </w:pPr>
            <w:r w:rsidRPr="006C6530">
              <w:t xml:space="preserve">         +</w:t>
            </w:r>
            <w:proofErr w:type="gramStart"/>
            <w:r w:rsidRPr="006C6530">
              <w:t>--.github</w:t>
            </w:r>
            <w:proofErr w:type="gramEnd"/>
          </w:p>
          <w:p w14:paraId="152AE629" w14:textId="77777777" w:rsidR="00E01112" w:rsidRPr="006C6530" w:rsidRDefault="00E01112" w:rsidP="00FA6162">
            <w:pPr>
              <w:widowControl w:val="0"/>
              <w:wordWrap w:val="0"/>
              <w:autoSpaceDE w:val="0"/>
              <w:autoSpaceDN w:val="0"/>
              <w:spacing w:after="160"/>
            </w:pPr>
            <w:r w:rsidRPr="006C6530">
              <w:t xml:space="preserve">         +--ci</w:t>
            </w:r>
          </w:p>
          <w:p w14:paraId="29CC761B" w14:textId="77777777" w:rsidR="00E01112" w:rsidRPr="006C6530" w:rsidRDefault="00E01112" w:rsidP="00FA6162">
            <w:pPr>
              <w:widowControl w:val="0"/>
              <w:wordWrap w:val="0"/>
              <w:autoSpaceDE w:val="0"/>
              <w:autoSpaceDN w:val="0"/>
              <w:spacing w:after="160"/>
            </w:pPr>
            <w:r w:rsidRPr="006C6530">
              <w:t xml:space="preserve">         +--docs</w:t>
            </w:r>
          </w:p>
          <w:p w14:paraId="23DBC107" w14:textId="77777777" w:rsidR="00E01112" w:rsidRPr="006C6530" w:rsidRDefault="00E01112" w:rsidP="00FA6162">
            <w:pPr>
              <w:widowControl w:val="0"/>
              <w:wordWrap w:val="0"/>
              <w:autoSpaceDE w:val="0"/>
              <w:autoSpaceDN w:val="0"/>
              <w:spacing w:after="160"/>
            </w:pPr>
            <w:r w:rsidRPr="006C6530">
              <w:t xml:space="preserve">         +--googlemock</w:t>
            </w:r>
          </w:p>
          <w:p w14:paraId="4088ED81" w14:textId="77777777" w:rsidR="00E01112" w:rsidRPr="006C6530" w:rsidRDefault="00E01112" w:rsidP="00FA6162">
            <w:pPr>
              <w:widowControl w:val="0"/>
              <w:wordWrap w:val="0"/>
              <w:autoSpaceDE w:val="0"/>
              <w:autoSpaceDN w:val="0"/>
              <w:spacing w:after="160"/>
            </w:pPr>
            <w:r w:rsidRPr="006C6530">
              <w:t xml:space="preserve">         +--googletest</w:t>
            </w:r>
          </w:p>
          <w:p w14:paraId="600C3E09" w14:textId="77777777" w:rsidR="00E01112" w:rsidRPr="006C6530" w:rsidRDefault="00E01112" w:rsidP="00FA6162">
            <w:pPr>
              <w:widowControl w:val="0"/>
              <w:wordWrap w:val="0"/>
              <w:autoSpaceDE w:val="0"/>
              <w:autoSpaceDN w:val="0"/>
              <w:spacing w:after="160"/>
            </w:pPr>
          </w:p>
        </w:tc>
      </w:tr>
    </w:tbl>
    <w:p w14:paraId="4239614E" w14:textId="077979B5" w:rsidR="00E01112" w:rsidRPr="006C6530" w:rsidRDefault="00E01112" w:rsidP="00E01112">
      <w:pPr>
        <w:widowControl w:val="0"/>
        <w:wordWrap w:val="0"/>
        <w:autoSpaceDE w:val="0"/>
        <w:autoSpaceDN w:val="0"/>
        <w:spacing w:after="160"/>
        <w:rPr>
          <w:b/>
          <w:bCs/>
        </w:rPr>
      </w:pPr>
      <w:r w:rsidRPr="006C6530">
        <w:rPr>
          <w:b/>
          <w:bCs/>
        </w:rPr>
        <w:lastRenderedPageBreak/>
        <w:t>CMake 빌드 구성</w:t>
      </w:r>
      <w:r w:rsidR="008D380D" w:rsidRPr="006C6530">
        <w:rPr>
          <w:b/>
          <w:bCs/>
        </w:rPr>
        <w:t xml:space="preserve"> </w:t>
      </w:r>
    </w:p>
    <w:p w14:paraId="2E56D7F6" w14:textId="77777777" w:rsidR="00E01112" w:rsidRPr="006C6530" w:rsidRDefault="00E01112" w:rsidP="00E01112">
      <w:pPr>
        <w:widowControl w:val="0"/>
        <w:wordWrap w:val="0"/>
        <w:autoSpaceDE w:val="0"/>
        <w:autoSpaceDN w:val="0"/>
        <w:spacing w:after="160"/>
      </w:pPr>
      <w:r w:rsidRPr="006C6530">
        <w:t>GoogleTest 소스코드가 포함된 프로젝트의 빌드는 다음과 같이 구성됩니다.</w:t>
      </w:r>
    </w:p>
    <w:p w14:paraId="54A7BE0D" w14:textId="77777777" w:rsidR="00E01112" w:rsidRPr="006C6530" w:rsidRDefault="00E01112" w:rsidP="00E01112">
      <w:pPr>
        <w:widowControl w:val="0"/>
        <w:numPr>
          <w:ilvl w:val="0"/>
          <w:numId w:val="56"/>
        </w:numPr>
        <w:wordWrap w:val="0"/>
        <w:autoSpaceDE w:val="0"/>
        <w:autoSpaceDN w:val="0"/>
        <w:spacing w:after="160"/>
      </w:pPr>
      <w:r w:rsidRPr="006C6530">
        <w:t>소스코드(src 폴더)</w:t>
      </w:r>
    </w:p>
    <w:p w14:paraId="4232CFB7" w14:textId="77777777" w:rsidR="00E01112" w:rsidRPr="006C6530" w:rsidRDefault="00E01112" w:rsidP="00E01112">
      <w:pPr>
        <w:widowControl w:val="0"/>
        <w:numPr>
          <w:ilvl w:val="0"/>
          <w:numId w:val="56"/>
        </w:numPr>
        <w:wordWrap w:val="0"/>
        <w:autoSpaceDE w:val="0"/>
        <w:autoSpaceDN w:val="0"/>
        <w:spacing w:after="160"/>
      </w:pPr>
      <w:r w:rsidRPr="006C6530">
        <w:t>GoogleTest 코드(googletest-xxx 폴더)</w:t>
      </w:r>
    </w:p>
    <w:p w14:paraId="325774E6" w14:textId="77777777" w:rsidR="00E01112" w:rsidRPr="006C6530" w:rsidRDefault="00E01112" w:rsidP="00E01112">
      <w:pPr>
        <w:widowControl w:val="0"/>
        <w:numPr>
          <w:ilvl w:val="0"/>
          <w:numId w:val="56"/>
        </w:numPr>
        <w:wordWrap w:val="0"/>
        <w:autoSpaceDE w:val="0"/>
        <w:autoSpaceDN w:val="0"/>
        <w:spacing w:after="160"/>
      </w:pPr>
      <w:r w:rsidRPr="006C6530">
        <w:t>테스트케이스 코드(test 폴더)</w:t>
      </w:r>
    </w:p>
    <w:p w14:paraId="602C7817" w14:textId="77777777" w:rsidR="00E01112" w:rsidRPr="006C6530" w:rsidRDefault="00E01112" w:rsidP="00E01112">
      <w:pPr>
        <w:widowControl w:val="0"/>
        <w:numPr>
          <w:ilvl w:val="0"/>
          <w:numId w:val="56"/>
        </w:numPr>
        <w:wordWrap w:val="0"/>
        <w:autoSpaceDE w:val="0"/>
        <w:autoSpaceDN w:val="0"/>
        <w:spacing w:after="160"/>
      </w:pPr>
      <w:r w:rsidRPr="006C6530">
        <w:t>1 ~ 3 링크</w:t>
      </w:r>
    </w:p>
    <w:p w14:paraId="2507F0B6" w14:textId="77777777" w:rsidR="00E01112" w:rsidRPr="006C6530" w:rsidRDefault="00E01112" w:rsidP="00E01112">
      <w:pPr>
        <w:widowControl w:val="0"/>
        <w:wordWrap w:val="0"/>
        <w:autoSpaceDE w:val="0"/>
        <w:autoSpaceDN w:val="0"/>
        <w:spacing w:after="160"/>
      </w:pPr>
      <w:r w:rsidRPr="006C6530">
        <w:t>또한, 자체적으로 main(</w:t>
      </w:r>
      <w:proofErr w:type="gramStart"/>
      <w:r w:rsidRPr="006C6530">
        <w:t>) 을</w:t>
      </w:r>
      <w:proofErr w:type="gramEnd"/>
      <w:r w:rsidRPr="006C6530">
        <w:t xml:space="preserve"> 제공하기 때문에 별도의 main() 정의가 필요하지 않습니다.</w:t>
      </w:r>
    </w:p>
    <w:p w14:paraId="3CAA2E3D" w14:textId="77777777" w:rsidR="00E01112" w:rsidRPr="006C6530" w:rsidRDefault="00E01112" w:rsidP="00E01112">
      <w:pPr>
        <w:widowControl w:val="0"/>
        <w:numPr>
          <w:ilvl w:val="0"/>
          <w:numId w:val="57"/>
        </w:numPr>
        <w:wordWrap w:val="0"/>
        <w:autoSpaceDE w:val="0"/>
        <w:autoSpaceDN w:val="0"/>
        <w:spacing w:after="160"/>
      </w:pPr>
      <w:r w:rsidRPr="006C6530">
        <w:t>language_test 폴더에 CMakelists.txt 파일을 다음과 같이 작성하고 저장합니다. (실행 파일은 UnitTester.exe 이고, src를 라이브러리로 빌드하고, 실행파일에 GoogleTest와 src라이브러리를 정적 링크합니다.)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E01112" w:rsidRPr="006C6530" w14:paraId="0F213E7C"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67BCB5DF" w14:textId="77777777" w:rsidR="00E01112" w:rsidRPr="006C6530" w:rsidRDefault="00E01112" w:rsidP="00FA6162">
            <w:pPr>
              <w:widowControl w:val="0"/>
              <w:wordWrap w:val="0"/>
              <w:autoSpaceDE w:val="0"/>
              <w:autoSpaceDN w:val="0"/>
              <w:spacing w:after="160"/>
            </w:pPr>
            <w:r w:rsidRPr="006C6530">
              <w:t xml:space="preserve"> cmake_minimum_required(VERSION 3.0.0) # 최소요구버전</w:t>
            </w:r>
          </w:p>
          <w:p w14:paraId="4D9A1270" w14:textId="77777777" w:rsidR="00E01112" w:rsidRPr="006C6530" w:rsidRDefault="00E01112" w:rsidP="00FA6162">
            <w:pPr>
              <w:widowControl w:val="0"/>
              <w:wordWrap w:val="0"/>
              <w:autoSpaceDE w:val="0"/>
              <w:autoSpaceDN w:val="0"/>
              <w:spacing w:after="160"/>
            </w:pPr>
            <w:r w:rsidRPr="006C6530">
              <w:t xml:space="preserve"> project(test_cmake VERSION 0.1.0) # PROJECT_NAME 과 PROJECT_VERSION</w:t>
            </w:r>
          </w:p>
          <w:p w14:paraId="2AC23824" w14:textId="77777777" w:rsidR="00E01112" w:rsidRPr="006C6530" w:rsidRDefault="00E01112" w:rsidP="00FA6162">
            <w:pPr>
              <w:widowControl w:val="0"/>
              <w:wordWrap w:val="0"/>
              <w:autoSpaceDE w:val="0"/>
              <w:autoSpaceDN w:val="0"/>
              <w:spacing w:after="160"/>
            </w:pPr>
            <w:r w:rsidRPr="006C6530">
              <w:t xml:space="preserve"> set(This UnitTester) # 빌드 타겟</w:t>
            </w:r>
          </w:p>
          <w:p w14:paraId="77F094AB" w14:textId="77777777" w:rsidR="00E01112" w:rsidRPr="006C6530" w:rsidRDefault="00E01112" w:rsidP="00FA6162">
            <w:pPr>
              <w:widowControl w:val="0"/>
              <w:wordWrap w:val="0"/>
              <w:autoSpaceDE w:val="0"/>
              <w:autoSpaceDN w:val="0"/>
              <w:spacing w:after="160"/>
            </w:pPr>
            <w:r w:rsidRPr="006C6530">
              <w:t xml:space="preserve"> set(SrcLib SrcLib) # cpp/src 라이브러리</w:t>
            </w:r>
          </w:p>
          <w:p w14:paraId="63844AEC" w14:textId="77777777" w:rsidR="00E01112" w:rsidRPr="006C6530" w:rsidRDefault="00E01112" w:rsidP="00FA6162">
            <w:pPr>
              <w:widowControl w:val="0"/>
              <w:wordWrap w:val="0"/>
              <w:autoSpaceDE w:val="0"/>
              <w:autoSpaceDN w:val="0"/>
              <w:spacing w:after="160"/>
            </w:pPr>
          </w:p>
          <w:p w14:paraId="653B21AA" w14:textId="77777777" w:rsidR="00E01112" w:rsidRPr="006C6530" w:rsidRDefault="00E01112" w:rsidP="00FA6162">
            <w:pPr>
              <w:widowControl w:val="0"/>
              <w:wordWrap w:val="0"/>
              <w:autoSpaceDE w:val="0"/>
              <w:autoSpaceDN w:val="0"/>
              <w:spacing w:after="160"/>
            </w:pPr>
            <w:r w:rsidRPr="006C6530">
              <w:t xml:space="preserve"> # CTest 지원</w:t>
            </w:r>
          </w:p>
          <w:p w14:paraId="2887601C" w14:textId="77777777" w:rsidR="00E01112" w:rsidRPr="006C6530" w:rsidRDefault="00E01112" w:rsidP="00FA6162">
            <w:pPr>
              <w:widowControl w:val="0"/>
              <w:wordWrap w:val="0"/>
              <w:autoSpaceDE w:val="0"/>
              <w:autoSpaceDN w:val="0"/>
              <w:spacing w:after="160"/>
            </w:pPr>
            <w:r w:rsidRPr="006C6530">
              <w:t xml:space="preserve"> enable_testing() # CTest 지원</w:t>
            </w:r>
          </w:p>
          <w:p w14:paraId="6C7ED47B" w14:textId="77777777" w:rsidR="00E01112" w:rsidRPr="006C6530" w:rsidRDefault="00E01112" w:rsidP="00FA6162">
            <w:pPr>
              <w:widowControl w:val="0"/>
              <w:wordWrap w:val="0"/>
              <w:autoSpaceDE w:val="0"/>
              <w:autoSpaceDN w:val="0"/>
              <w:spacing w:after="160"/>
            </w:pPr>
          </w:p>
          <w:p w14:paraId="58AA695E" w14:textId="77777777" w:rsidR="00E01112" w:rsidRPr="006C6530" w:rsidRDefault="00E01112" w:rsidP="00FA6162">
            <w:pPr>
              <w:widowControl w:val="0"/>
              <w:wordWrap w:val="0"/>
              <w:autoSpaceDE w:val="0"/>
              <w:autoSpaceDN w:val="0"/>
              <w:spacing w:after="160"/>
            </w:pPr>
            <w:r w:rsidRPr="006C6530">
              <w:t xml:space="preserve"> # cpp/src 라이브러리 빌드</w:t>
            </w:r>
          </w:p>
          <w:p w14:paraId="1C993090" w14:textId="77777777" w:rsidR="00E01112" w:rsidRPr="006C6530" w:rsidRDefault="00E01112" w:rsidP="00FA6162">
            <w:pPr>
              <w:widowControl w:val="0"/>
              <w:wordWrap w:val="0"/>
              <w:autoSpaceDE w:val="0"/>
              <w:autoSpaceDN w:val="0"/>
              <w:spacing w:after="160"/>
            </w:pPr>
            <w:r w:rsidRPr="006C6530">
              <w:t xml:space="preserve"> </w:t>
            </w:r>
            <w:proofErr w:type="gramStart"/>
            <w:r w:rsidRPr="006C6530">
              <w:t>set(</w:t>
            </w:r>
            <w:proofErr w:type="gramEnd"/>
            <w:r w:rsidRPr="006C6530">
              <w:t xml:space="preserve">SrcFiles </w:t>
            </w:r>
          </w:p>
          <w:p w14:paraId="3BE8CFFE" w14:textId="77777777" w:rsidR="00E01112" w:rsidRPr="006C6530" w:rsidRDefault="00E01112" w:rsidP="00FA6162">
            <w:pPr>
              <w:widowControl w:val="0"/>
              <w:wordWrap w:val="0"/>
              <w:autoSpaceDE w:val="0"/>
              <w:autoSpaceDN w:val="0"/>
              <w:spacing w:after="160"/>
            </w:pPr>
            <w:r w:rsidRPr="006C6530">
              <w:t xml:space="preserve">     cpp/src/Plus.cpp</w:t>
            </w:r>
          </w:p>
          <w:p w14:paraId="6D800848" w14:textId="77777777" w:rsidR="00E01112" w:rsidRPr="006C6530" w:rsidRDefault="00E01112" w:rsidP="00FA6162">
            <w:pPr>
              <w:widowControl w:val="0"/>
              <w:wordWrap w:val="0"/>
              <w:autoSpaceDE w:val="0"/>
              <w:autoSpaceDN w:val="0"/>
              <w:spacing w:after="160"/>
            </w:pPr>
            <w:r w:rsidRPr="006C6530">
              <w:t xml:space="preserve">     cpp/src/Minus.cpp</w:t>
            </w:r>
          </w:p>
          <w:p w14:paraId="63CA9728" w14:textId="77777777" w:rsidR="00E01112" w:rsidRPr="006C6530" w:rsidRDefault="00E01112" w:rsidP="00FA6162">
            <w:pPr>
              <w:widowControl w:val="0"/>
              <w:wordWrap w:val="0"/>
              <w:autoSpaceDE w:val="0"/>
              <w:autoSpaceDN w:val="0"/>
              <w:spacing w:after="160"/>
            </w:pPr>
            <w:r w:rsidRPr="006C6530">
              <w:t xml:space="preserve"> )</w:t>
            </w:r>
          </w:p>
          <w:p w14:paraId="6E15D409" w14:textId="77777777" w:rsidR="00E01112" w:rsidRPr="006C6530" w:rsidRDefault="00E01112" w:rsidP="00FA6162">
            <w:pPr>
              <w:widowControl w:val="0"/>
              <w:wordWrap w:val="0"/>
              <w:autoSpaceDE w:val="0"/>
              <w:autoSpaceDN w:val="0"/>
              <w:spacing w:after="160"/>
            </w:pPr>
            <w:r w:rsidRPr="006C6530">
              <w:t xml:space="preserve"> add_library(${SrcLib} STATIC ${SrcFiles})</w:t>
            </w:r>
          </w:p>
          <w:p w14:paraId="56745CCC" w14:textId="77777777" w:rsidR="00E01112" w:rsidRPr="006C6530" w:rsidRDefault="00E01112" w:rsidP="00FA6162">
            <w:pPr>
              <w:widowControl w:val="0"/>
              <w:wordWrap w:val="0"/>
              <w:autoSpaceDE w:val="0"/>
              <w:autoSpaceDN w:val="0"/>
              <w:spacing w:after="160"/>
            </w:pPr>
          </w:p>
          <w:p w14:paraId="4918DDF1" w14:textId="77777777" w:rsidR="00E01112" w:rsidRPr="006C6530" w:rsidRDefault="00E01112" w:rsidP="00FA6162">
            <w:pPr>
              <w:widowControl w:val="0"/>
              <w:wordWrap w:val="0"/>
              <w:autoSpaceDE w:val="0"/>
              <w:autoSpaceDN w:val="0"/>
              <w:spacing w:after="160"/>
            </w:pPr>
            <w:r w:rsidRPr="006C6530">
              <w:t xml:space="preserve"> # googletest 빌드</w:t>
            </w:r>
          </w:p>
          <w:p w14:paraId="5A074C9A" w14:textId="77777777" w:rsidR="00E01112" w:rsidRPr="006C6530" w:rsidRDefault="00E01112" w:rsidP="00FA6162">
            <w:pPr>
              <w:widowControl w:val="0"/>
              <w:wordWrap w:val="0"/>
              <w:autoSpaceDE w:val="0"/>
              <w:autoSpaceDN w:val="0"/>
              <w:spacing w:after="160"/>
            </w:pPr>
            <w:r w:rsidRPr="006C6530">
              <w:t xml:space="preserve"> add_subdirectory(googletest-1.13.0)</w:t>
            </w:r>
          </w:p>
          <w:p w14:paraId="651298EB" w14:textId="77777777" w:rsidR="00E01112" w:rsidRPr="006C6530" w:rsidRDefault="00E01112" w:rsidP="00FA6162">
            <w:pPr>
              <w:widowControl w:val="0"/>
              <w:wordWrap w:val="0"/>
              <w:autoSpaceDE w:val="0"/>
              <w:autoSpaceDN w:val="0"/>
              <w:spacing w:after="160"/>
            </w:pPr>
          </w:p>
          <w:p w14:paraId="15815B92" w14:textId="77777777" w:rsidR="00E01112" w:rsidRPr="006C6530" w:rsidRDefault="00E01112" w:rsidP="00FA6162">
            <w:pPr>
              <w:widowControl w:val="0"/>
              <w:wordWrap w:val="0"/>
              <w:autoSpaceDE w:val="0"/>
              <w:autoSpaceDN w:val="0"/>
              <w:spacing w:after="160"/>
            </w:pPr>
            <w:r w:rsidRPr="006C6530">
              <w:lastRenderedPageBreak/>
              <w:t xml:space="preserve"> # test 폴더 하위 테스트케이스 빌드</w:t>
            </w:r>
          </w:p>
          <w:p w14:paraId="1EA2AE9B" w14:textId="77777777" w:rsidR="00E01112" w:rsidRPr="006C6530" w:rsidRDefault="00E01112" w:rsidP="00FA6162">
            <w:pPr>
              <w:widowControl w:val="0"/>
              <w:wordWrap w:val="0"/>
              <w:autoSpaceDE w:val="0"/>
              <w:autoSpaceDN w:val="0"/>
              <w:spacing w:after="160"/>
            </w:pPr>
            <w:r w:rsidRPr="006C6530">
              <w:t xml:space="preserve"> </w:t>
            </w:r>
            <w:proofErr w:type="gramStart"/>
            <w:r w:rsidRPr="006C6530">
              <w:t>set(</w:t>
            </w:r>
            <w:proofErr w:type="gramEnd"/>
            <w:r w:rsidRPr="006C6530">
              <w:t>TestFiles</w:t>
            </w:r>
          </w:p>
          <w:p w14:paraId="62113D7C" w14:textId="77777777" w:rsidR="00E01112" w:rsidRPr="006C6530" w:rsidRDefault="00E01112" w:rsidP="00FA6162">
            <w:pPr>
              <w:widowControl w:val="0"/>
              <w:wordWrap w:val="0"/>
              <w:autoSpaceDE w:val="0"/>
              <w:autoSpaceDN w:val="0"/>
              <w:spacing w:after="160"/>
            </w:pPr>
            <w:r w:rsidRPr="006C6530">
              <w:t xml:space="preserve">     test/TestPlus.cpp</w:t>
            </w:r>
          </w:p>
          <w:p w14:paraId="4A709B55" w14:textId="77777777" w:rsidR="00E01112" w:rsidRPr="006C6530" w:rsidRDefault="00E01112" w:rsidP="00FA6162">
            <w:pPr>
              <w:widowControl w:val="0"/>
              <w:wordWrap w:val="0"/>
              <w:autoSpaceDE w:val="0"/>
              <w:autoSpaceDN w:val="0"/>
              <w:spacing w:after="160"/>
            </w:pPr>
            <w:r w:rsidRPr="006C6530">
              <w:t xml:space="preserve">     test/TestMinus.cpp</w:t>
            </w:r>
          </w:p>
          <w:p w14:paraId="5D03EB30" w14:textId="77777777" w:rsidR="00E01112" w:rsidRPr="006C6530" w:rsidRDefault="00E01112" w:rsidP="00FA6162">
            <w:pPr>
              <w:widowControl w:val="0"/>
              <w:wordWrap w:val="0"/>
              <w:autoSpaceDE w:val="0"/>
              <w:autoSpaceDN w:val="0"/>
              <w:spacing w:after="160"/>
            </w:pPr>
            <w:r w:rsidRPr="006C6530">
              <w:t xml:space="preserve"> )</w:t>
            </w:r>
          </w:p>
          <w:p w14:paraId="7A626C12" w14:textId="77777777" w:rsidR="00E01112" w:rsidRPr="006C6530" w:rsidRDefault="00E01112" w:rsidP="00FA6162">
            <w:pPr>
              <w:widowControl w:val="0"/>
              <w:wordWrap w:val="0"/>
              <w:autoSpaceDE w:val="0"/>
              <w:autoSpaceDN w:val="0"/>
              <w:spacing w:after="160"/>
            </w:pPr>
          </w:p>
          <w:p w14:paraId="2CD8F45D" w14:textId="77777777" w:rsidR="00E01112" w:rsidRPr="006C6530" w:rsidRDefault="00E01112" w:rsidP="00FA6162">
            <w:pPr>
              <w:widowControl w:val="0"/>
              <w:wordWrap w:val="0"/>
              <w:autoSpaceDE w:val="0"/>
              <w:autoSpaceDN w:val="0"/>
              <w:spacing w:after="160"/>
            </w:pPr>
            <w:r w:rsidRPr="006C6530">
              <w:t xml:space="preserve"> # 실행파일 구성</w:t>
            </w:r>
          </w:p>
          <w:p w14:paraId="1A235726" w14:textId="77777777" w:rsidR="00E01112" w:rsidRPr="006C6530" w:rsidRDefault="00E01112" w:rsidP="00FA6162">
            <w:pPr>
              <w:widowControl w:val="0"/>
              <w:wordWrap w:val="0"/>
              <w:autoSpaceDE w:val="0"/>
              <w:autoSpaceDN w:val="0"/>
              <w:spacing w:after="160"/>
            </w:pPr>
            <w:r w:rsidRPr="006C6530">
              <w:t xml:space="preserve"> add_executable(${This} ${TestFiles}) </w:t>
            </w:r>
          </w:p>
          <w:p w14:paraId="58D30B98" w14:textId="77777777" w:rsidR="00E01112" w:rsidRPr="006C6530" w:rsidRDefault="00E01112" w:rsidP="00FA6162">
            <w:pPr>
              <w:widowControl w:val="0"/>
              <w:wordWrap w:val="0"/>
              <w:autoSpaceDE w:val="0"/>
              <w:autoSpaceDN w:val="0"/>
              <w:spacing w:after="160"/>
            </w:pPr>
          </w:p>
          <w:p w14:paraId="3370A84D" w14:textId="77777777" w:rsidR="00E01112" w:rsidRPr="006C6530" w:rsidRDefault="00E01112" w:rsidP="00FA6162">
            <w:pPr>
              <w:widowControl w:val="0"/>
              <w:wordWrap w:val="0"/>
              <w:autoSpaceDE w:val="0"/>
              <w:autoSpaceDN w:val="0"/>
              <w:spacing w:after="160"/>
            </w:pPr>
            <w:r w:rsidRPr="006C6530">
              <w:t xml:space="preserve"> # googletest와 SrcLib 포함</w:t>
            </w:r>
          </w:p>
          <w:p w14:paraId="03F562E6" w14:textId="77777777" w:rsidR="00E01112" w:rsidRPr="006C6530" w:rsidRDefault="00E01112" w:rsidP="00FA6162">
            <w:pPr>
              <w:widowControl w:val="0"/>
              <w:wordWrap w:val="0"/>
              <w:autoSpaceDE w:val="0"/>
              <w:autoSpaceDN w:val="0"/>
              <w:spacing w:after="160"/>
            </w:pPr>
            <w:r w:rsidRPr="006C6530">
              <w:t xml:space="preserve"> target_link_libraries(${This} </w:t>
            </w:r>
          </w:p>
          <w:p w14:paraId="77DFCB9F" w14:textId="77777777" w:rsidR="00E01112" w:rsidRPr="006C6530" w:rsidRDefault="00E01112" w:rsidP="00FA6162">
            <w:pPr>
              <w:widowControl w:val="0"/>
              <w:wordWrap w:val="0"/>
              <w:autoSpaceDE w:val="0"/>
              <w:autoSpaceDN w:val="0"/>
              <w:spacing w:after="160"/>
            </w:pPr>
            <w:r w:rsidRPr="006C6530">
              <w:t xml:space="preserve">     gtest_main </w:t>
            </w:r>
          </w:p>
          <w:p w14:paraId="5F938A32" w14:textId="77777777" w:rsidR="00E01112" w:rsidRPr="006C6530" w:rsidRDefault="00E01112" w:rsidP="00FA6162">
            <w:pPr>
              <w:widowControl w:val="0"/>
              <w:wordWrap w:val="0"/>
              <w:autoSpaceDE w:val="0"/>
              <w:autoSpaceDN w:val="0"/>
              <w:spacing w:after="160"/>
            </w:pPr>
            <w:r w:rsidRPr="006C6530">
              <w:t xml:space="preserve">     ${SrcLib}</w:t>
            </w:r>
          </w:p>
          <w:p w14:paraId="3A298EAF" w14:textId="77777777" w:rsidR="00E01112" w:rsidRDefault="00E01112" w:rsidP="00FA6162">
            <w:pPr>
              <w:widowControl w:val="0"/>
              <w:wordWrap w:val="0"/>
              <w:autoSpaceDE w:val="0"/>
              <w:autoSpaceDN w:val="0"/>
              <w:spacing w:after="160"/>
            </w:pPr>
            <w:r w:rsidRPr="006C6530">
              <w:t xml:space="preserve"> )</w:t>
            </w:r>
          </w:p>
          <w:p w14:paraId="36B6A40B" w14:textId="77777777" w:rsidR="008D380D" w:rsidRDefault="008D380D" w:rsidP="00FA6162">
            <w:pPr>
              <w:widowControl w:val="0"/>
              <w:wordWrap w:val="0"/>
              <w:autoSpaceDE w:val="0"/>
              <w:autoSpaceDN w:val="0"/>
              <w:spacing w:after="160"/>
            </w:pPr>
          </w:p>
          <w:p w14:paraId="3F91E13B" w14:textId="7EBB60AC" w:rsidR="008D380D" w:rsidRDefault="008D380D" w:rsidP="00FA6162">
            <w:pPr>
              <w:widowControl w:val="0"/>
              <w:wordWrap w:val="0"/>
              <w:autoSpaceDE w:val="0"/>
              <w:autoSpaceDN w:val="0"/>
              <w:spacing w:after="160"/>
            </w:pPr>
            <w:r>
              <w:rPr>
                <w:noProof/>
              </w:rPr>
              <w:drawing>
                <wp:inline distT="0" distB="0" distL="0" distR="0" wp14:anchorId="7578B392" wp14:editId="328DE971">
                  <wp:extent cx="3343275" cy="3228975"/>
                  <wp:effectExtent l="0" t="0" r="9525" b="9525"/>
                  <wp:docPr id="16779815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81508" name=""/>
                          <pic:cNvPicPr/>
                        </pic:nvPicPr>
                        <pic:blipFill>
                          <a:blip r:embed="rId96"/>
                          <a:stretch>
                            <a:fillRect/>
                          </a:stretch>
                        </pic:blipFill>
                        <pic:spPr>
                          <a:xfrm>
                            <a:off x="0" y="0"/>
                            <a:ext cx="3343275" cy="3228975"/>
                          </a:xfrm>
                          <a:prstGeom prst="rect">
                            <a:avLst/>
                          </a:prstGeom>
                        </pic:spPr>
                      </pic:pic>
                    </a:graphicData>
                  </a:graphic>
                </wp:inline>
              </w:drawing>
            </w:r>
          </w:p>
          <w:p w14:paraId="27F90D2E" w14:textId="77777777" w:rsidR="008D380D" w:rsidRPr="006C6530" w:rsidRDefault="008D380D" w:rsidP="00FA6162">
            <w:pPr>
              <w:widowControl w:val="0"/>
              <w:wordWrap w:val="0"/>
              <w:autoSpaceDE w:val="0"/>
              <w:autoSpaceDN w:val="0"/>
              <w:spacing w:after="160"/>
            </w:pPr>
          </w:p>
          <w:p w14:paraId="6753A657" w14:textId="77777777" w:rsidR="00E01112" w:rsidRPr="006C6530" w:rsidRDefault="00E01112" w:rsidP="00FA6162">
            <w:pPr>
              <w:widowControl w:val="0"/>
              <w:wordWrap w:val="0"/>
              <w:autoSpaceDE w:val="0"/>
              <w:autoSpaceDN w:val="0"/>
              <w:spacing w:after="160"/>
            </w:pPr>
          </w:p>
        </w:tc>
      </w:tr>
    </w:tbl>
    <w:p w14:paraId="0966DD96" w14:textId="77777777" w:rsidR="00E01112" w:rsidRDefault="00E01112" w:rsidP="00E01112">
      <w:pPr>
        <w:widowControl w:val="0"/>
        <w:numPr>
          <w:ilvl w:val="0"/>
          <w:numId w:val="57"/>
        </w:numPr>
        <w:wordWrap w:val="0"/>
        <w:autoSpaceDE w:val="0"/>
        <w:autoSpaceDN w:val="0"/>
        <w:spacing w:after="160"/>
      </w:pPr>
      <w:r w:rsidRPr="006C6530">
        <w:lastRenderedPageBreak/>
        <w:t>View/Command Palette(Ctrl+Shift+P)에서 </w:t>
      </w:r>
      <w:proofErr w:type="gramStart"/>
      <w:r w:rsidRPr="006C6530">
        <w:t>CMake:Configure</w:t>
      </w:r>
      <w:proofErr w:type="gramEnd"/>
      <w:r w:rsidRPr="006C6530">
        <w:t xml:space="preserve"> 를 실행합니다. 그러면 build 폴더가 </w:t>
      </w:r>
      <w:proofErr w:type="gramStart"/>
      <w:r w:rsidRPr="006C6530">
        <w:t>만들어 집니다</w:t>
      </w:r>
      <w:proofErr w:type="gramEnd"/>
      <w:r w:rsidRPr="006C6530">
        <w:t>.</w:t>
      </w:r>
    </w:p>
    <w:p w14:paraId="35BFB632" w14:textId="40AA74A2" w:rsidR="008D380D" w:rsidRPr="006C6530" w:rsidRDefault="008D380D" w:rsidP="008D380D">
      <w:pPr>
        <w:widowControl w:val="0"/>
        <w:wordWrap w:val="0"/>
        <w:autoSpaceDE w:val="0"/>
        <w:autoSpaceDN w:val="0"/>
        <w:spacing w:after="160"/>
      </w:pPr>
      <w:r>
        <w:rPr>
          <w:noProof/>
        </w:rPr>
        <w:lastRenderedPageBreak/>
        <w:drawing>
          <wp:inline distT="0" distB="0" distL="0" distR="0" wp14:anchorId="66492F1C" wp14:editId="6D8E40A5">
            <wp:extent cx="5760720" cy="721360"/>
            <wp:effectExtent l="0" t="0" r="0" b="0"/>
            <wp:docPr id="12214179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17993" name=""/>
                    <pic:cNvPicPr/>
                  </pic:nvPicPr>
                  <pic:blipFill>
                    <a:blip r:embed="rId97"/>
                    <a:stretch>
                      <a:fillRect/>
                    </a:stretch>
                  </pic:blipFill>
                  <pic:spPr>
                    <a:xfrm>
                      <a:off x="0" y="0"/>
                      <a:ext cx="5760720" cy="721360"/>
                    </a:xfrm>
                    <a:prstGeom prst="rect">
                      <a:avLst/>
                    </a:prstGeom>
                  </pic:spPr>
                </pic:pic>
              </a:graphicData>
            </a:graphic>
          </wp:inline>
        </w:drawing>
      </w:r>
    </w:p>
    <w:p w14:paraId="4A4F825B" w14:textId="357415A7" w:rsidR="00E01112" w:rsidRDefault="008D380D" w:rsidP="00E01112">
      <w:pPr>
        <w:widowControl w:val="0"/>
        <w:wordWrap w:val="0"/>
        <w:autoSpaceDE w:val="0"/>
        <w:autoSpaceDN w:val="0"/>
        <w:spacing w:after="160"/>
      </w:pPr>
      <w:r>
        <w:rPr>
          <w:noProof/>
        </w:rPr>
        <w:drawing>
          <wp:inline distT="0" distB="0" distL="0" distR="0" wp14:anchorId="416F8182" wp14:editId="3BFDAEB9">
            <wp:extent cx="5760720" cy="1132840"/>
            <wp:effectExtent l="0" t="0" r="0" b="0"/>
            <wp:docPr id="5215537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53768" name=""/>
                    <pic:cNvPicPr/>
                  </pic:nvPicPr>
                  <pic:blipFill>
                    <a:blip r:embed="rId98"/>
                    <a:stretch>
                      <a:fillRect/>
                    </a:stretch>
                  </pic:blipFill>
                  <pic:spPr>
                    <a:xfrm>
                      <a:off x="0" y="0"/>
                      <a:ext cx="5760720" cy="1132840"/>
                    </a:xfrm>
                    <a:prstGeom prst="rect">
                      <a:avLst/>
                    </a:prstGeom>
                  </pic:spPr>
                </pic:pic>
              </a:graphicData>
            </a:graphic>
          </wp:inline>
        </w:drawing>
      </w:r>
    </w:p>
    <w:p w14:paraId="594AE6AB" w14:textId="2F533CEF" w:rsidR="008D380D" w:rsidRDefault="008D380D" w:rsidP="00E01112">
      <w:pPr>
        <w:widowControl w:val="0"/>
        <w:wordWrap w:val="0"/>
        <w:autoSpaceDE w:val="0"/>
        <w:autoSpaceDN w:val="0"/>
        <w:spacing w:after="160"/>
      </w:pPr>
      <w:r>
        <w:rPr>
          <w:noProof/>
        </w:rPr>
        <w:drawing>
          <wp:inline distT="0" distB="0" distL="0" distR="0" wp14:anchorId="2755697A" wp14:editId="1D5DA926">
            <wp:extent cx="5760720" cy="1340485"/>
            <wp:effectExtent l="0" t="0" r="0" b="0"/>
            <wp:docPr id="10395496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49603" name=""/>
                    <pic:cNvPicPr/>
                  </pic:nvPicPr>
                  <pic:blipFill>
                    <a:blip r:embed="rId99"/>
                    <a:stretch>
                      <a:fillRect/>
                    </a:stretch>
                  </pic:blipFill>
                  <pic:spPr>
                    <a:xfrm>
                      <a:off x="0" y="0"/>
                      <a:ext cx="5760720" cy="1340485"/>
                    </a:xfrm>
                    <a:prstGeom prst="rect">
                      <a:avLst/>
                    </a:prstGeom>
                  </pic:spPr>
                </pic:pic>
              </a:graphicData>
            </a:graphic>
          </wp:inline>
        </w:drawing>
      </w:r>
    </w:p>
    <w:p w14:paraId="34502568" w14:textId="79364F38" w:rsidR="008D380D" w:rsidRDefault="008D380D" w:rsidP="00E01112">
      <w:pPr>
        <w:widowControl w:val="0"/>
        <w:wordWrap w:val="0"/>
        <w:autoSpaceDE w:val="0"/>
        <w:autoSpaceDN w:val="0"/>
        <w:spacing w:after="160"/>
      </w:pPr>
      <w:r w:rsidRPr="008D380D">
        <w:rPr>
          <w:noProof/>
        </w:rPr>
        <w:drawing>
          <wp:inline distT="0" distB="0" distL="0" distR="0" wp14:anchorId="338A1F1D" wp14:editId="1AFEF72B">
            <wp:extent cx="5760720" cy="1151890"/>
            <wp:effectExtent l="0" t="0" r="0" b="0"/>
            <wp:docPr id="13302439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43932" name=""/>
                    <pic:cNvPicPr/>
                  </pic:nvPicPr>
                  <pic:blipFill>
                    <a:blip r:embed="rId100"/>
                    <a:stretch>
                      <a:fillRect/>
                    </a:stretch>
                  </pic:blipFill>
                  <pic:spPr>
                    <a:xfrm>
                      <a:off x="0" y="0"/>
                      <a:ext cx="5760720" cy="1151890"/>
                    </a:xfrm>
                    <a:prstGeom prst="rect">
                      <a:avLst/>
                    </a:prstGeom>
                  </pic:spPr>
                </pic:pic>
              </a:graphicData>
            </a:graphic>
          </wp:inline>
        </w:drawing>
      </w:r>
    </w:p>
    <w:p w14:paraId="01FB15EF" w14:textId="77777777" w:rsidR="008D380D" w:rsidRPr="006C6530" w:rsidRDefault="008D380D" w:rsidP="00E01112">
      <w:pPr>
        <w:widowControl w:val="0"/>
        <w:wordWrap w:val="0"/>
        <w:autoSpaceDE w:val="0"/>
        <w:autoSpaceDN w:val="0"/>
        <w:spacing w:after="160"/>
      </w:pPr>
    </w:p>
    <w:p w14:paraId="6748C61B" w14:textId="00B78921" w:rsidR="00E01112" w:rsidRPr="006C6530" w:rsidRDefault="00E01112" w:rsidP="00E01112">
      <w:pPr>
        <w:widowControl w:val="0"/>
        <w:wordWrap w:val="0"/>
        <w:autoSpaceDE w:val="0"/>
        <w:autoSpaceDN w:val="0"/>
        <w:spacing w:after="160"/>
        <w:rPr>
          <w:b/>
          <w:bCs/>
        </w:rPr>
      </w:pPr>
      <w:r w:rsidRPr="006C6530">
        <w:rPr>
          <w:b/>
          <w:bCs/>
        </w:rPr>
        <w:t>단위 테스트 결과 확인</w:t>
      </w:r>
      <w:r w:rsidR="008D380D" w:rsidRPr="006C6530">
        <w:rPr>
          <w:b/>
          <w:bCs/>
        </w:rPr>
        <w:t xml:space="preserve"> </w:t>
      </w:r>
    </w:p>
    <w:p w14:paraId="6DE4ECF9" w14:textId="77777777" w:rsidR="00E01112" w:rsidRPr="006C6530" w:rsidRDefault="00E01112" w:rsidP="00E01112">
      <w:pPr>
        <w:widowControl w:val="0"/>
        <w:numPr>
          <w:ilvl w:val="0"/>
          <w:numId w:val="58"/>
        </w:numPr>
        <w:wordWrap w:val="0"/>
        <w:autoSpaceDE w:val="0"/>
        <w:autoSpaceDN w:val="0"/>
        <w:spacing w:after="160"/>
      </w:pPr>
      <w:proofErr w:type="gramStart"/>
      <w:r w:rsidRPr="006C6530">
        <w:t>CMake:Build</w:t>
      </w:r>
      <w:proofErr w:type="gramEnd"/>
      <w:r w:rsidRPr="006C6530">
        <w:t>(F7)를 하여 빌드합니다.</w:t>
      </w:r>
    </w:p>
    <w:p w14:paraId="0263ED45" w14:textId="314E5825" w:rsidR="00E01112" w:rsidRPr="006C6530" w:rsidRDefault="00E01112" w:rsidP="00E01112">
      <w:pPr>
        <w:widowControl w:val="0"/>
        <w:numPr>
          <w:ilvl w:val="0"/>
          <w:numId w:val="58"/>
        </w:numPr>
        <w:wordWrap w:val="0"/>
        <w:autoSpaceDE w:val="0"/>
        <w:autoSpaceDN w:val="0"/>
        <w:spacing w:after="160"/>
      </w:pPr>
      <w:proofErr w:type="gramStart"/>
      <w:r w:rsidRPr="006C6530">
        <w:t>CMake:Debug</w:t>
      </w:r>
      <w:proofErr w:type="gramEnd"/>
      <w:r w:rsidRPr="006C6530">
        <w:t>(Shift+F5)를 하면, 다음과 같이 Panel(TERMINAL)에 단위 테스트 결과가 표시됩니다. 4개의 테스트가 성공한 것을 확인할 수 있습니다.</w:t>
      </w:r>
    </w:p>
    <w:p w14:paraId="4E921741" w14:textId="44FE7AB3" w:rsidR="00E01112" w:rsidRPr="006C6530" w:rsidRDefault="00B61BBD" w:rsidP="00E01112">
      <w:pPr>
        <w:widowControl w:val="0"/>
        <w:wordWrap w:val="0"/>
        <w:autoSpaceDE w:val="0"/>
        <w:autoSpaceDN w:val="0"/>
        <w:spacing w:after="160"/>
      </w:pPr>
      <w:r w:rsidRPr="00B61BBD">
        <w:rPr>
          <w:noProof/>
        </w:rPr>
        <w:lastRenderedPageBreak/>
        <w:drawing>
          <wp:inline distT="0" distB="0" distL="0" distR="0" wp14:anchorId="71B60E26" wp14:editId="1C1A6A74">
            <wp:extent cx="5760720" cy="3405505"/>
            <wp:effectExtent l="0" t="0" r="0" b="0"/>
            <wp:docPr id="6684511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51180" name=""/>
                    <pic:cNvPicPr/>
                  </pic:nvPicPr>
                  <pic:blipFill>
                    <a:blip r:embed="rId101"/>
                    <a:stretch>
                      <a:fillRect/>
                    </a:stretch>
                  </pic:blipFill>
                  <pic:spPr>
                    <a:xfrm>
                      <a:off x="0" y="0"/>
                      <a:ext cx="5760720" cy="3405505"/>
                    </a:xfrm>
                    <a:prstGeom prst="rect">
                      <a:avLst/>
                    </a:prstGeom>
                  </pic:spPr>
                </pic:pic>
              </a:graphicData>
            </a:graphic>
          </wp:inline>
        </w:drawing>
      </w:r>
    </w:p>
    <w:p w14:paraId="62349A30" w14:textId="7300F242" w:rsidR="00E01112" w:rsidRDefault="00E01112" w:rsidP="00E01112">
      <w:pPr>
        <w:widowControl w:val="0"/>
        <w:wordWrap w:val="0"/>
        <w:autoSpaceDE w:val="0"/>
        <w:autoSpaceDN w:val="0"/>
        <w:spacing w:after="160"/>
      </w:pPr>
    </w:p>
    <w:p w14:paraId="5B0FFA28" w14:textId="4F58AC58" w:rsidR="005C0E3D" w:rsidRPr="005C0E3D" w:rsidRDefault="005C0E3D" w:rsidP="005C0E3D">
      <w:pPr>
        <w:widowControl w:val="0"/>
        <w:wordWrap w:val="0"/>
        <w:autoSpaceDE w:val="0"/>
        <w:autoSpaceDN w:val="0"/>
        <w:spacing w:after="160"/>
        <w:rPr>
          <w:b/>
          <w:bCs/>
        </w:rPr>
      </w:pPr>
      <w:r w:rsidRPr="005C0E3D">
        <w:rPr>
          <w:b/>
          <w:bCs/>
        </w:rPr>
        <w:t xml:space="preserve">CTest 와 GoogleTest 연동하기 </w:t>
      </w:r>
    </w:p>
    <w:p w14:paraId="0EFCB8C3" w14:textId="77777777" w:rsidR="005C0E3D" w:rsidRPr="005C0E3D" w:rsidRDefault="005C0E3D" w:rsidP="005C0E3D">
      <w:pPr>
        <w:widowControl w:val="0"/>
        <w:numPr>
          <w:ilvl w:val="0"/>
          <w:numId w:val="3"/>
        </w:numPr>
        <w:tabs>
          <w:tab w:val="num" w:pos="360"/>
        </w:tabs>
        <w:wordWrap w:val="0"/>
        <w:autoSpaceDE w:val="0"/>
        <w:autoSpaceDN w:val="0"/>
        <w:spacing w:after="160"/>
      </w:pPr>
      <w:r w:rsidRPr="005C0E3D">
        <w:t xml:space="preserve">터미널을 통해 단위 테스트를 확인하면, 테스트케이스가 많은 경우 확인이 어렵습니다. 그래서 UI를 지원하는 유틸리티를 </w:t>
      </w:r>
      <w:proofErr w:type="gramStart"/>
      <w:r w:rsidRPr="005C0E3D">
        <w:t>이용하는게</w:t>
      </w:r>
      <w:proofErr w:type="gramEnd"/>
      <w:r w:rsidRPr="005C0E3D">
        <w:t xml:space="preserve"> 좋은데요, 약간 아쉽긴 하지만, CMake에서 기본으로 제공하는 </w:t>
      </w:r>
      <w:proofErr w:type="gramStart"/>
      <w:r w:rsidRPr="005C0E3D">
        <w:t>CTest 에</w:t>
      </w:r>
      <w:proofErr w:type="gramEnd"/>
      <w:r w:rsidRPr="005C0E3D">
        <w:t xml:space="preserve"> GoogleTest를 연동하면, UI를 통해 테스트케이스를 확인할 수 있습니다.</w:t>
      </w:r>
    </w:p>
    <w:p w14:paraId="1048B75B" w14:textId="77777777" w:rsidR="005C0E3D" w:rsidRPr="005C0E3D" w:rsidRDefault="005C0E3D" w:rsidP="005C0E3D">
      <w:pPr>
        <w:widowControl w:val="0"/>
        <w:numPr>
          <w:ilvl w:val="0"/>
          <w:numId w:val="61"/>
        </w:numPr>
        <w:wordWrap w:val="0"/>
        <w:autoSpaceDE w:val="0"/>
        <w:autoSpaceDN w:val="0"/>
        <w:spacing w:after="160"/>
      </w:pPr>
      <w:r w:rsidRPr="005C0E3D">
        <w:t>Status Bar의 Run CTest를 클릭하거나, 왼편 Activity Bar의 </w:t>
      </w:r>
      <w:proofErr w:type="gramStart"/>
      <w:r w:rsidRPr="005C0E3D">
        <w:t>Testing 을</w:t>
      </w:r>
      <w:proofErr w:type="gramEnd"/>
      <w:r w:rsidRPr="005C0E3D">
        <w:t xml:space="preserve"> 클릭하면, Side Bar(TESTING) 이 표시됩니다.</w:t>
      </w:r>
    </w:p>
    <w:p w14:paraId="2B314624" w14:textId="5600A100" w:rsidR="005C0E3D" w:rsidRDefault="005C0E3D" w:rsidP="00E01112">
      <w:pPr>
        <w:widowControl w:val="0"/>
        <w:wordWrap w:val="0"/>
        <w:autoSpaceDE w:val="0"/>
        <w:autoSpaceDN w:val="0"/>
        <w:spacing w:after="160"/>
      </w:pPr>
      <w:r w:rsidRPr="005C0E3D">
        <w:rPr>
          <w:noProof/>
        </w:rPr>
        <w:drawing>
          <wp:inline distT="0" distB="0" distL="0" distR="0" wp14:anchorId="712D6539" wp14:editId="61A04FD6">
            <wp:extent cx="5760720" cy="1503680"/>
            <wp:effectExtent l="0" t="0" r="0" b="0"/>
            <wp:docPr id="14492997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99715" name=""/>
                    <pic:cNvPicPr/>
                  </pic:nvPicPr>
                  <pic:blipFill>
                    <a:blip r:embed="rId102"/>
                    <a:stretch>
                      <a:fillRect/>
                    </a:stretch>
                  </pic:blipFill>
                  <pic:spPr>
                    <a:xfrm>
                      <a:off x="0" y="0"/>
                      <a:ext cx="5760720" cy="1503680"/>
                    </a:xfrm>
                    <a:prstGeom prst="rect">
                      <a:avLst/>
                    </a:prstGeom>
                  </pic:spPr>
                </pic:pic>
              </a:graphicData>
            </a:graphic>
          </wp:inline>
        </w:drawing>
      </w:r>
    </w:p>
    <w:p w14:paraId="4E18355F" w14:textId="5351C8C2" w:rsidR="005C0E3D" w:rsidRDefault="005C0E3D" w:rsidP="00E01112">
      <w:pPr>
        <w:widowControl w:val="0"/>
        <w:wordWrap w:val="0"/>
        <w:autoSpaceDE w:val="0"/>
        <w:autoSpaceDN w:val="0"/>
        <w:spacing w:after="160"/>
      </w:pPr>
      <w:r w:rsidRPr="005C0E3D">
        <w:t>목록에서 Run Test를 실행하면, 테스트 성공 여부가 아이콘으로 표시(</w:t>
      </w:r>
      <w:proofErr w:type="gramStart"/>
      <w:r w:rsidRPr="005C0E3D">
        <w:t>성공 :</w:t>
      </w:r>
      <w:proofErr w:type="gramEnd"/>
      <w:r w:rsidRPr="005C0E3D">
        <w:t xml:space="preserve"> 초록색, </w:t>
      </w:r>
      <w:proofErr w:type="gramStart"/>
      <w:r w:rsidRPr="005C0E3D">
        <w:t>실패 :</w:t>
      </w:r>
      <w:proofErr w:type="gramEnd"/>
      <w:r w:rsidRPr="005C0E3D">
        <w:t xml:space="preserve"> 빨강색)됩니다.</w:t>
      </w:r>
    </w:p>
    <w:p w14:paraId="686E8A5C" w14:textId="77777777" w:rsidR="005C0E3D" w:rsidRDefault="005C0E3D" w:rsidP="00E01112">
      <w:pPr>
        <w:widowControl w:val="0"/>
        <w:wordWrap w:val="0"/>
        <w:autoSpaceDE w:val="0"/>
        <w:autoSpaceDN w:val="0"/>
        <w:spacing w:after="160"/>
      </w:pPr>
    </w:p>
    <w:p w14:paraId="7A48F9FF" w14:textId="219352E8" w:rsidR="005C0E3D" w:rsidRDefault="005C0E3D" w:rsidP="00E01112">
      <w:pPr>
        <w:widowControl w:val="0"/>
        <w:wordWrap w:val="0"/>
        <w:autoSpaceDE w:val="0"/>
        <w:autoSpaceDN w:val="0"/>
        <w:spacing w:after="160"/>
      </w:pPr>
      <w:r w:rsidRPr="005C0E3D">
        <w:rPr>
          <w:noProof/>
        </w:rPr>
        <w:lastRenderedPageBreak/>
        <w:drawing>
          <wp:inline distT="0" distB="0" distL="0" distR="0" wp14:anchorId="2BE0455B" wp14:editId="55D17AF1">
            <wp:extent cx="2762636" cy="1428949"/>
            <wp:effectExtent l="0" t="0" r="0" b="0"/>
            <wp:docPr id="4066080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08000" name=""/>
                    <pic:cNvPicPr/>
                  </pic:nvPicPr>
                  <pic:blipFill>
                    <a:blip r:embed="rId103"/>
                    <a:stretch>
                      <a:fillRect/>
                    </a:stretch>
                  </pic:blipFill>
                  <pic:spPr>
                    <a:xfrm>
                      <a:off x="0" y="0"/>
                      <a:ext cx="2762636" cy="1428949"/>
                    </a:xfrm>
                    <a:prstGeom prst="rect">
                      <a:avLst/>
                    </a:prstGeom>
                  </pic:spPr>
                </pic:pic>
              </a:graphicData>
            </a:graphic>
          </wp:inline>
        </w:drawing>
      </w:r>
    </w:p>
    <w:p w14:paraId="4E231E1F" w14:textId="77777777" w:rsidR="005C0E3D" w:rsidRPr="006C6530" w:rsidRDefault="005C0E3D" w:rsidP="00E01112">
      <w:pPr>
        <w:widowControl w:val="0"/>
        <w:wordWrap w:val="0"/>
        <w:autoSpaceDE w:val="0"/>
        <w:autoSpaceDN w:val="0"/>
        <w:spacing w:after="160"/>
      </w:pPr>
    </w:p>
    <w:p w14:paraId="15004417" w14:textId="1496A9E8" w:rsidR="00E01112" w:rsidRPr="006C6530" w:rsidRDefault="00E01112" w:rsidP="00E01112">
      <w:pPr>
        <w:widowControl w:val="0"/>
        <w:wordWrap w:val="0"/>
        <w:autoSpaceDE w:val="0"/>
        <w:autoSpaceDN w:val="0"/>
        <w:spacing w:after="160"/>
        <w:rPr>
          <w:b/>
          <w:bCs/>
        </w:rPr>
      </w:pPr>
      <w:r w:rsidRPr="006C6530">
        <w:rPr>
          <w:b/>
          <w:bCs/>
        </w:rPr>
        <w:t>TestMate 사용</w:t>
      </w:r>
      <w:r w:rsidR="00B61BBD" w:rsidRPr="006C6530">
        <w:rPr>
          <w:b/>
          <w:bCs/>
        </w:rPr>
        <w:t xml:space="preserve"> </w:t>
      </w:r>
    </w:p>
    <w:p w14:paraId="4264615E" w14:textId="77777777" w:rsidR="00E01112" w:rsidRPr="006C6530" w:rsidRDefault="00E01112" w:rsidP="00E01112">
      <w:pPr>
        <w:widowControl w:val="0"/>
        <w:wordWrap w:val="0"/>
        <w:autoSpaceDE w:val="0"/>
        <w:autoSpaceDN w:val="0"/>
        <w:spacing w:after="160"/>
      </w:pPr>
      <w:r w:rsidRPr="006C6530">
        <w:t>VSCode 익스텐션중 C++ TestMate를 이용하면, 테스트케이스가 트리로 조직화되어 표시되고, 테스트케이스 코드 위치로 이동할 수 있게 합니다. 또한 특정 테스트케이스만 실행할 수 있어, 필요한 테스트만 빠르게 확인할 수 있습니다.</w:t>
      </w:r>
    </w:p>
    <w:p w14:paraId="1FF83203" w14:textId="77777777" w:rsidR="00E01112" w:rsidRPr="006C6530" w:rsidRDefault="00E01112" w:rsidP="00E01112">
      <w:pPr>
        <w:widowControl w:val="0"/>
        <w:numPr>
          <w:ilvl w:val="0"/>
          <w:numId w:val="60"/>
        </w:numPr>
        <w:wordWrap w:val="0"/>
        <w:autoSpaceDE w:val="0"/>
        <w:autoSpaceDN w:val="0"/>
        <w:spacing w:after="160"/>
      </w:pPr>
      <w:r w:rsidRPr="006C6530">
        <w:t>Activity Bar의 Extensions을 클릭하여 C++ TestMate를 설치합니다. 설치후 정상적인 반영을 위해 View/Command Palette(Ctrl+Shift+P)에서 Developer: Reload Window를 합니다.</w:t>
      </w:r>
    </w:p>
    <w:p w14:paraId="0FA34EEC" w14:textId="304FC37E" w:rsidR="00E01112" w:rsidRPr="006C6530" w:rsidRDefault="005C0E3D" w:rsidP="00E01112">
      <w:pPr>
        <w:widowControl w:val="0"/>
        <w:wordWrap w:val="0"/>
        <w:autoSpaceDE w:val="0"/>
        <w:autoSpaceDN w:val="0"/>
        <w:spacing w:after="160"/>
      </w:pPr>
      <w:r>
        <w:rPr>
          <w:noProof/>
        </w:rPr>
        <w:drawing>
          <wp:inline distT="0" distB="0" distL="0" distR="0" wp14:anchorId="7F0B820D" wp14:editId="49B0E986">
            <wp:extent cx="5760720" cy="2530475"/>
            <wp:effectExtent l="0" t="0" r="0" b="0"/>
            <wp:docPr id="5237921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2115" name=""/>
                    <pic:cNvPicPr/>
                  </pic:nvPicPr>
                  <pic:blipFill>
                    <a:blip r:embed="rId104"/>
                    <a:stretch>
                      <a:fillRect/>
                    </a:stretch>
                  </pic:blipFill>
                  <pic:spPr>
                    <a:xfrm>
                      <a:off x="0" y="0"/>
                      <a:ext cx="5760720" cy="2530475"/>
                    </a:xfrm>
                    <a:prstGeom prst="rect">
                      <a:avLst/>
                    </a:prstGeom>
                  </pic:spPr>
                </pic:pic>
              </a:graphicData>
            </a:graphic>
          </wp:inline>
        </w:drawing>
      </w:r>
    </w:p>
    <w:p w14:paraId="07175F32" w14:textId="77777777" w:rsidR="00E01112" w:rsidRPr="006C6530" w:rsidRDefault="00E01112" w:rsidP="00E01112">
      <w:pPr>
        <w:widowControl w:val="0"/>
        <w:numPr>
          <w:ilvl w:val="0"/>
          <w:numId w:val="60"/>
        </w:numPr>
        <w:wordWrap w:val="0"/>
        <w:autoSpaceDE w:val="0"/>
        <w:autoSpaceDN w:val="0"/>
        <w:spacing w:after="160"/>
      </w:pPr>
      <w:r w:rsidRPr="006C6530">
        <w:t>Activity Bar의 </w:t>
      </w:r>
      <w:proofErr w:type="gramStart"/>
      <w:r w:rsidRPr="006C6530">
        <w:t>Testing 을</w:t>
      </w:r>
      <w:proofErr w:type="gramEnd"/>
      <w:r w:rsidRPr="006C6530">
        <w:t xml:space="preserve"> 클릭하면, 다음과 같이 TestMate C++ 하위에 테스트케이스가 조직화되어 </w:t>
      </w:r>
      <w:proofErr w:type="gramStart"/>
      <w:r w:rsidRPr="006C6530">
        <w:t>표시됩니다.(</w:t>
      </w:r>
      <w:proofErr w:type="gramEnd"/>
      <w:r w:rsidRPr="006C6530">
        <w:t>만약 보이지 않는다면 Refresh Tests를 실행합니다.)</w:t>
      </w:r>
    </w:p>
    <w:p w14:paraId="26ABC221" w14:textId="62616A52" w:rsidR="00E01112" w:rsidRPr="006C6530" w:rsidRDefault="005C0E3D" w:rsidP="00E01112">
      <w:pPr>
        <w:widowControl w:val="0"/>
        <w:wordWrap w:val="0"/>
        <w:autoSpaceDE w:val="0"/>
        <w:autoSpaceDN w:val="0"/>
        <w:spacing w:after="160"/>
      </w:pPr>
      <w:r>
        <w:rPr>
          <w:noProof/>
        </w:rPr>
        <w:lastRenderedPageBreak/>
        <w:drawing>
          <wp:inline distT="0" distB="0" distL="0" distR="0" wp14:anchorId="4E38C985" wp14:editId="6BEE6445">
            <wp:extent cx="5760720" cy="2787650"/>
            <wp:effectExtent l="0" t="0" r="0" b="0"/>
            <wp:docPr id="11412686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68646" name=""/>
                    <pic:cNvPicPr/>
                  </pic:nvPicPr>
                  <pic:blipFill>
                    <a:blip r:embed="rId105"/>
                    <a:stretch>
                      <a:fillRect/>
                    </a:stretch>
                  </pic:blipFill>
                  <pic:spPr>
                    <a:xfrm>
                      <a:off x="0" y="0"/>
                      <a:ext cx="5760720" cy="2787650"/>
                    </a:xfrm>
                    <a:prstGeom prst="rect">
                      <a:avLst/>
                    </a:prstGeom>
                  </pic:spPr>
                </pic:pic>
              </a:graphicData>
            </a:graphic>
          </wp:inline>
        </w:drawing>
      </w:r>
    </w:p>
    <w:p w14:paraId="264331F9" w14:textId="77777777" w:rsidR="00E01112" w:rsidRPr="006C6530" w:rsidRDefault="00E01112" w:rsidP="00E01112">
      <w:pPr>
        <w:widowControl w:val="0"/>
        <w:numPr>
          <w:ilvl w:val="0"/>
          <w:numId w:val="60"/>
        </w:numPr>
        <w:wordWrap w:val="0"/>
        <w:autoSpaceDE w:val="0"/>
        <w:autoSpaceDN w:val="0"/>
        <w:spacing w:after="160"/>
      </w:pPr>
      <w:r w:rsidRPr="006C6530">
        <w:t xml:space="preserve">Run Test를 클릭하면, 성공한 테스트(초록색)와 실패한 테스트(빨간색)가 아이콘을 통해 </w:t>
      </w:r>
      <w:proofErr w:type="gramStart"/>
      <w:r w:rsidRPr="006C6530">
        <w:t>표시됩니다.(</w:t>
      </w:r>
      <w:proofErr w:type="gramEnd"/>
      <w:r w:rsidRPr="006C6530">
        <w:t>CTest의 경우 Run Test시 빌드를 하지만, TestMate는 빌드하지 않습니다.)</w:t>
      </w:r>
    </w:p>
    <w:p w14:paraId="7AE0E9F5" w14:textId="61071B38" w:rsidR="00E01112" w:rsidRPr="006C6530" w:rsidRDefault="005C0E3D" w:rsidP="00E01112">
      <w:pPr>
        <w:widowControl w:val="0"/>
        <w:wordWrap w:val="0"/>
        <w:autoSpaceDE w:val="0"/>
        <w:autoSpaceDN w:val="0"/>
        <w:spacing w:after="160"/>
      </w:pPr>
      <w:r>
        <w:rPr>
          <w:noProof/>
        </w:rPr>
        <w:drawing>
          <wp:inline distT="0" distB="0" distL="0" distR="0" wp14:anchorId="68AC1460" wp14:editId="47BF8133">
            <wp:extent cx="5760720" cy="3023870"/>
            <wp:effectExtent l="0" t="0" r="0" b="0"/>
            <wp:docPr id="1557422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263" name=""/>
                    <pic:cNvPicPr/>
                  </pic:nvPicPr>
                  <pic:blipFill>
                    <a:blip r:embed="rId106"/>
                    <a:stretch>
                      <a:fillRect/>
                    </a:stretch>
                  </pic:blipFill>
                  <pic:spPr>
                    <a:xfrm>
                      <a:off x="0" y="0"/>
                      <a:ext cx="5760720" cy="3023870"/>
                    </a:xfrm>
                    <a:prstGeom prst="rect">
                      <a:avLst/>
                    </a:prstGeom>
                  </pic:spPr>
                </pic:pic>
              </a:graphicData>
            </a:graphic>
          </wp:inline>
        </w:drawing>
      </w:r>
    </w:p>
    <w:p w14:paraId="217C474E" w14:textId="77777777" w:rsidR="00E01112" w:rsidRPr="006C6530" w:rsidRDefault="00E01112" w:rsidP="00E01112">
      <w:pPr>
        <w:widowControl w:val="0"/>
        <w:numPr>
          <w:ilvl w:val="0"/>
          <w:numId w:val="60"/>
        </w:numPr>
        <w:wordWrap w:val="0"/>
        <w:autoSpaceDE w:val="0"/>
        <w:autoSpaceDN w:val="0"/>
        <w:spacing w:after="160"/>
      </w:pPr>
      <w:r w:rsidRPr="006C6530">
        <w:t>Goto Test를 클릭하면, 해당 테스트케이스로 이동합니다.</w:t>
      </w:r>
    </w:p>
    <w:p w14:paraId="37C83302" w14:textId="303E0579" w:rsidR="00E01112" w:rsidRPr="006C6530" w:rsidRDefault="005C0E3D" w:rsidP="00E01112">
      <w:pPr>
        <w:widowControl w:val="0"/>
        <w:wordWrap w:val="0"/>
        <w:autoSpaceDE w:val="0"/>
        <w:autoSpaceDN w:val="0"/>
        <w:spacing w:after="160"/>
      </w:pPr>
      <w:r>
        <w:rPr>
          <w:noProof/>
        </w:rPr>
        <w:lastRenderedPageBreak/>
        <w:drawing>
          <wp:inline distT="0" distB="0" distL="0" distR="0" wp14:anchorId="5664AD40" wp14:editId="6967A452">
            <wp:extent cx="5760720" cy="3087370"/>
            <wp:effectExtent l="0" t="0" r="0" b="0"/>
            <wp:docPr id="7774058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5807" name=""/>
                    <pic:cNvPicPr/>
                  </pic:nvPicPr>
                  <pic:blipFill>
                    <a:blip r:embed="rId107"/>
                    <a:stretch>
                      <a:fillRect/>
                    </a:stretch>
                  </pic:blipFill>
                  <pic:spPr>
                    <a:xfrm>
                      <a:off x="0" y="0"/>
                      <a:ext cx="5760720" cy="3087370"/>
                    </a:xfrm>
                    <a:prstGeom prst="rect">
                      <a:avLst/>
                    </a:prstGeom>
                  </pic:spPr>
                </pic:pic>
              </a:graphicData>
            </a:graphic>
          </wp:inline>
        </w:drawing>
      </w:r>
    </w:p>
    <w:p w14:paraId="2830314D" w14:textId="77777777" w:rsidR="00803060" w:rsidRDefault="00803060" w:rsidP="00803060">
      <w:pPr>
        <w:pStyle w:val="a4"/>
        <w:spacing w:line="312" w:lineRule="auto"/>
        <w:ind w:left="283" w:hanging="283"/>
        <w:rPr>
          <w:rFonts w:ascii="돋움" w:eastAsia="돋움"/>
          <w:spacing w:val="-3"/>
          <w:w w:val="95"/>
        </w:rPr>
      </w:pPr>
    </w:p>
    <w:p w14:paraId="6E7064E7" w14:textId="77777777" w:rsidR="005D5D48" w:rsidRDefault="005D5D48" w:rsidP="00803060">
      <w:pPr>
        <w:pStyle w:val="a4"/>
        <w:spacing w:line="312" w:lineRule="auto"/>
        <w:ind w:left="283" w:hanging="283"/>
        <w:rPr>
          <w:rFonts w:ascii="돋움" w:eastAsia="돋움"/>
          <w:spacing w:val="-3"/>
          <w:w w:val="95"/>
        </w:rPr>
      </w:pPr>
    </w:p>
    <w:p w14:paraId="56497F03" w14:textId="079507A4" w:rsidR="005D5D48" w:rsidRDefault="005D5D48">
      <w:pPr>
        <w:spacing w:after="160"/>
        <w:rPr>
          <w:rFonts w:ascii="돋움" w:eastAsia="돋움" w:hAnsiTheme="minorHAnsi" w:cstheme="minorBidi"/>
          <w:color w:val="000000"/>
          <w:spacing w:val="-3"/>
          <w:w w:val="95"/>
          <w:kern w:val="2"/>
          <w:sz w:val="20"/>
          <w:shd w:val="clear" w:color="000000" w:fill="auto"/>
        </w:rPr>
      </w:pPr>
      <w:r>
        <w:rPr>
          <w:rFonts w:ascii="돋움" w:eastAsia="돋움"/>
          <w:spacing w:val="-3"/>
          <w:w w:val="95"/>
        </w:rPr>
        <w:br w:type="page"/>
      </w:r>
    </w:p>
    <w:p w14:paraId="350900F9" w14:textId="77777777" w:rsidR="005D5D48" w:rsidRPr="003E6BFE" w:rsidRDefault="005D5D48" w:rsidP="005D5D48">
      <w:pPr>
        <w:pStyle w:val="a3"/>
        <w:wordWrap/>
        <w:snapToGrid w:val="0"/>
        <w:spacing w:line="480" w:lineRule="auto"/>
        <w:jc w:val="left"/>
        <w:rPr>
          <w:rFonts w:ascii="돋움" w:eastAsia="돋움"/>
          <w:b/>
          <w:sz w:val="36"/>
          <w:szCs w:val="36"/>
          <w:u w:val="single"/>
        </w:rPr>
      </w:pPr>
      <w:r w:rsidRPr="003E6BFE">
        <w:rPr>
          <w:rFonts w:ascii="돋움" w:eastAsia="돋움" w:hint="eastAsia"/>
          <w:b/>
          <w:sz w:val="36"/>
          <w:szCs w:val="36"/>
          <w:u w:val="single"/>
        </w:rPr>
        <w:lastRenderedPageBreak/>
        <w:t xml:space="preserve">과제 </w:t>
      </w:r>
      <w:r w:rsidRPr="003E6BFE">
        <w:rPr>
          <w:rFonts w:ascii="돋움" w:eastAsia="돋움"/>
          <w:b/>
          <w:sz w:val="36"/>
          <w:szCs w:val="36"/>
          <w:u w:val="single"/>
        </w:rPr>
        <w:t xml:space="preserve">1: </w:t>
      </w:r>
      <w:r w:rsidRPr="003E6BFE">
        <w:rPr>
          <w:rFonts w:ascii="돋움" w:eastAsia="돋움"/>
          <w:b/>
          <w:sz w:val="36"/>
          <w:szCs w:val="36"/>
        </w:rPr>
        <w:t>C++, Java 기반 VSCode 개발환경 구축</w:t>
      </w:r>
    </w:p>
    <w:tbl>
      <w:tblPr>
        <w:tblStyle w:val="aff0"/>
        <w:tblW w:w="5000" w:type="pct"/>
        <w:tblLook w:val="04A0" w:firstRow="1" w:lastRow="0" w:firstColumn="1" w:lastColumn="0" w:noHBand="0" w:noVBand="1"/>
      </w:tblPr>
      <w:tblGrid>
        <w:gridCol w:w="843"/>
        <w:gridCol w:w="8445"/>
      </w:tblGrid>
      <w:tr w:rsidR="005D5D48" w14:paraId="1E9C8F7A" w14:textId="77777777" w:rsidTr="00FA6162">
        <w:tc>
          <w:tcPr>
            <w:tcW w:w="454" w:type="pct"/>
          </w:tcPr>
          <w:p w14:paraId="35771937" w14:textId="77777777" w:rsidR="005D5D48" w:rsidRPr="00FC5B24" w:rsidRDefault="005D5D48" w:rsidP="00FA6162">
            <w:pPr>
              <w:pStyle w:val="a3"/>
              <w:wordWrap/>
              <w:snapToGrid w:val="0"/>
              <w:spacing w:line="480" w:lineRule="auto"/>
              <w:jc w:val="left"/>
              <w:rPr>
                <w:rFonts w:ascii="돋움" w:eastAsia="돋움"/>
                <w:spacing w:val="-3"/>
                <w:w w:val="95"/>
              </w:rPr>
            </w:pPr>
            <w:r w:rsidRPr="00FC5B24">
              <w:rPr>
                <w:rFonts w:ascii="돋움" w:eastAsia="돋움" w:hint="eastAsia"/>
                <w:b/>
                <w:sz w:val="24"/>
                <w:szCs w:val="18"/>
              </w:rPr>
              <w:t>제시 문제</w:t>
            </w:r>
            <w:r w:rsidRPr="00FC5B24">
              <w:rPr>
                <w:rFonts w:ascii="돋움" w:eastAsia="돋움"/>
                <w:b/>
                <w:sz w:val="24"/>
                <w:szCs w:val="18"/>
              </w:rPr>
              <w:t xml:space="preserve"> </w:t>
            </w:r>
          </w:p>
        </w:tc>
        <w:tc>
          <w:tcPr>
            <w:tcW w:w="4546" w:type="pct"/>
          </w:tcPr>
          <w:p w14:paraId="350F14C5" w14:textId="240A6D17" w:rsidR="005D5D48" w:rsidRPr="00FC5B24" w:rsidRDefault="005D5D48" w:rsidP="00FA6162">
            <w:pPr>
              <w:pStyle w:val="a3"/>
              <w:wordWrap/>
              <w:snapToGrid w:val="0"/>
              <w:spacing w:line="480" w:lineRule="auto"/>
              <w:jc w:val="left"/>
              <w:rPr>
                <w:rFonts w:ascii="돋움" w:eastAsia="돋움"/>
                <w:spacing w:val="-3"/>
                <w:w w:val="95"/>
              </w:rPr>
            </w:pPr>
            <w:proofErr w:type="gramStart"/>
            <w:r w:rsidRPr="005D5D48">
              <w:rPr>
                <w:rFonts w:ascii="돋움" w:eastAsia="돋움"/>
                <w:b/>
                <w:sz w:val="24"/>
                <w:szCs w:val="18"/>
              </w:rPr>
              <w:t>VSCode 에서</w:t>
            </w:r>
            <w:proofErr w:type="gramEnd"/>
            <w:r w:rsidRPr="005D5D48">
              <w:rPr>
                <w:rFonts w:ascii="돋움" w:eastAsia="돋움"/>
                <w:b/>
                <w:sz w:val="24"/>
                <w:szCs w:val="18"/>
              </w:rPr>
              <w:t xml:space="preserve"> C++ </w:t>
            </w:r>
            <w:r>
              <w:rPr>
                <w:rFonts w:ascii="돋움" w:eastAsia="돋움" w:hint="eastAsia"/>
                <w:b/>
                <w:sz w:val="24"/>
                <w:szCs w:val="18"/>
              </w:rPr>
              <w:t>정적 분석</w:t>
            </w:r>
            <w:r w:rsidRPr="005D5D48">
              <w:rPr>
                <w:rFonts w:ascii="돋움" w:eastAsia="돋움"/>
                <w:b/>
                <w:sz w:val="24"/>
                <w:szCs w:val="18"/>
              </w:rPr>
              <w:t>(CPP Check)</w:t>
            </w:r>
          </w:p>
        </w:tc>
      </w:tr>
    </w:tbl>
    <w:p w14:paraId="773900DA" w14:textId="77777777" w:rsidR="005D5D48" w:rsidRDefault="005D5D48" w:rsidP="005D5D48">
      <w:pPr>
        <w:pStyle w:val="a4"/>
        <w:spacing w:line="312" w:lineRule="auto"/>
        <w:ind w:left="283" w:hanging="283"/>
        <w:rPr>
          <w:rFonts w:ascii="돋움" w:eastAsia="돋움"/>
          <w:spacing w:val="-3"/>
          <w:w w:val="95"/>
        </w:rPr>
      </w:pPr>
    </w:p>
    <w:p w14:paraId="5CD4FCAA" w14:textId="77777777" w:rsidR="00AE558C" w:rsidRPr="00AE558C" w:rsidRDefault="00AE558C" w:rsidP="00AE558C">
      <w:pPr>
        <w:widowControl w:val="0"/>
        <w:wordWrap w:val="0"/>
        <w:autoSpaceDE w:val="0"/>
        <w:autoSpaceDN w:val="0"/>
        <w:spacing w:after="160"/>
        <w:rPr>
          <w:b/>
          <w:bCs/>
        </w:rPr>
      </w:pPr>
      <w:r w:rsidRPr="00AE558C">
        <w:rPr>
          <w:b/>
          <w:bCs/>
        </w:rPr>
        <w:t>개요</w:t>
      </w:r>
    </w:p>
    <w:p w14:paraId="71EDF446" w14:textId="77777777" w:rsidR="00AE558C" w:rsidRPr="00AE558C" w:rsidRDefault="00AE558C" w:rsidP="00AE558C">
      <w:pPr>
        <w:widowControl w:val="0"/>
        <w:wordWrap w:val="0"/>
        <w:autoSpaceDE w:val="0"/>
        <w:autoSpaceDN w:val="0"/>
        <w:spacing w:after="160"/>
      </w:pPr>
      <w:r w:rsidRPr="00AE558C">
        <w:t>저는 GCC 컴파일러 옵션을 포함한 다양한 정적 분석 도구를 사용하여 코드의 잠재적인 문제점을 경고받고 있습니다. 프로젝트에 추가적인 분석 도구를 실행하는 것은 언제나 도움이 됩니다. 코드를 깔끔하고 효율적으로 유지하는 데 기여하기 때문입니다.</w:t>
      </w:r>
    </w:p>
    <w:p w14:paraId="50C11E8F" w14:textId="77777777" w:rsidR="00AE558C" w:rsidRPr="00AE558C" w:rsidRDefault="00AE558C" w:rsidP="00AE558C">
      <w:pPr>
        <w:widowControl w:val="0"/>
        <w:wordWrap w:val="0"/>
        <w:autoSpaceDE w:val="0"/>
        <w:autoSpaceDN w:val="0"/>
        <w:spacing w:after="160"/>
        <w:rPr>
          <w:b/>
          <w:bCs/>
        </w:rPr>
      </w:pPr>
      <w:r w:rsidRPr="00AE558C">
        <w:rPr>
          <w:b/>
          <w:bCs/>
        </w:rPr>
        <w:t>Cppcheck</w:t>
      </w:r>
    </w:p>
    <w:p w14:paraId="1BBE3AFA" w14:textId="77777777" w:rsidR="00AE558C" w:rsidRPr="00AE558C" w:rsidRDefault="00AE558C" w:rsidP="00AE558C">
      <w:pPr>
        <w:widowControl w:val="0"/>
        <w:wordWrap w:val="0"/>
        <w:autoSpaceDE w:val="0"/>
        <w:autoSpaceDN w:val="0"/>
        <w:spacing w:after="160"/>
      </w:pPr>
      <w:hyperlink r:id="rId108" w:history="1">
        <w:r w:rsidRPr="00AE558C">
          <w:rPr>
            <w:rStyle w:val="aff2"/>
          </w:rPr>
          <w:t>Cppcheck는 https://cppcheck.sourceforge.io/</w:t>
        </w:r>
      </w:hyperlink>
      <w:r w:rsidRPr="00AE558C">
        <w:t xml:space="preserve"> 에서 다운로드할 수 있는 무료 오픈 소스 분석 </w:t>
      </w:r>
      <w:proofErr w:type="gramStart"/>
      <w:r w:rsidRPr="00AE558C">
        <w:t>도구입니다 .</w:t>
      </w:r>
      <w:proofErr w:type="gramEnd"/>
      <w:r w:rsidRPr="00AE558C">
        <w:t xml:space="preserve"> 이 도구는 정의되지 않은 동작이나 기타 문제가 있는 코드 구조를 감지할 수 있습니다.</w:t>
      </w:r>
    </w:p>
    <w:p w14:paraId="7B52DD84" w14:textId="77777777" w:rsidR="005D5D48" w:rsidRPr="00AE558C" w:rsidRDefault="005D5D48" w:rsidP="005D5D48">
      <w:pPr>
        <w:widowControl w:val="0"/>
        <w:wordWrap w:val="0"/>
        <w:autoSpaceDE w:val="0"/>
        <w:autoSpaceDN w:val="0"/>
        <w:spacing w:after="160"/>
      </w:pPr>
    </w:p>
    <w:p w14:paraId="2C4BE90E" w14:textId="5F38187A" w:rsidR="005D5D48" w:rsidRPr="005D5D48" w:rsidRDefault="005D5D48" w:rsidP="005D5D48">
      <w:pPr>
        <w:widowControl w:val="0"/>
        <w:wordWrap w:val="0"/>
        <w:autoSpaceDE w:val="0"/>
        <w:autoSpaceDN w:val="0"/>
        <w:spacing w:after="160"/>
      </w:pPr>
      <w:r w:rsidRPr="005D5D48">
        <w:t>https://cppcheck.sourceforge.io/</w:t>
      </w:r>
    </w:p>
    <w:p w14:paraId="50D014C7" w14:textId="77777777" w:rsidR="005D5D48" w:rsidRPr="005D5D48" w:rsidRDefault="005D5D48" w:rsidP="005D5D48">
      <w:pPr>
        <w:widowControl w:val="0"/>
        <w:wordWrap w:val="0"/>
        <w:autoSpaceDE w:val="0"/>
        <w:autoSpaceDN w:val="0"/>
        <w:spacing w:after="160"/>
      </w:pPr>
    </w:p>
    <w:p w14:paraId="4F1584D0" w14:textId="288DCF74" w:rsidR="005D5D48" w:rsidRDefault="00000000" w:rsidP="005D5D48">
      <w:pPr>
        <w:widowControl w:val="0"/>
        <w:wordWrap w:val="0"/>
        <w:autoSpaceDE w:val="0"/>
        <w:autoSpaceDN w:val="0"/>
        <w:spacing w:after="160"/>
      </w:pPr>
      <w:r>
        <w:rPr>
          <w:noProof/>
        </w:rPr>
        <w:pict w14:anchorId="635C6BAE">
          <v:shape id="_x0000_s2059" style="position:absolute;margin-left:250.9pt;margin-top:135.05pt;width:27.75pt;height:27.95pt;z-index:251668480" coordsize="555,559" path="m,285hdc55,360,111,435,165,510v11,15,12,41,30,45c213,559,225,535,240,525,297,411,365,301,435,195,477,132,501,54,555,e" filled="f">
            <v:path arrowok="t"/>
          </v:shape>
        </w:pict>
      </w:r>
      <w:r w:rsidR="005D5D48">
        <w:rPr>
          <w:noProof/>
        </w:rPr>
        <w:drawing>
          <wp:inline distT="0" distB="0" distL="0" distR="0" wp14:anchorId="2EF4D251" wp14:editId="7416C4EE">
            <wp:extent cx="5760720" cy="3236595"/>
            <wp:effectExtent l="0" t="0" r="0" b="0"/>
            <wp:docPr id="7142098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09872" name=""/>
                    <pic:cNvPicPr/>
                  </pic:nvPicPr>
                  <pic:blipFill>
                    <a:blip r:embed="rId109"/>
                    <a:stretch>
                      <a:fillRect/>
                    </a:stretch>
                  </pic:blipFill>
                  <pic:spPr>
                    <a:xfrm>
                      <a:off x="0" y="0"/>
                      <a:ext cx="5760720" cy="3236595"/>
                    </a:xfrm>
                    <a:prstGeom prst="rect">
                      <a:avLst/>
                    </a:prstGeom>
                  </pic:spPr>
                </pic:pic>
              </a:graphicData>
            </a:graphic>
          </wp:inline>
        </w:drawing>
      </w:r>
    </w:p>
    <w:p w14:paraId="61AA1704" w14:textId="77777777" w:rsidR="005D5D48" w:rsidRDefault="005D5D48" w:rsidP="005D5D48">
      <w:pPr>
        <w:widowControl w:val="0"/>
        <w:wordWrap w:val="0"/>
        <w:autoSpaceDE w:val="0"/>
        <w:autoSpaceDN w:val="0"/>
        <w:spacing w:after="160"/>
      </w:pPr>
    </w:p>
    <w:p w14:paraId="5D650D70" w14:textId="7B821C15" w:rsidR="005D5D48" w:rsidRDefault="005D5D48" w:rsidP="005D5D48">
      <w:pPr>
        <w:widowControl w:val="0"/>
        <w:wordWrap w:val="0"/>
        <w:autoSpaceDE w:val="0"/>
        <w:autoSpaceDN w:val="0"/>
        <w:spacing w:after="160"/>
      </w:pPr>
      <w:r>
        <w:rPr>
          <w:noProof/>
        </w:rPr>
        <w:lastRenderedPageBreak/>
        <w:drawing>
          <wp:inline distT="0" distB="0" distL="0" distR="0" wp14:anchorId="497C3F79" wp14:editId="3E9BE9E3">
            <wp:extent cx="1457325" cy="1990725"/>
            <wp:effectExtent l="0" t="0" r="9525" b="9525"/>
            <wp:docPr id="5534810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1022" name=""/>
                    <pic:cNvPicPr/>
                  </pic:nvPicPr>
                  <pic:blipFill>
                    <a:blip r:embed="rId110"/>
                    <a:stretch>
                      <a:fillRect/>
                    </a:stretch>
                  </pic:blipFill>
                  <pic:spPr>
                    <a:xfrm>
                      <a:off x="0" y="0"/>
                      <a:ext cx="1457325" cy="1990725"/>
                    </a:xfrm>
                    <a:prstGeom prst="rect">
                      <a:avLst/>
                    </a:prstGeom>
                  </pic:spPr>
                </pic:pic>
              </a:graphicData>
            </a:graphic>
          </wp:inline>
        </w:drawing>
      </w:r>
    </w:p>
    <w:p w14:paraId="1444D44B" w14:textId="77777777" w:rsidR="005D5D48" w:rsidRDefault="005D5D48" w:rsidP="005D5D48">
      <w:pPr>
        <w:widowControl w:val="0"/>
        <w:wordWrap w:val="0"/>
        <w:autoSpaceDE w:val="0"/>
        <w:autoSpaceDN w:val="0"/>
        <w:spacing w:after="160"/>
      </w:pPr>
    </w:p>
    <w:p w14:paraId="67486C08" w14:textId="185AF479" w:rsidR="005D5D48" w:rsidRDefault="005D5D48" w:rsidP="005D5D48">
      <w:pPr>
        <w:widowControl w:val="0"/>
        <w:wordWrap w:val="0"/>
        <w:autoSpaceDE w:val="0"/>
        <w:autoSpaceDN w:val="0"/>
        <w:spacing w:after="160"/>
      </w:pPr>
      <w:r>
        <w:rPr>
          <w:noProof/>
        </w:rPr>
        <w:drawing>
          <wp:inline distT="0" distB="0" distL="0" distR="0" wp14:anchorId="62A7CBB8" wp14:editId="6620B0E6">
            <wp:extent cx="2716840" cy="2124075"/>
            <wp:effectExtent l="0" t="0" r="0" b="0"/>
            <wp:docPr id="40206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648" name=""/>
                    <pic:cNvPicPr/>
                  </pic:nvPicPr>
                  <pic:blipFill>
                    <a:blip r:embed="rId111"/>
                    <a:stretch>
                      <a:fillRect/>
                    </a:stretch>
                  </pic:blipFill>
                  <pic:spPr>
                    <a:xfrm>
                      <a:off x="0" y="0"/>
                      <a:ext cx="2722618" cy="2128592"/>
                    </a:xfrm>
                    <a:prstGeom prst="rect">
                      <a:avLst/>
                    </a:prstGeom>
                  </pic:spPr>
                </pic:pic>
              </a:graphicData>
            </a:graphic>
          </wp:inline>
        </w:drawing>
      </w:r>
      <w:r>
        <w:rPr>
          <w:noProof/>
        </w:rPr>
        <w:drawing>
          <wp:inline distT="0" distB="0" distL="0" distR="0" wp14:anchorId="74618EDC" wp14:editId="17E87A01">
            <wp:extent cx="2729023" cy="2133600"/>
            <wp:effectExtent l="0" t="0" r="0" b="0"/>
            <wp:docPr id="16482969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96918" name=""/>
                    <pic:cNvPicPr/>
                  </pic:nvPicPr>
                  <pic:blipFill>
                    <a:blip r:embed="rId112"/>
                    <a:stretch>
                      <a:fillRect/>
                    </a:stretch>
                  </pic:blipFill>
                  <pic:spPr>
                    <a:xfrm>
                      <a:off x="0" y="0"/>
                      <a:ext cx="2735721" cy="2138837"/>
                    </a:xfrm>
                    <a:prstGeom prst="rect">
                      <a:avLst/>
                    </a:prstGeom>
                  </pic:spPr>
                </pic:pic>
              </a:graphicData>
            </a:graphic>
          </wp:inline>
        </w:drawing>
      </w:r>
    </w:p>
    <w:p w14:paraId="7C54420C" w14:textId="77777777" w:rsidR="005D5D48" w:rsidRDefault="005D5D48" w:rsidP="005D5D48">
      <w:pPr>
        <w:widowControl w:val="0"/>
        <w:wordWrap w:val="0"/>
        <w:autoSpaceDE w:val="0"/>
        <w:autoSpaceDN w:val="0"/>
        <w:spacing w:after="160"/>
      </w:pPr>
    </w:p>
    <w:p w14:paraId="467C4AB3" w14:textId="387D8E4D" w:rsidR="005D5D48" w:rsidRDefault="005D5D48" w:rsidP="005D5D48">
      <w:pPr>
        <w:widowControl w:val="0"/>
        <w:wordWrap w:val="0"/>
        <w:autoSpaceDE w:val="0"/>
        <w:autoSpaceDN w:val="0"/>
        <w:spacing w:after="160"/>
      </w:pPr>
      <w:r>
        <w:rPr>
          <w:noProof/>
        </w:rPr>
        <w:drawing>
          <wp:inline distT="0" distB="0" distL="0" distR="0" wp14:anchorId="53D4E3B2" wp14:editId="4230E9F7">
            <wp:extent cx="2765573" cy="2162175"/>
            <wp:effectExtent l="0" t="0" r="0" b="0"/>
            <wp:docPr id="16654558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55850" name=""/>
                    <pic:cNvPicPr/>
                  </pic:nvPicPr>
                  <pic:blipFill>
                    <a:blip r:embed="rId113"/>
                    <a:stretch>
                      <a:fillRect/>
                    </a:stretch>
                  </pic:blipFill>
                  <pic:spPr>
                    <a:xfrm flipH="1">
                      <a:off x="0" y="0"/>
                      <a:ext cx="2771661" cy="2166935"/>
                    </a:xfrm>
                    <a:prstGeom prst="rect">
                      <a:avLst/>
                    </a:prstGeom>
                  </pic:spPr>
                </pic:pic>
              </a:graphicData>
            </a:graphic>
          </wp:inline>
        </w:drawing>
      </w:r>
      <w:r>
        <w:rPr>
          <w:noProof/>
        </w:rPr>
        <w:drawing>
          <wp:inline distT="0" distB="0" distL="0" distR="0" wp14:anchorId="43C8EB5A" wp14:editId="392B0CAE">
            <wp:extent cx="2777756" cy="2171700"/>
            <wp:effectExtent l="0" t="0" r="0" b="0"/>
            <wp:docPr id="18437530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53097" name=""/>
                    <pic:cNvPicPr/>
                  </pic:nvPicPr>
                  <pic:blipFill>
                    <a:blip r:embed="rId114"/>
                    <a:stretch>
                      <a:fillRect/>
                    </a:stretch>
                  </pic:blipFill>
                  <pic:spPr>
                    <a:xfrm>
                      <a:off x="0" y="0"/>
                      <a:ext cx="2788947" cy="2180449"/>
                    </a:xfrm>
                    <a:prstGeom prst="rect">
                      <a:avLst/>
                    </a:prstGeom>
                  </pic:spPr>
                </pic:pic>
              </a:graphicData>
            </a:graphic>
          </wp:inline>
        </w:drawing>
      </w:r>
    </w:p>
    <w:p w14:paraId="2DBC1C49" w14:textId="29E79E27" w:rsidR="005D5D48" w:rsidRDefault="005D5D48" w:rsidP="005D5D48">
      <w:pPr>
        <w:widowControl w:val="0"/>
        <w:wordWrap w:val="0"/>
        <w:autoSpaceDE w:val="0"/>
        <w:autoSpaceDN w:val="0"/>
        <w:spacing w:after="160"/>
      </w:pPr>
      <w:r>
        <w:rPr>
          <w:noProof/>
        </w:rPr>
        <w:lastRenderedPageBreak/>
        <w:drawing>
          <wp:inline distT="0" distB="0" distL="0" distR="0" wp14:anchorId="11D01834" wp14:editId="2061CAAC">
            <wp:extent cx="2777165" cy="2171238"/>
            <wp:effectExtent l="0" t="0" r="0" b="0"/>
            <wp:docPr id="8201491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9188" name=""/>
                    <pic:cNvPicPr/>
                  </pic:nvPicPr>
                  <pic:blipFill>
                    <a:blip r:embed="rId115"/>
                    <a:stretch>
                      <a:fillRect/>
                    </a:stretch>
                  </pic:blipFill>
                  <pic:spPr>
                    <a:xfrm>
                      <a:off x="0" y="0"/>
                      <a:ext cx="2799416" cy="2188635"/>
                    </a:xfrm>
                    <a:prstGeom prst="rect">
                      <a:avLst/>
                    </a:prstGeom>
                  </pic:spPr>
                </pic:pic>
              </a:graphicData>
            </a:graphic>
          </wp:inline>
        </w:drawing>
      </w:r>
      <w:r>
        <w:rPr>
          <w:noProof/>
        </w:rPr>
        <w:drawing>
          <wp:inline distT="0" distB="0" distL="0" distR="0" wp14:anchorId="35AB043A" wp14:editId="3B0A28CB">
            <wp:extent cx="2789570" cy="2180936"/>
            <wp:effectExtent l="0" t="0" r="0" b="0"/>
            <wp:docPr id="3739437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43737" name=""/>
                    <pic:cNvPicPr/>
                  </pic:nvPicPr>
                  <pic:blipFill>
                    <a:blip r:embed="rId116"/>
                    <a:stretch>
                      <a:fillRect/>
                    </a:stretch>
                  </pic:blipFill>
                  <pic:spPr>
                    <a:xfrm>
                      <a:off x="0" y="0"/>
                      <a:ext cx="2798016" cy="2187539"/>
                    </a:xfrm>
                    <a:prstGeom prst="rect">
                      <a:avLst/>
                    </a:prstGeom>
                  </pic:spPr>
                </pic:pic>
              </a:graphicData>
            </a:graphic>
          </wp:inline>
        </w:drawing>
      </w:r>
    </w:p>
    <w:p w14:paraId="26304F15" w14:textId="77777777" w:rsidR="005D5D48" w:rsidRDefault="005D5D48" w:rsidP="005D5D48">
      <w:pPr>
        <w:widowControl w:val="0"/>
        <w:wordWrap w:val="0"/>
        <w:autoSpaceDE w:val="0"/>
        <w:autoSpaceDN w:val="0"/>
        <w:spacing w:after="160"/>
      </w:pPr>
    </w:p>
    <w:p w14:paraId="62B9A8ED" w14:textId="574CF551" w:rsidR="005D5D48" w:rsidRDefault="005D5D48" w:rsidP="005D5D48">
      <w:pPr>
        <w:widowControl w:val="0"/>
        <w:wordWrap w:val="0"/>
        <w:autoSpaceDE w:val="0"/>
        <w:autoSpaceDN w:val="0"/>
        <w:spacing w:after="160"/>
      </w:pPr>
      <w:r>
        <w:rPr>
          <w:noProof/>
        </w:rPr>
        <w:drawing>
          <wp:inline distT="0" distB="0" distL="0" distR="0" wp14:anchorId="3E6C0BD4" wp14:editId="520E90F7">
            <wp:extent cx="4238625" cy="2162175"/>
            <wp:effectExtent l="0" t="0" r="9525" b="9525"/>
            <wp:docPr id="1245911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1107" name=""/>
                    <pic:cNvPicPr/>
                  </pic:nvPicPr>
                  <pic:blipFill>
                    <a:blip r:embed="rId117"/>
                    <a:stretch>
                      <a:fillRect/>
                    </a:stretch>
                  </pic:blipFill>
                  <pic:spPr>
                    <a:xfrm>
                      <a:off x="0" y="0"/>
                      <a:ext cx="4238625" cy="2162175"/>
                    </a:xfrm>
                    <a:prstGeom prst="rect">
                      <a:avLst/>
                    </a:prstGeom>
                  </pic:spPr>
                </pic:pic>
              </a:graphicData>
            </a:graphic>
          </wp:inline>
        </w:drawing>
      </w:r>
    </w:p>
    <w:p w14:paraId="30C12B4B" w14:textId="77777777" w:rsidR="005D5D48" w:rsidRDefault="005D5D48" w:rsidP="005D5D48">
      <w:pPr>
        <w:widowControl w:val="0"/>
        <w:wordWrap w:val="0"/>
        <w:autoSpaceDE w:val="0"/>
        <w:autoSpaceDN w:val="0"/>
        <w:spacing w:after="160"/>
      </w:pPr>
    </w:p>
    <w:p w14:paraId="7B4EAD95" w14:textId="32D8B66D" w:rsidR="005D5D48" w:rsidRDefault="004E330D" w:rsidP="005D5D48">
      <w:pPr>
        <w:widowControl w:val="0"/>
        <w:wordWrap w:val="0"/>
        <w:autoSpaceDE w:val="0"/>
        <w:autoSpaceDN w:val="0"/>
        <w:spacing w:after="160"/>
      </w:pPr>
      <w:r>
        <w:rPr>
          <w:noProof/>
        </w:rPr>
        <w:lastRenderedPageBreak/>
        <w:drawing>
          <wp:inline distT="0" distB="0" distL="0" distR="0" wp14:anchorId="3EDB3755" wp14:editId="7AE69982">
            <wp:extent cx="5019675" cy="4772025"/>
            <wp:effectExtent l="0" t="0" r="9525" b="9525"/>
            <wp:docPr id="15429384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38456" name=""/>
                    <pic:cNvPicPr/>
                  </pic:nvPicPr>
                  <pic:blipFill>
                    <a:blip r:embed="rId118"/>
                    <a:stretch>
                      <a:fillRect/>
                    </a:stretch>
                  </pic:blipFill>
                  <pic:spPr>
                    <a:xfrm>
                      <a:off x="0" y="0"/>
                      <a:ext cx="5019675" cy="4772025"/>
                    </a:xfrm>
                    <a:prstGeom prst="rect">
                      <a:avLst/>
                    </a:prstGeom>
                  </pic:spPr>
                </pic:pic>
              </a:graphicData>
            </a:graphic>
          </wp:inline>
        </w:drawing>
      </w:r>
    </w:p>
    <w:p w14:paraId="2BC10BD7" w14:textId="77777777" w:rsidR="005D5D48" w:rsidRDefault="005D5D48" w:rsidP="005D5D48">
      <w:pPr>
        <w:widowControl w:val="0"/>
        <w:wordWrap w:val="0"/>
        <w:autoSpaceDE w:val="0"/>
        <w:autoSpaceDN w:val="0"/>
        <w:spacing w:after="160"/>
      </w:pPr>
    </w:p>
    <w:p w14:paraId="3B743761" w14:textId="501C9E62" w:rsidR="005D5D48" w:rsidRDefault="004E330D" w:rsidP="005D5D48">
      <w:pPr>
        <w:widowControl w:val="0"/>
        <w:wordWrap w:val="0"/>
        <w:autoSpaceDE w:val="0"/>
        <w:autoSpaceDN w:val="0"/>
        <w:spacing w:after="160"/>
      </w:pPr>
      <w:r>
        <w:rPr>
          <w:noProof/>
        </w:rPr>
        <w:lastRenderedPageBreak/>
        <w:drawing>
          <wp:inline distT="0" distB="0" distL="0" distR="0" wp14:anchorId="74F5076A" wp14:editId="2CBF5D63">
            <wp:extent cx="5760720" cy="4978400"/>
            <wp:effectExtent l="0" t="0" r="0" b="0"/>
            <wp:docPr id="496480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0844" name=""/>
                    <pic:cNvPicPr/>
                  </pic:nvPicPr>
                  <pic:blipFill>
                    <a:blip r:embed="rId119"/>
                    <a:stretch>
                      <a:fillRect/>
                    </a:stretch>
                  </pic:blipFill>
                  <pic:spPr>
                    <a:xfrm>
                      <a:off x="0" y="0"/>
                      <a:ext cx="5760720" cy="4978400"/>
                    </a:xfrm>
                    <a:prstGeom prst="rect">
                      <a:avLst/>
                    </a:prstGeom>
                  </pic:spPr>
                </pic:pic>
              </a:graphicData>
            </a:graphic>
          </wp:inline>
        </w:drawing>
      </w:r>
    </w:p>
    <w:p w14:paraId="04CC0244" w14:textId="77777777" w:rsidR="005D5D48" w:rsidRDefault="005D5D48" w:rsidP="005D5D48">
      <w:pPr>
        <w:widowControl w:val="0"/>
        <w:wordWrap w:val="0"/>
        <w:autoSpaceDE w:val="0"/>
        <w:autoSpaceDN w:val="0"/>
        <w:spacing w:after="160"/>
      </w:pPr>
    </w:p>
    <w:p w14:paraId="66069A90" w14:textId="77777777" w:rsidR="00AE558C" w:rsidRPr="00AE558C" w:rsidRDefault="00AE558C" w:rsidP="00AE558C">
      <w:pPr>
        <w:widowControl w:val="0"/>
        <w:wordWrap w:val="0"/>
        <w:autoSpaceDE w:val="0"/>
        <w:autoSpaceDN w:val="0"/>
        <w:spacing w:after="160"/>
      </w:pPr>
      <w:r w:rsidRPr="00AE558C">
        <w:t>VS Code 또는 다른 IDE에서 사용하려면 다운로드 후 설치하세요. 도구에서 해당 프로그램을 찾을 수 있도록 경로에 추가해야 합니다(예: Windows에서는 PATH에 추가).</w:t>
      </w:r>
    </w:p>
    <w:p w14:paraId="26648458" w14:textId="77777777" w:rsidR="00AE558C" w:rsidRPr="00AE558C" w:rsidRDefault="00AE558C" w:rsidP="00AE558C">
      <w:pPr>
        <w:widowControl w:val="0"/>
        <w:wordWrap w:val="0"/>
        <w:autoSpaceDE w:val="0"/>
        <w:autoSpaceDN w:val="0"/>
        <w:spacing w:after="160"/>
        <w:rPr>
          <w:b/>
          <w:bCs/>
        </w:rPr>
      </w:pPr>
      <w:r w:rsidRPr="00AE558C">
        <w:rPr>
          <w:b/>
          <w:bCs/>
        </w:rPr>
        <w:t>VS Code 확장 프로그램</w:t>
      </w:r>
    </w:p>
    <w:p w14:paraId="7935EB5F" w14:textId="2A18C443" w:rsidR="00AE558C" w:rsidRPr="00AE558C" w:rsidRDefault="00AE558C" w:rsidP="00AE558C">
      <w:pPr>
        <w:widowControl w:val="0"/>
        <w:wordWrap w:val="0"/>
        <w:autoSpaceDE w:val="0"/>
        <w:autoSpaceDN w:val="0"/>
        <w:spacing w:after="160"/>
      </w:pPr>
      <w:r w:rsidRPr="00AE558C">
        <w:t xml:space="preserve">VS Code 확장 프로그램 스토어에는 'cppcheck'를 검색하면 여러 가지 확장 프로그램이 있습니다. </w:t>
      </w:r>
    </w:p>
    <w:p w14:paraId="2AF2E0AE" w14:textId="77777777" w:rsidR="00AE558C" w:rsidRPr="00AE558C" w:rsidRDefault="00AE558C" w:rsidP="005D5D48">
      <w:pPr>
        <w:widowControl w:val="0"/>
        <w:wordWrap w:val="0"/>
        <w:autoSpaceDE w:val="0"/>
        <w:autoSpaceDN w:val="0"/>
        <w:spacing w:after="160"/>
      </w:pPr>
    </w:p>
    <w:p w14:paraId="37C19DEF" w14:textId="6C08D1FA" w:rsidR="005D5D48" w:rsidRDefault="004E330D" w:rsidP="005D5D48">
      <w:pPr>
        <w:widowControl w:val="0"/>
        <w:wordWrap w:val="0"/>
        <w:autoSpaceDE w:val="0"/>
        <w:autoSpaceDN w:val="0"/>
        <w:spacing w:after="160"/>
      </w:pPr>
      <w:r>
        <w:rPr>
          <w:noProof/>
        </w:rPr>
        <w:lastRenderedPageBreak/>
        <w:drawing>
          <wp:inline distT="0" distB="0" distL="0" distR="0" wp14:anchorId="296C4AB3" wp14:editId="70B6B41B">
            <wp:extent cx="5760720" cy="3495675"/>
            <wp:effectExtent l="0" t="0" r="0" b="0"/>
            <wp:docPr id="33786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688" name=""/>
                    <pic:cNvPicPr/>
                  </pic:nvPicPr>
                  <pic:blipFill>
                    <a:blip r:embed="rId120"/>
                    <a:stretch>
                      <a:fillRect/>
                    </a:stretch>
                  </pic:blipFill>
                  <pic:spPr>
                    <a:xfrm>
                      <a:off x="0" y="0"/>
                      <a:ext cx="5760720" cy="3495675"/>
                    </a:xfrm>
                    <a:prstGeom prst="rect">
                      <a:avLst/>
                    </a:prstGeom>
                  </pic:spPr>
                </pic:pic>
              </a:graphicData>
            </a:graphic>
          </wp:inline>
        </w:drawing>
      </w:r>
    </w:p>
    <w:p w14:paraId="11958012" w14:textId="77777777" w:rsidR="005D5D48" w:rsidRDefault="005D5D48" w:rsidP="005D5D48">
      <w:pPr>
        <w:widowControl w:val="0"/>
        <w:wordWrap w:val="0"/>
        <w:autoSpaceDE w:val="0"/>
        <w:autoSpaceDN w:val="0"/>
        <w:spacing w:after="160"/>
      </w:pPr>
    </w:p>
    <w:p w14:paraId="6AC14A1D" w14:textId="77777777" w:rsidR="00AE558C" w:rsidRDefault="00AE558C" w:rsidP="005D5D48">
      <w:pPr>
        <w:widowControl w:val="0"/>
        <w:wordWrap w:val="0"/>
        <w:autoSpaceDE w:val="0"/>
        <w:autoSpaceDN w:val="0"/>
        <w:spacing w:after="160"/>
      </w:pPr>
    </w:p>
    <w:p w14:paraId="6019E954" w14:textId="77777777" w:rsidR="00AE558C" w:rsidRPr="00AE558C" w:rsidRDefault="00AE558C" w:rsidP="00AE558C">
      <w:pPr>
        <w:widowControl w:val="0"/>
        <w:wordWrap w:val="0"/>
        <w:autoSpaceDE w:val="0"/>
        <w:autoSpaceDN w:val="0"/>
        <w:spacing w:after="160"/>
        <w:rPr>
          <w:b/>
          <w:bCs/>
        </w:rPr>
      </w:pPr>
      <w:r w:rsidRPr="00AE558C">
        <w:rPr>
          <w:b/>
          <w:bCs/>
        </w:rPr>
        <w:t>설치</w:t>
      </w:r>
    </w:p>
    <w:p w14:paraId="5D191949" w14:textId="77777777" w:rsidR="00AE558C" w:rsidRPr="00AE558C" w:rsidRDefault="00AE558C" w:rsidP="00AE558C">
      <w:pPr>
        <w:widowControl w:val="0"/>
        <w:wordWrap w:val="0"/>
        <w:autoSpaceDE w:val="0"/>
        <w:autoSpaceDN w:val="0"/>
        <w:spacing w:after="160"/>
      </w:pPr>
      <w:r w:rsidRPr="00AE558C">
        <w:t>Cppcheck를 사용하려면 확장 프로그램과 Cppcheck 자체를 설치하기만 하면 됩니다. Cppcheck가 PATH에 추가되어 있는지 확인하세요.</w:t>
      </w:r>
    </w:p>
    <w:p w14:paraId="26EBFEE8" w14:textId="77777777" w:rsidR="00AE558C" w:rsidRPr="00AE558C" w:rsidRDefault="00AE558C" w:rsidP="00AE558C">
      <w:pPr>
        <w:widowControl w:val="0"/>
        <w:wordWrap w:val="0"/>
        <w:autoSpaceDE w:val="0"/>
        <w:autoSpaceDN w:val="0"/>
        <w:spacing w:after="160"/>
      </w:pPr>
      <w:r w:rsidRPr="00AE558C">
        <w:t>Cppcheck를 포함한 다양한 검사 도구는 VS Code 설정에서 구성할 수 있습니다.</w:t>
      </w:r>
    </w:p>
    <w:p w14:paraId="3BB7FB31" w14:textId="28D552EA" w:rsidR="00AE558C" w:rsidRDefault="00AE558C" w:rsidP="005D5D48">
      <w:pPr>
        <w:widowControl w:val="0"/>
        <w:wordWrap w:val="0"/>
        <w:autoSpaceDE w:val="0"/>
        <w:autoSpaceDN w:val="0"/>
        <w:spacing w:after="160"/>
      </w:pPr>
      <w:r>
        <w:rPr>
          <w:noProof/>
        </w:rPr>
        <w:drawing>
          <wp:inline distT="0" distB="0" distL="0" distR="0" wp14:anchorId="1ADAA843" wp14:editId="471F7B24">
            <wp:extent cx="5760720" cy="3159760"/>
            <wp:effectExtent l="0" t="0" r="0" b="0"/>
            <wp:docPr id="18374973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97316" name=""/>
                    <pic:cNvPicPr/>
                  </pic:nvPicPr>
                  <pic:blipFill>
                    <a:blip r:embed="rId121"/>
                    <a:stretch>
                      <a:fillRect/>
                    </a:stretch>
                  </pic:blipFill>
                  <pic:spPr>
                    <a:xfrm>
                      <a:off x="0" y="0"/>
                      <a:ext cx="5760720" cy="3159760"/>
                    </a:xfrm>
                    <a:prstGeom prst="rect">
                      <a:avLst/>
                    </a:prstGeom>
                  </pic:spPr>
                </pic:pic>
              </a:graphicData>
            </a:graphic>
          </wp:inline>
        </w:drawing>
      </w:r>
    </w:p>
    <w:p w14:paraId="2F3661F0" w14:textId="77777777" w:rsidR="00AE558C" w:rsidRPr="00AE558C" w:rsidRDefault="00AE558C" w:rsidP="00AE558C">
      <w:pPr>
        <w:widowControl w:val="0"/>
        <w:wordWrap w:val="0"/>
        <w:autoSpaceDE w:val="0"/>
        <w:autoSpaceDN w:val="0"/>
        <w:spacing w:after="160"/>
      </w:pPr>
      <w:r w:rsidRPr="00AE558C">
        <w:lastRenderedPageBreak/>
        <w:t>설치 후 CTRL+SHIFT+PI 키를 누르면 Flylint의 다양한 작업을 실행할 수 있습니다.</w:t>
      </w:r>
    </w:p>
    <w:p w14:paraId="54580C87" w14:textId="36635E93" w:rsidR="00AE558C" w:rsidRPr="00AE558C" w:rsidRDefault="00AE558C" w:rsidP="00AE558C">
      <w:pPr>
        <w:widowControl w:val="0"/>
        <w:wordWrap w:val="0"/>
        <w:autoSpaceDE w:val="0"/>
        <w:autoSpaceDN w:val="0"/>
        <w:spacing w:after="160"/>
      </w:pPr>
      <w:r w:rsidRPr="00AE558C">
        <w:rPr>
          <w:noProof/>
        </w:rPr>
        <w:drawing>
          <wp:inline distT="0" distB="0" distL="0" distR="0" wp14:anchorId="75A0A712" wp14:editId="10D78058">
            <wp:extent cx="5760720" cy="2520950"/>
            <wp:effectExtent l="0" t="0" r="0" b="0"/>
            <wp:docPr id="1889475592" name="그림 86">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60720" cy="2520950"/>
                    </a:xfrm>
                    <a:prstGeom prst="rect">
                      <a:avLst/>
                    </a:prstGeom>
                    <a:noFill/>
                    <a:ln>
                      <a:noFill/>
                    </a:ln>
                  </pic:spPr>
                </pic:pic>
              </a:graphicData>
            </a:graphic>
          </wp:inline>
        </w:drawing>
      </w:r>
      <w:r w:rsidRPr="00AE558C">
        <w:t>VS Code Flylint 액션</w:t>
      </w:r>
    </w:p>
    <w:p w14:paraId="50E576CD" w14:textId="77777777" w:rsidR="00AE558C" w:rsidRPr="00AE558C" w:rsidRDefault="00AE558C" w:rsidP="00AE558C">
      <w:pPr>
        <w:widowControl w:val="0"/>
        <w:wordWrap w:val="0"/>
        <w:autoSpaceDE w:val="0"/>
        <w:autoSpaceDN w:val="0"/>
        <w:spacing w:after="160"/>
      </w:pPr>
      <w:r w:rsidRPr="00AE558C">
        <w:t>검사 결과는 소스 코드에 주석으로 표시되고, '문제' 출력 항목에도 나타납니다.</w:t>
      </w:r>
    </w:p>
    <w:p w14:paraId="020690FA" w14:textId="456E5665" w:rsidR="00AE558C" w:rsidRPr="00AE558C" w:rsidRDefault="00AE558C" w:rsidP="005D5D48">
      <w:pPr>
        <w:widowControl w:val="0"/>
        <w:wordWrap w:val="0"/>
        <w:autoSpaceDE w:val="0"/>
        <w:autoSpaceDN w:val="0"/>
        <w:spacing w:after="160"/>
      </w:pPr>
      <w:r>
        <w:rPr>
          <w:noProof/>
        </w:rPr>
        <w:drawing>
          <wp:inline distT="0" distB="0" distL="0" distR="0" wp14:anchorId="34F5288C" wp14:editId="77879BE6">
            <wp:extent cx="5760720" cy="3983355"/>
            <wp:effectExtent l="0" t="0" r="0" b="0"/>
            <wp:docPr id="3555572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7218" name=""/>
                    <pic:cNvPicPr/>
                  </pic:nvPicPr>
                  <pic:blipFill>
                    <a:blip r:embed="rId124"/>
                    <a:stretch>
                      <a:fillRect/>
                    </a:stretch>
                  </pic:blipFill>
                  <pic:spPr>
                    <a:xfrm>
                      <a:off x="0" y="0"/>
                      <a:ext cx="5760720" cy="3983355"/>
                    </a:xfrm>
                    <a:prstGeom prst="rect">
                      <a:avLst/>
                    </a:prstGeom>
                  </pic:spPr>
                </pic:pic>
              </a:graphicData>
            </a:graphic>
          </wp:inline>
        </w:drawing>
      </w:r>
    </w:p>
    <w:p w14:paraId="4CEAD3F5" w14:textId="77777777" w:rsidR="00AE558C" w:rsidRDefault="00AE558C" w:rsidP="005D5D48">
      <w:pPr>
        <w:widowControl w:val="0"/>
        <w:wordWrap w:val="0"/>
        <w:autoSpaceDE w:val="0"/>
        <w:autoSpaceDN w:val="0"/>
        <w:spacing w:after="160"/>
      </w:pPr>
    </w:p>
    <w:p w14:paraId="73B8DFA0" w14:textId="77777777" w:rsidR="00496233" w:rsidRDefault="00496233" w:rsidP="005D5D48">
      <w:pPr>
        <w:widowControl w:val="0"/>
        <w:wordWrap w:val="0"/>
        <w:autoSpaceDE w:val="0"/>
        <w:autoSpaceDN w:val="0"/>
        <w:spacing w:after="160"/>
      </w:pPr>
    </w:p>
    <w:p w14:paraId="2AFBD8E4" w14:textId="77777777" w:rsidR="00496233" w:rsidRDefault="00496233" w:rsidP="005D5D48">
      <w:pPr>
        <w:widowControl w:val="0"/>
        <w:wordWrap w:val="0"/>
        <w:autoSpaceDE w:val="0"/>
        <w:autoSpaceDN w:val="0"/>
        <w:spacing w:after="160"/>
      </w:pPr>
    </w:p>
    <w:p w14:paraId="4BD69FFE" w14:textId="77777777" w:rsidR="00496233" w:rsidRDefault="00496233" w:rsidP="005D5D48">
      <w:pPr>
        <w:widowControl w:val="0"/>
        <w:wordWrap w:val="0"/>
        <w:autoSpaceDE w:val="0"/>
        <w:autoSpaceDN w:val="0"/>
        <w:spacing w:after="160"/>
      </w:pPr>
    </w:p>
    <w:p w14:paraId="360D3168" w14:textId="77777777" w:rsidR="00496233" w:rsidRPr="003E6BFE" w:rsidRDefault="00496233" w:rsidP="00496233">
      <w:pPr>
        <w:pStyle w:val="a3"/>
        <w:wordWrap/>
        <w:snapToGrid w:val="0"/>
        <w:spacing w:line="480" w:lineRule="auto"/>
        <w:jc w:val="left"/>
        <w:rPr>
          <w:rFonts w:ascii="돋움" w:eastAsia="돋움"/>
          <w:b/>
          <w:sz w:val="36"/>
          <w:szCs w:val="36"/>
          <w:u w:val="single"/>
        </w:rPr>
      </w:pPr>
      <w:r w:rsidRPr="003E6BFE">
        <w:rPr>
          <w:rFonts w:ascii="돋움" w:eastAsia="돋움" w:hint="eastAsia"/>
          <w:b/>
          <w:sz w:val="36"/>
          <w:szCs w:val="36"/>
          <w:u w:val="single"/>
        </w:rPr>
        <w:t xml:space="preserve">과제 </w:t>
      </w:r>
      <w:r w:rsidRPr="003E6BFE">
        <w:rPr>
          <w:rFonts w:ascii="돋움" w:eastAsia="돋움"/>
          <w:b/>
          <w:sz w:val="36"/>
          <w:szCs w:val="36"/>
          <w:u w:val="single"/>
        </w:rPr>
        <w:t xml:space="preserve">1: </w:t>
      </w:r>
      <w:r w:rsidRPr="003E6BFE">
        <w:rPr>
          <w:rFonts w:ascii="돋움" w:eastAsia="돋움"/>
          <w:b/>
          <w:sz w:val="36"/>
          <w:szCs w:val="36"/>
        </w:rPr>
        <w:t>C++, Java 기반 VSCode 개발환경 구축</w:t>
      </w:r>
    </w:p>
    <w:tbl>
      <w:tblPr>
        <w:tblStyle w:val="aff0"/>
        <w:tblW w:w="5000" w:type="pct"/>
        <w:tblLook w:val="04A0" w:firstRow="1" w:lastRow="0" w:firstColumn="1" w:lastColumn="0" w:noHBand="0" w:noVBand="1"/>
      </w:tblPr>
      <w:tblGrid>
        <w:gridCol w:w="843"/>
        <w:gridCol w:w="8445"/>
      </w:tblGrid>
      <w:tr w:rsidR="00496233" w14:paraId="14EB0675" w14:textId="77777777" w:rsidTr="00FA6162">
        <w:tc>
          <w:tcPr>
            <w:tcW w:w="454" w:type="pct"/>
          </w:tcPr>
          <w:p w14:paraId="332D283E" w14:textId="77777777" w:rsidR="00496233" w:rsidRPr="00FC5B24" w:rsidRDefault="00496233" w:rsidP="00FA6162">
            <w:pPr>
              <w:pStyle w:val="a3"/>
              <w:wordWrap/>
              <w:snapToGrid w:val="0"/>
              <w:spacing w:line="480" w:lineRule="auto"/>
              <w:jc w:val="left"/>
              <w:rPr>
                <w:rFonts w:ascii="돋움" w:eastAsia="돋움"/>
                <w:spacing w:val="-3"/>
                <w:w w:val="95"/>
              </w:rPr>
            </w:pPr>
            <w:r w:rsidRPr="00FC5B24">
              <w:rPr>
                <w:rFonts w:ascii="돋움" w:eastAsia="돋움" w:hint="eastAsia"/>
                <w:b/>
                <w:sz w:val="24"/>
                <w:szCs w:val="18"/>
              </w:rPr>
              <w:t>제시 문제</w:t>
            </w:r>
            <w:r w:rsidRPr="00FC5B24">
              <w:rPr>
                <w:rFonts w:ascii="돋움" w:eastAsia="돋움"/>
                <w:b/>
                <w:sz w:val="24"/>
                <w:szCs w:val="18"/>
              </w:rPr>
              <w:t xml:space="preserve"> </w:t>
            </w:r>
          </w:p>
        </w:tc>
        <w:tc>
          <w:tcPr>
            <w:tcW w:w="4546" w:type="pct"/>
          </w:tcPr>
          <w:p w14:paraId="666D949C" w14:textId="4B958361" w:rsidR="00496233" w:rsidRPr="00FC5B24" w:rsidRDefault="00496233" w:rsidP="00FA6162">
            <w:pPr>
              <w:pStyle w:val="a3"/>
              <w:wordWrap/>
              <w:snapToGrid w:val="0"/>
              <w:spacing w:line="480" w:lineRule="auto"/>
              <w:jc w:val="left"/>
              <w:rPr>
                <w:rFonts w:ascii="돋움" w:eastAsia="돋움"/>
                <w:spacing w:val="-3"/>
                <w:w w:val="95"/>
              </w:rPr>
            </w:pPr>
            <w:r w:rsidRPr="00496233">
              <w:rPr>
                <w:rFonts w:ascii="돋움" w:eastAsia="돋움"/>
                <w:b/>
                <w:sz w:val="24"/>
                <w:szCs w:val="18"/>
              </w:rPr>
              <w:t xml:space="preserve">VScode Java 연동 및 환경 </w:t>
            </w:r>
            <w:proofErr w:type="gramStart"/>
            <w:r w:rsidRPr="00496233">
              <w:rPr>
                <w:rFonts w:ascii="돋움" w:eastAsia="돋움"/>
                <w:b/>
                <w:sz w:val="24"/>
                <w:szCs w:val="18"/>
              </w:rPr>
              <w:t>설정 ,</w:t>
            </w:r>
            <w:proofErr w:type="gramEnd"/>
            <w:r w:rsidRPr="00496233">
              <w:rPr>
                <w:rFonts w:ascii="돋움" w:eastAsia="돋움"/>
                <w:b/>
                <w:sz w:val="24"/>
                <w:szCs w:val="18"/>
              </w:rPr>
              <w:t xml:space="preserve"> Maven 환경 설정</w:t>
            </w:r>
          </w:p>
        </w:tc>
      </w:tr>
    </w:tbl>
    <w:p w14:paraId="17636B8E" w14:textId="77777777" w:rsidR="00496233" w:rsidRDefault="00496233" w:rsidP="00496233">
      <w:pPr>
        <w:pStyle w:val="a4"/>
        <w:spacing w:line="312" w:lineRule="auto"/>
        <w:ind w:left="283" w:hanging="283"/>
        <w:rPr>
          <w:rFonts w:ascii="돋움" w:eastAsia="돋움"/>
          <w:spacing w:val="-3"/>
          <w:w w:val="95"/>
        </w:rPr>
      </w:pPr>
    </w:p>
    <w:p w14:paraId="2A20EF7F" w14:textId="77777777" w:rsidR="00496233" w:rsidRDefault="00496233" w:rsidP="005D5D48">
      <w:pPr>
        <w:widowControl w:val="0"/>
        <w:wordWrap w:val="0"/>
        <w:autoSpaceDE w:val="0"/>
        <w:autoSpaceDN w:val="0"/>
        <w:spacing w:after="160"/>
      </w:pPr>
    </w:p>
    <w:p w14:paraId="3A2E613B" w14:textId="77777777" w:rsidR="00496233" w:rsidRDefault="00496233" w:rsidP="00496233">
      <w:pPr>
        <w:widowControl w:val="0"/>
        <w:wordWrap w:val="0"/>
        <w:autoSpaceDE w:val="0"/>
        <w:autoSpaceDN w:val="0"/>
        <w:spacing w:after="160"/>
        <w:rPr>
          <w:b/>
          <w:bCs/>
        </w:rPr>
      </w:pPr>
      <w:r w:rsidRPr="0028197A">
        <w:rPr>
          <w:b/>
          <w:bCs/>
        </w:rPr>
        <w:t>JDK 설치</w:t>
      </w:r>
    </w:p>
    <w:p w14:paraId="121DE4B1" w14:textId="36912499" w:rsidR="009F769F" w:rsidRDefault="009F769F" w:rsidP="00496233">
      <w:pPr>
        <w:widowControl w:val="0"/>
        <w:wordWrap w:val="0"/>
        <w:autoSpaceDE w:val="0"/>
        <w:autoSpaceDN w:val="0"/>
        <w:spacing w:after="160"/>
        <w:rPr>
          <w:b/>
          <w:bCs/>
        </w:rPr>
      </w:pPr>
      <w:hyperlink r:id="rId125" w:history="1">
        <w:r w:rsidRPr="004C416B">
          <w:rPr>
            <w:rStyle w:val="aff2"/>
            <w:b/>
            <w:bCs/>
          </w:rPr>
          <w:t>https://adoptium.net/temurin/releases?version=21&amp;os=any&amp;arch=any</w:t>
        </w:r>
      </w:hyperlink>
    </w:p>
    <w:p w14:paraId="5CD2F232" w14:textId="77777777" w:rsidR="009F769F" w:rsidRDefault="009F769F" w:rsidP="00496233">
      <w:pPr>
        <w:widowControl w:val="0"/>
        <w:wordWrap w:val="0"/>
        <w:autoSpaceDE w:val="0"/>
        <w:autoSpaceDN w:val="0"/>
        <w:spacing w:after="160"/>
        <w:rPr>
          <w:b/>
          <w:bCs/>
        </w:rPr>
      </w:pPr>
    </w:p>
    <w:p w14:paraId="4F058765" w14:textId="3FFF10B1" w:rsidR="009F769F" w:rsidRDefault="009F769F" w:rsidP="00496233">
      <w:pPr>
        <w:widowControl w:val="0"/>
        <w:wordWrap w:val="0"/>
        <w:autoSpaceDE w:val="0"/>
        <w:autoSpaceDN w:val="0"/>
        <w:spacing w:after="160"/>
        <w:rPr>
          <w:b/>
          <w:bCs/>
        </w:rPr>
      </w:pPr>
      <w:r>
        <w:rPr>
          <w:noProof/>
        </w:rPr>
        <w:drawing>
          <wp:inline distT="0" distB="0" distL="0" distR="0" wp14:anchorId="37302C9E" wp14:editId="25C3BD96">
            <wp:extent cx="5760720" cy="2391410"/>
            <wp:effectExtent l="0" t="0" r="0" b="0"/>
            <wp:docPr id="18958624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62498" name=""/>
                    <pic:cNvPicPr/>
                  </pic:nvPicPr>
                  <pic:blipFill>
                    <a:blip r:embed="rId126"/>
                    <a:stretch>
                      <a:fillRect/>
                    </a:stretch>
                  </pic:blipFill>
                  <pic:spPr>
                    <a:xfrm>
                      <a:off x="0" y="0"/>
                      <a:ext cx="5760720" cy="2391410"/>
                    </a:xfrm>
                    <a:prstGeom prst="rect">
                      <a:avLst/>
                    </a:prstGeom>
                  </pic:spPr>
                </pic:pic>
              </a:graphicData>
            </a:graphic>
          </wp:inline>
        </w:drawing>
      </w:r>
    </w:p>
    <w:p w14:paraId="74EF3B7D" w14:textId="77777777" w:rsidR="009F769F" w:rsidRDefault="009F769F" w:rsidP="00496233">
      <w:pPr>
        <w:widowControl w:val="0"/>
        <w:wordWrap w:val="0"/>
        <w:autoSpaceDE w:val="0"/>
        <w:autoSpaceDN w:val="0"/>
        <w:spacing w:after="160"/>
        <w:rPr>
          <w:b/>
          <w:bCs/>
        </w:rPr>
      </w:pPr>
    </w:p>
    <w:p w14:paraId="1DE5E564" w14:textId="5DB7A64C" w:rsidR="009F769F" w:rsidRDefault="009F769F" w:rsidP="00496233">
      <w:pPr>
        <w:widowControl w:val="0"/>
        <w:wordWrap w:val="0"/>
        <w:autoSpaceDE w:val="0"/>
        <w:autoSpaceDN w:val="0"/>
        <w:spacing w:after="160"/>
        <w:rPr>
          <w:b/>
          <w:bCs/>
        </w:rPr>
      </w:pPr>
      <w:r>
        <w:rPr>
          <w:noProof/>
        </w:rPr>
        <w:drawing>
          <wp:inline distT="0" distB="0" distL="0" distR="0" wp14:anchorId="69738AFF" wp14:editId="10A84D3A">
            <wp:extent cx="1514475" cy="2390775"/>
            <wp:effectExtent l="0" t="0" r="9525" b="9525"/>
            <wp:docPr id="15657981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98142" name=""/>
                    <pic:cNvPicPr/>
                  </pic:nvPicPr>
                  <pic:blipFill>
                    <a:blip r:embed="rId127"/>
                    <a:stretch>
                      <a:fillRect/>
                    </a:stretch>
                  </pic:blipFill>
                  <pic:spPr>
                    <a:xfrm>
                      <a:off x="0" y="0"/>
                      <a:ext cx="1514475" cy="2390775"/>
                    </a:xfrm>
                    <a:prstGeom prst="rect">
                      <a:avLst/>
                    </a:prstGeom>
                  </pic:spPr>
                </pic:pic>
              </a:graphicData>
            </a:graphic>
          </wp:inline>
        </w:drawing>
      </w:r>
    </w:p>
    <w:p w14:paraId="1EA671EF" w14:textId="77777777" w:rsidR="009F769F" w:rsidRDefault="009F769F" w:rsidP="00496233">
      <w:pPr>
        <w:widowControl w:val="0"/>
        <w:wordWrap w:val="0"/>
        <w:autoSpaceDE w:val="0"/>
        <w:autoSpaceDN w:val="0"/>
        <w:spacing w:after="160"/>
        <w:rPr>
          <w:b/>
          <w:bCs/>
        </w:rPr>
      </w:pPr>
    </w:p>
    <w:p w14:paraId="03EF9B73" w14:textId="259EE839" w:rsidR="009F769F" w:rsidRDefault="009F769F" w:rsidP="00496233">
      <w:pPr>
        <w:widowControl w:val="0"/>
        <w:wordWrap w:val="0"/>
        <w:autoSpaceDE w:val="0"/>
        <w:autoSpaceDN w:val="0"/>
        <w:spacing w:after="160"/>
        <w:rPr>
          <w:b/>
          <w:bCs/>
        </w:rPr>
      </w:pPr>
      <w:r>
        <w:rPr>
          <w:noProof/>
        </w:rPr>
        <w:lastRenderedPageBreak/>
        <w:drawing>
          <wp:inline distT="0" distB="0" distL="0" distR="0" wp14:anchorId="1107B5F4" wp14:editId="3F4E2428">
            <wp:extent cx="2657475" cy="2077662"/>
            <wp:effectExtent l="0" t="0" r="0" b="0"/>
            <wp:docPr id="2383974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7495" name=""/>
                    <pic:cNvPicPr/>
                  </pic:nvPicPr>
                  <pic:blipFill>
                    <a:blip r:embed="rId128"/>
                    <a:stretch>
                      <a:fillRect/>
                    </a:stretch>
                  </pic:blipFill>
                  <pic:spPr>
                    <a:xfrm>
                      <a:off x="0" y="0"/>
                      <a:ext cx="2660874" cy="2080320"/>
                    </a:xfrm>
                    <a:prstGeom prst="rect">
                      <a:avLst/>
                    </a:prstGeom>
                  </pic:spPr>
                </pic:pic>
              </a:graphicData>
            </a:graphic>
          </wp:inline>
        </w:drawing>
      </w:r>
      <w:r w:rsidRPr="009F769F">
        <w:rPr>
          <w:noProof/>
        </w:rPr>
        <w:t xml:space="preserve"> </w:t>
      </w:r>
      <w:r>
        <w:rPr>
          <w:noProof/>
        </w:rPr>
        <w:drawing>
          <wp:inline distT="0" distB="0" distL="0" distR="0" wp14:anchorId="1ED7A09E" wp14:editId="13DDD709">
            <wp:extent cx="2668108" cy="2085975"/>
            <wp:effectExtent l="0" t="0" r="0" b="0"/>
            <wp:docPr id="15137997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9748" name=""/>
                    <pic:cNvPicPr/>
                  </pic:nvPicPr>
                  <pic:blipFill>
                    <a:blip r:embed="rId129"/>
                    <a:stretch>
                      <a:fillRect/>
                    </a:stretch>
                  </pic:blipFill>
                  <pic:spPr>
                    <a:xfrm>
                      <a:off x="0" y="0"/>
                      <a:ext cx="2679348" cy="2094763"/>
                    </a:xfrm>
                    <a:prstGeom prst="rect">
                      <a:avLst/>
                    </a:prstGeom>
                  </pic:spPr>
                </pic:pic>
              </a:graphicData>
            </a:graphic>
          </wp:inline>
        </w:drawing>
      </w:r>
    </w:p>
    <w:p w14:paraId="0AAF1661" w14:textId="3E4C0F77" w:rsidR="009F769F" w:rsidRDefault="00E03DD6" w:rsidP="00496233">
      <w:pPr>
        <w:widowControl w:val="0"/>
        <w:wordWrap w:val="0"/>
        <w:autoSpaceDE w:val="0"/>
        <w:autoSpaceDN w:val="0"/>
        <w:spacing w:after="160"/>
        <w:rPr>
          <w:noProof/>
        </w:rPr>
      </w:pPr>
      <w:r>
        <w:rPr>
          <w:noProof/>
        </w:rPr>
        <w:drawing>
          <wp:inline distT="0" distB="0" distL="0" distR="0" wp14:anchorId="08519FD7" wp14:editId="1737B45A">
            <wp:extent cx="2619375" cy="2047875"/>
            <wp:effectExtent l="0" t="0" r="0" b="0"/>
            <wp:docPr id="11488017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84" name=""/>
                    <pic:cNvPicPr/>
                  </pic:nvPicPr>
                  <pic:blipFill>
                    <a:blip r:embed="rId130"/>
                    <a:stretch>
                      <a:fillRect/>
                    </a:stretch>
                  </pic:blipFill>
                  <pic:spPr>
                    <a:xfrm>
                      <a:off x="0" y="0"/>
                      <a:ext cx="2625347" cy="2052544"/>
                    </a:xfrm>
                    <a:prstGeom prst="rect">
                      <a:avLst/>
                    </a:prstGeom>
                  </pic:spPr>
                </pic:pic>
              </a:graphicData>
            </a:graphic>
          </wp:inline>
        </w:drawing>
      </w:r>
      <w:r w:rsidR="001B41DD" w:rsidRPr="001B41DD">
        <w:rPr>
          <w:noProof/>
        </w:rPr>
        <w:t xml:space="preserve"> </w:t>
      </w:r>
      <w:r>
        <w:rPr>
          <w:noProof/>
        </w:rPr>
        <w:drawing>
          <wp:inline distT="0" distB="0" distL="0" distR="0" wp14:anchorId="06FA2512" wp14:editId="456CD90A">
            <wp:extent cx="4714875" cy="3686175"/>
            <wp:effectExtent l="0" t="0" r="9525" b="9525"/>
            <wp:docPr id="9979163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6399" name=""/>
                    <pic:cNvPicPr/>
                  </pic:nvPicPr>
                  <pic:blipFill>
                    <a:blip r:embed="rId131"/>
                    <a:stretch>
                      <a:fillRect/>
                    </a:stretch>
                  </pic:blipFill>
                  <pic:spPr>
                    <a:xfrm>
                      <a:off x="0" y="0"/>
                      <a:ext cx="4714875" cy="3686175"/>
                    </a:xfrm>
                    <a:prstGeom prst="rect">
                      <a:avLst/>
                    </a:prstGeom>
                  </pic:spPr>
                </pic:pic>
              </a:graphicData>
            </a:graphic>
          </wp:inline>
        </w:drawing>
      </w:r>
    </w:p>
    <w:p w14:paraId="40A6C8D3" w14:textId="3DDBDA1B" w:rsidR="00E03DD6" w:rsidRDefault="00E03DD6" w:rsidP="00496233">
      <w:pPr>
        <w:widowControl w:val="0"/>
        <w:wordWrap w:val="0"/>
        <w:autoSpaceDE w:val="0"/>
        <w:autoSpaceDN w:val="0"/>
        <w:spacing w:after="160"/>
        <w:rPr>
          <w:b/>
          <w:bCs/>
        </w:rPr>
      </w:pPr>
      <w:r w:rsidRPr="00E03DD6">
        <w:rPr>
          <w:b/>
          <w:bCs/>
        </w:rPr>
        <w:t>C:\Program Files\Eclipse Adoptium\jdk-21.0.10.7-hotspot\</w:t>
      </w:r>
    </w:p>
    <w:p w14:paraId="117A1B56" w14:textId="60B35CAC" w:rsidR="009F769F" w:rsidRDefault="001B41DD" w:rsidP="00496233">
      <w:pPr>
        <w:widowControl w:val="0"/>
        <w:wordWrap w:val="0"/>
        <w:autoSpaceDE w:val="0"/>
        <w:autoSpaceDN w:val="0"/>
        <w:spacing w:after="160"/>
        <w:rPr>
          <w:b/>
          <w:bCs/>
        </w:rPr>
      </w:pPr>
      <w:r>
        <w:rPr>
          <w:noProof/>
        </w:rPr>
        <w:lastRenderedPageBreak/>
        <w:drawing>
          <wp:inline distT="0" distB="0" distL="0" distR="0" wp14:anchorId="49720DA3" wp14:editId="20A75115">
            <wp:extent cx="2628900" cy="2055322"/>
            <wp:effectExtent l="0" t="0" r="0" b="0"/>
            <wp:docPr id="17061866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86639" name=""/>
                    <pic:cNvPicPr/>
                  </pic:nvPicPr>
                  <pic:blipFill>
                    <a:blip r:embed="rId132"/>
                    <a:stretch>
                      <a:fillRect/>
                    </a:stretch>
                  </pic:blipFill>
                  <pic:spPr>
                    <a:xfrm>
                      <a:off x="0" y="0"/>
                      <a:ext cx="2632846" cy="2058407"/>
                    </a:xfrm>
                    <a:prstGeom prst="rect">
                      <a:avLst/>
                    </a:prstGeom>
                  </pic:spPr>
                </pic:pic>
              </a:graphicData>
            </a:graphic>
          </wp:inline>
        </w:drawing>
      </w:r>
      <w:r w:rsidRPr="001B41DD">
        <w:rPr>
          <w:noProof/>
        </w:rPr>
        <w:t xml:space="preserve"> </w:t>
      </w:r>
      <w:r>
        <w:rPr>
          <w:noProof/>
        </w:rPr>
        <w:drawing>
          <wp:inline distT="0" distB="0" distL="0" distR="0" wp14:anchorId="76C1D5EA" wp14:editId="1136B6C1">
            <wp:extent cx="2600325" cy="2032981"/>
            <wp:effectExtent l="0" t="0" r="0" b="0"/>
            <wp:docPr id="2013086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8600" name=""/>
                    <pic:cNvPicPr/>
                  </pic:nvPicPr>
                  <pic:blipFill>
                    <a:blip r:embed="rId133"/>
                    <a:stretch>
                      <a:fillRect/>
                    </a:stretch>
                  </pic:blipFill>
                  <pic:spPr>
                    <a:xfrm>
                      <a:off x="0" y="0"/>
                      <a:ext cx="2612680" cy="2042641"/>
                    </a:xfrm>
                    <a:prstGeom prst="rect">
                      <a:avLst/>
                    </a:prstGeom>
                  </pic:spPr>
                </pic:pic>
              </a:graphicData>
            </a:graphic>
          </wp:inline>
        </w:drawing>
      </w:r>
    </w:p>
    <w:p w14:paraId="192CC0B9" w14:textId="77777777" w:rsidR="00E03DD6" w:rsidRDefault="001B41DD" w:rsidP="00496233">
      <w:pPr>
        <w:widowControl w:val="0"/>
        <w:wordWrap w:val="0"/>
        <w:autoSpaceDE w:val="0"/>
        <w:autoSpaceDN w:val="0"/>
        <w:spacing w:after="160"/>
        <w:rPr>
          <w:b/>
          <w:bCs/>
        </w:rPr>
      </w:pPr>
      <w:r>
        <w:rPr>
          <w:noProof/>
        </w:rPr>
        <w:drawing>
          <wp:anchor distT="0" distB="0" distL="114300" distR="114300" simplePos="0" relativeHeight="251670528" behindDoc="0" locked="0" layoutInCell="1" allowOverlap="1" wp14:anchorId="2B0FD49D" wp14:editId="0C359A86">
            <wp:simplePos x="895350" y="7324725"/>
            <wp:positionH relativeFrom="column">
              <wp:align>left</wp:align>
            </wp:positionH>
            <wp:positionV relativeFrom="paragraph">
              <wp:align>top</wp:align>
            </wp:positionV>
            <wp:extent cx="2686050" cy="2100003"/>
            <wp:effectExtent l="0" t="0" r="0" b="0"/>
            <wp:wrapSquare wrapText="bothSides"/>
            <wp:docPr id="9365106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10612" name=""/>
                    <pic:cNvPicPr/>
                  </pic:nvPicPr>
                  <pic:blipFill>
                    <a:blip r:embed="rId134">
                      <a:extLst>
                        <a:ext uri="{28A0092B-C50C-407E-A947-70E740481C1C}">
                          <a14:useLocalDpi xmlns:a14="http://schemas.microsoft.com/office/drawing/2010/main" val="0"/>
                        </a:ext>
                      </a:extLst>
                    </a:blip>
                    <a:stretch>
                      <a:fillRect/>
                    </a:stretch>
                  </pic:blipFill>
                  <pic:spPr>
                    <a:xfrm>
                      <a:off x="0" y="0"/>
                      <a:ext cx="2686050" cy="2100003"/>
                    </a:xfrm>
                    <a:prstGeom prst="rect">
                      <a:avLst/>
                    </a:prstGeom>
                  </pic:spPr>
                </pic:pic>
              </a:graphicData>
            </a:graphic>
          </wp:anchor>
        </w:drawing>
      </w:r>
    </w:p>
    <w:p w14:paraId="05AA33CB" w14:textId="77777777" w:rsidR="00E03DD6" w:rsidRPr="00E03DD6" w:rsidRDefault="00E03DD6" w:rsidP="00E03DD6"/>
    <w:p w14:paraId="09FB6F5A" w14:textId="77777777" w:rsidR="00E03DD6" w:rsidRPr="00E03DD6" w:rsidRDefault="00E03DD6" w:rsidP="00E03DD6"/>
    <w:p w14:paraId="222D5CF7" w14:textId="77777777" w:rsidR="00E03DD6" w:rsidRPr="00E03DD6" w:rsidRDefault="00E03DD6" w:rsidP="00E03DD6"/>
    <w:p w14:paraId="55CBA36C" w14:textId="77777777" w:rsidR="00E03DD6" w:rsidRPr="00E03DD6" w:rsidRDefault="00E03DD6" w:rsidP="00E03DD6"/>
    <w:p w14:paraId="16E0D6EB" w14:textId="77777777" w:rsidR="00E03DD6" w:rsidRPr="00E03DD6" w:rsidRDefault="00E03DD6" w:rsidP="00E03DD6"/>
    <w:p w14:paraId="41C5A9B1" w14:textId="4AA1C22C" w:rsidR="009F769F" w:rsidRDefault="00E03DD6" w:rsidP="00E03DD6">
      <w:pPr>
        <w:widowControl w:val="0"/>
        <w:tabs>
          <w:tab w:val="center" w:pos="2331"/>
        </w:tabs>
        <w:wordWrap w:val="0"/>
        <w:autoSpaceDE w:val="0"/>
        <w:autoSpaceDN w:val="0"/>
        <w:spacing w:after="160"/>
        <w:rPr>
          <w:b/>
          <w:bCs/>
        </w:rPr>
      </w:pPr>
      <w:r>
        <w:rPr>
          <w:b/>
          <w:bCs/>
        </w:rPr>
        <w:tab/>
      </w:r>
      <w:r>
        <w:rPr>
          <w:b/>
          <w:bCs/>
        </w:rPr>
        <w:br w:type="textWrapping" w:clear="all"/>
      </w:r>
    </w:p>
    <w:p w14:paraId="7821188F" w14:textId="1659758B" w:rsidR="009F769F" w:rsidRDefault="00E03DD6" w:rsidP="00496233">
      <w:pPr>
        <w:widowControl w:val="0"/>
        <w:wordWrap w:val="0"/>
        <w:autoSpaceDE w:val="0"/>
        <w:autoSpaceDN w:val="0"/>
        <w:spacing w:after="160"/>
        <w:rPr>
          <w:b/>
          <w:bCs/>
        </w:rPr>
      </w:pPr>
      <w:r>
        <w:rPr>
          <w:noProof/>
        </w:rPr>
        <w:drawing>
          <wp:inline distT="0" distB="0" distL="0" distR="0" wp14:anchorId="00FF22AD" wp14:editId="56E1FDC5">
            <wp:extent cx="4086225" cy="2124075"/>
            <wp:effectExtent l="0" t="0" r="9525" b="9525"/>
            <wp:docPr id="18899997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9771" name=""/>
                    <pic:cNvPicPr/>
                  </pic:nvPicPr>
                  <pic:blipFill>
                    <a:blip r:embed="rId135"/>
                    <a:stretch>
                      <a:fillRect/>
                    </a:stretch>
                  </pic:blipFill>
                  <pic:spPr>
                    <a:xfrm>
                      <a:off x="0" y="0"/>
                      <a:ext cx="4086225" cy="2124075"/>
                    </a:xfrm>
                    <a:prstGeom prst="rect">
                      <a:avLst/>
                    </a:prstGeom>
                  </pic:spPr>
                </pic:pic>
              </a:graphicData>
            </a:graphic>
          </wp:inline>
        </w:drawing>
      </w:r>
    </w:p>
    <w:p w14:paraId="3EC34399" w14:textId="77777777" w:rsidR="00E03DD6" w:rsidRDefault="00E03DD6" w:rsidP="00496233">
      <w:pPr>
        <w:widowControl w:val="0"/>
        <w:wordWrap w:val="0"/>
        <w:autoSpaceDE w:val="0"/>
        <w:autoSpaceDN w:val="0"/>
        <w:spacing w:after="160"/>
        <w:rPr>
          <w:b/>
          <w:bCs/>
        </w:rPr>
      </w:pPr>
    </w:p>
    <w:p w14:paraId="31DD58E2" w14:textId="2E29E855" w:rsidR="00E03DD6" w:rsidRDefault="00E03DD6" w:rsidP="00496233">
      <w:pPr>
        <w:widowControl w:val="0"/>
        <w:wordWrap w:val="0"/>
        <w:autoSpaceDE w:val="0"/>
        <w:autoSpaceDN w:val="0"/>
        <w:spacing w:after="160"/>
        <w:rPr>
          <w:b/>
          <w:bCs/>
        </w:rPr>
      </w:pPr>
      <w:r>
        <w:rPr>
          <w:noProof/>
        </w:rPr>
        <w:drawing>
          <wp:inline distT="0" distB="0" distL="0" distR="0" wp14:anchorId="18C2DFFF" wp14:editId="195FD221">
            <wp:extent cx="5760720" cy="1455420"/>
            <wp:effectExtent l="0" t="0" r="0" b="0"/>
            <wp:docPr id="492462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6268" name=""/>
                    <pic:cNvPicPr/>
                  </pic:nvPicPr>
                  <pic:blipFill>
                    <a:blip r:embed="rId136"/>
                    <a:stretch>
                      <a:fillRect/>
                    </a:stretch>
                  </pic:blipFill>
                  <pic:spPr>
                    <a:xfrm>
                      <a:off x="0" y="0"/>
                      <a:ext cx="5760720" cy="1455420"/>
                    </a:xfrm>
                    <a:prstGeom prst="rect">
                      <a:avLst/>
                    </a:prstGeom>
                  </pic:spPr>
                </pic:pic>
              </a:graphicData>
            </a:graphic>
          </wp:inline>
        </w:drawing>
      </w:r>
    </w:p>
    <w:p w14:paraId="229FA787" w14:textId="69665A54" w:rsidR="00E03DD6" w:rsidRDefault="00E03DD6" w:rsidP="00496233">
      <w:pPr>
        <w:widowControl w:val="0"/>
        <w:wordWrap w:val="0"/>
        <w:autoSpaceDE w:val="0"/>
        <w:autoSpaceDN w:val="0"/>
        <w:spacing w:after="160"/>
        <w:rPr>
          <w:b/>
          <w:bCs/>
        </w:rPr>
      </w:pPr>
      <w:r>
        <w:rPr>
          <w:noProof/>
        </w:rPr>
        <w:lastRenderedPageBreak/>
        <w:drawing>
          <wp:inline distT="0" distB="0" distL="0" distR="0" wp14:anchorId="16A430BE" wp14:editId="33EEB5E7">
            <wp:extent cx="5019675" cy="4772025"/>
            <wp:effectExtent l="0" t="0" r="9525" b="9525"/>
            <wp:docPr id="18250726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72629" name=""/>
                    <pic:cNvPicPr/>
                  </pic:nvPicPr>
                  <pic:blipFill>
                    <a:blip r:embed="rId137"/>
                    <a:stretch>
                      <a:fillRect/>
                    </a:stretch>
                  </pic:blipFill>
                  <pic:spPr>
                    <a:xfrm>
                      <a:off x="0" y="0"/>
                      <a:ext cx="5019675" cy="4772025"/>
                    </a:xfrm>
                    <a:prstGeom prst="rect">
                      <a:avLst/>
                    </a:prstGeom>
                  </pic:spPr>
                </pic:pic>
              </a:graphicData>
            </a:graphic>
          </wp:inline>
        </w:drawing>
      </w:r>
    </w:p>
    <w:p w14:paraId="02521AFF" w14:textId="77777777" w:rsidR="00E03DD6" w:rsidRDefault="00E03DD6" w:rsidP="00496233">
      <w:pPr>
        <w:widowControl w:val="0"/>
        <w:wordWrap w:val="0"/>
        <w:autoSpaceDE w:val="0"/>
        <w:autoSpaceDN w:val="0"/>
        <w:spacing w:after="160"/>
        <w:rPr>
          <w:b/>
          <w:bCs/>
        </w:rPr>
      </w:pPr>
    </w:p>
    <w:p w14:paraId="633C1BF4" w14:textId="77777777" w:rsidR="00E03DD6" w:rsidRDefault="00E03DD6" w:rsidP="00496233">
      <w:pPr>
        <w:widowControl w:val="0"/>
        <w:wordWrap w:val="0"/>
        <w:autoSpaceDE w:val="0"/>
        <w:autoSpaceDN w:val="0"/>
        <w:spacing w:after="160"/>
        <w:rPr>
          <w:b/>
          <w:bCs/>
        </w:rPr>
      </w:pPr>
    </w:p>
    <w:p w14:paraId="456CC1A0" w14:textId="77777777" w:rsidR="00E03DD6" w:rsidRDefault="00E03DD6" w:rsidP="00496233">
      <w:pPr>
        <w:widowControl w:val="0"/>
        <w:wordWrap w:val="0"/>
        <w:autoSpaceDE w:val="0"/>
        <w:autoSpaceDN w:val="0"/>
        <w:spacing w:after="160"/>
        <w:rPr>
          <w:b/>
          <w:bCs/>
        </w:rPr>
      </w:pPr>
    </w:p>
    <w:p w14:paraId="1E0A8EC9" w14:textId="77777777" w:rsidR="00496233" w:rsidRPr="0028197A" w:rsidRDefault="00496233" w:rsidP="00496233">
      <w:pPr>
        <w:widowControl w:val="0"/>
        <w:wordWrap w:val="0"/>
        <w:autoSpaceDE w:val="0"/>
        <w:autoSpaceDN w:val="0"/>
        <w:spacing w:after="160"/>
        <w:rPr>
          <w:b/>
          <w:bCs/>
        </w:rPr>
      </w:pPr>
      <w:r w:rsidRPr="0028197A">
        <w:rPr>
          <w:b/>
          <w:bCs/>
        </w:rPr>
        <w:t>JDK 설치 확인</w:t>
      </w:r>
    </w:p>
    <w:p w14:paraId="16147B01" w14:textId="77777777" w:rsidR="00496233" w:rsidRPr="0028197A" w:rsidRDefault="00496233" w:rsidP="00496233">
      <w:pPr>
        <w:widowControl w:val="0"/>
        <w:wordWrap w:val="0"/>
        <w:autoSpaceDE w:val="0"/>
        <w:autoSpaceDN w:val="0"/>
        <w:spacing w:after="160"/>
      </w:pPr>
      <w:r w:rsidRPr="0028197A">
        <w:t>cmd 실행, java -version 입력</w:t>
      </w:r>
    </w:p>
    <w:p w14:paraId="2ABFA1DE" w14:textId="0F608B5B" w:rsidR="00496233" w:rsidRPr="0028197A" w:rsidRDefault="001B41DD" w:rsidP="00496233">
      <w:pPr>
        <w:widowControl w:val="0"/>
        <w:wordWrap w:val="0"/>
        <w:autoSpaceDE w:val="0"/>
        <w:autoSpaceDN w:val="0"/>
        <w:spacing w:after="160"/>
      </w:pPr>
      <w:r>
        <w:rPr>
          <w:noProof/>
        </w:rPr>
        <w:lastRenderedPageBreak/>
        <w:drawing>
          <wp:inline distT="0" distB="0" distL="0" distR="0" wp14:anchorId="05CECE32" wp14:editId="59875EBB">
            <wp:extent cx="5760720" cy="3012440"/>
            <wp:effectExtent l="0" t="0" r="0" b="0"/>
            <wp:docPr id="1310415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1583" name=""/>
                    <pic:cNvPicPr/>
                  </pic:nvPicPr>
                  <pic:blipFill>
                    <a:blip r:embed="rId138"/>
                    <a:stretch>
                      <a:fillRect/>
                    </a:stretch>
                  </pic:blipFill>
                  <pic:spPr>
                    <a:xfrm>
                      <a:off x="0" y="0"/>
                      <a:ext cx="5760720" cy="3012440"/>
                    </a:xfrm>
                    <a:prstGeom prst="rect">
                      <a:avLst/>
                    </a:prstGeom>
                  </pic:spPr>
                </pic:pic>
              </a:graphicData>
            </a:graphic>
          </wp:inline>
        </w:drawing>
      </w:r>
    </w:p>
    <w:p w14:paraId="14B18696" w14:textId="77777777" w:rsidR="00496233" w:rsidRPr="0028197A" w:rsidRDefault="00000000" w:rsidP="00496233">
      <w:pPr>
        <w:widowControl w:val="0"/>
        <w:wordWrap w:val="0"/>
        <w:autoSpaceDE w:val="0"/>
        <w:autoSpaceDN w:val="0"/>
        <w:spacing w:after="160"/>
      </w:pPr>
      <w:r>
        <w:pict w14:anchorId="280CE6F9">
          <v:rect id="_x0000_i1029" style="width:8in;height:.75pt" o:hrpct="0" o:hralign="center" o:hrstd="t" o:hr="t" fillcolor="#a0a0a0" stroked="f"/>
        </w:pict>
      </w:r>
    </w:p>
    <w:p w14:paraId="7984E029" w14:textId="77777777" w:rsidR="00496233" w:rsidRPr="0028197A" w:rsidRDefault="00496233" w:rsidP="00496233">
      <w:pPr>
        <w:widowControl w:val="0"/>
        <w:wordWrap w:val="0"/>
        <w:autoSpaceDE w:val="0"/>
        <w:autoSpaceDN w:val="0"/>
        <w:spacing w:after="160"/>
        <w:rPr>
          <w:b/>
          <w:bCs/>
        </w:rPr>
      </w:pPr>
      <w:r w:rsidRPr="0028197A">
        <w:rPr>
          <w:b/>
          <w:bCs/>
        </w:rPr>
        <w:t>VS code 실행</w:t>
      </w:r>
    </w:p>
    <w:p w14:paraId="6AFA849E" w14:textId="77777777" w:rsidR="00496233" w:rsidRPr="0028197A" w:rsidRDefault="00496233" w:rsidP="00496233">
      <w:pPr>
        <w:widowControl w:val="0"/>
        <w:wordWrap w:val="0"/>
        <w:autoSpaceDE w:val="0"/>
        <w:autoSpaceDN w:val="0"/>
        <w:spacing w:after="160"/>
      </w:pPr>
      <w:r w:rsidRPr="0028197A">
        <w:t>Java를 VS code에서 사용하기 위해서는 약 6개 정도의 Extension을 설치해야하는데,</w:t>
      </w:r>
      <w:r w:rsidRPr="0028197A">
        <w:br/>
        <w:t>이를 한 번에 설치해주는 Extension이 존재한다.</w:t>
      </w:r>
    </w:p>
    <w:p w14:paraId="27BE929E" w14:textId="77777777" w:rsidR="00496233" w:rsidRPr="0028197A" w:rsidRDefault="00496233" w:rsidP="00496233">
      <w:pPr>
        <w:widowControl w:val="0"/>
        <w:wordWrap w:val="0"/>
        <w:autoSpaceDE w:val="0"/>
        <w:autoSpaceDN w:val="0"/>
        <w:spacing w:after="160"/>
        <w:rPr>
          <w:b/>
          <w:bCs/>
        </w:rPr>
      </w:pPr>
      <w:r w:rsidRPr="0028197A">
        <w:rPr>
          <w:b/>
          <w:bCs/>
        </w:rPr>
        <w:t>Extension Pack for Java 설치 및 Java 파일 생성</w:t>
      </w:r>
    </w:p>
    <w:p w14:paraId="550B7C8E" w14:textId="3A066B04" w:rsidR="00496233" w:rsidRPr="0028197A" w:rsidRDefault="001547BD" w:rsidP="00496233">
      <w:pPr>
        <w:widowControl w:val="0"/>
        <w:wordWrap w:val="0"/>
        <w:autoSpaceDE w:val="0"/>
        <w:autoSpaceDN w:val="0"/>
        <w:spacing w:after="160"/>
      </w:pPr>
      <w:r>
        <w:rPr>
          <w:noProof/>
        </w:rPr>
        <w:drawing>
          <wp:inline distT="0" distB="0" distL="0" distR="0" wp14:anchorId="23445E48" wp14:editId="5A158440">
            <wp:extent cx="5760720" cy="2247900"/>
            <wp:effectExtent l="0" t="0" r="0" b="0"/>
            <wp:docPr id="15325872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87252" name=""/>
                    <pic:cNvPicPr/>
                  </pic:nvPicPr>
                  <pic:blipFill>
                    <a:blip r:embed="rId139"/>
                    <a:stretch>
                      <a:fillRect/>
                    </a:stretch>
                  </pic:blipFill>
                  <pic:spPr>
                    <a:xfrm>
                      <a:off x="0" y="0"/>
                      <a:ext cx="5760720" cy="2247900"/>
                    </a:xfrm>
                    <a:prstGeom prst="rect">
                      <a:avLst/>
                    </a:prstGeom>
                  </pic:spPr>
                </pic:pic>
              </a:graphicData>
            </a:graphic>
          </wp:inline>
        </w:drawing>
      </w:r>
    </w:p>
    <w:p w14:paraId="34B64687" w14:textId="067F7175" w:rsidR="00496233" w:rsidRPr="0028197A" w:rsidRDefault="00496233" w:rsidP="00496233">
      <w:pPr>
        <w:widowControl w:val="0"/>
        <w:wordWrap w:val="0"/>
        <w:autoSpaceDE w:val="0"/>
        <w:autoSpaceDN w:val="0"/>
        <w:spacing w:after="160"/>
      </w:pPr>
    </w:p>
    <w:p w14:paraId="4FBC74F2" w14:textId="67DD0374" w:rsidR="00496233" w:rsidRPr="0028197A" w:rsidRDefault="00496233" w:rsidP="00496233">
      <w:pPr>
        <w:widowControl w:val="0"/>
        <w:wordWrap w:val="0"/>
        <w:autoSpaceDE w:val="0"/>
        <w:autoSpaceDN w:val="0"/>
        <w:spacing w:after="160"/>
      </w:pPr>
      <w:r w:rsidRPr="0028197A">
        <w:t>create java Project 클릭</w:t>
      </w:r>
    </w:p>
    <w:p w14:paraId="0BDF41D5" w14:textId="24DA67F6" w:rsidR="00496233" w:rsidRPr="0028197A" w:rsidRDefault="00000000" w:rsidP="00496233">
      <w:pPr>
        <w:widowControl w:val="0"/>
        <w:wordWrap w:val="0"/>
        <w:autoSpaceDE w:val="0"/>
        <w:autoSpaceDN w:val="0"/>
        <w:spacing w:after="160"/>
      </w:pPr>
      <w:r>
        <w:rPr>
          <w:noProof/>
        </w:rPr>
        <w:lastRenderedPageBreak/>
        <w:pict w14:anchorId="69D314A4">
          <v:shape id="_x0000_s2060" style="position:absolute;margin-left:-4.85pt;margin-top:-10.45pt;width:51pt;height:29.25pt;z-index:251669504" coordsize="1020,585" path="m,60hdc58,202,129,440,225,585,287,461,403,425,510,345v20,-15,38,-33,60,-45c594,287,622,284,645,270,707,233,765,190,825,150,864,124,936,78,975,45,991,31,1020,,1020,e" filled="f">
            <v:path arrowok="t"/>
          </v:shape>
        </w:pict>
      </w:r>
      <w:r w:rsidR="001547BD">
        <w:rPr>
          <w:noProof/>
        </w:rPr>
        <w:drawing>
          <wp:inline distT="0" distB="0" distL="0" distR="0" wp14:anchorId="784C8D3E" wp14:editId="45A572A0">
            <wp:extent cx="5760720" cy="2616200"/>
            <wp:effectExtent l="0" t="0" r="0" b="0"/>
            <wp:docPr id="15304193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19307" name=""/>
                    <pic:cNvPicPr/>
                  </pic:nvPicPr>
                  <pic:blipFill>
                    <a:blip r:embed="rId140"/>
                    <a:stretch>
                      <a:fillRect/>
                    </a:stretch>
                  </pic:blipFill>
                  <pic:spPr>
                    <a:xfrm>
                      <a:off x="0" y="0"/>
                      <a:ext cx="5760720" cy="2616200"/>
                    </a:xfrm>
                    <a:prstGeom prst="rect">
                      <a:avLst/>
                    </a:prstGeom>
                  </pic:spPr>
                </pic:pic>
              </a:graphicData>
            </a:graphic>
          </wp:inline>
        </w:drawing>
      </w:r>
    </w:p>
    <w:p w14:paraId="0EED3AA9" w14:textId="77777777" w:rsidR="00496233" w:rsidRPr="0028197A" w:rsidRDefault="00496233" w:rsidP="00496233">
      <w:pPr>
        <w:widowControl w:val="0"/>
        <w:wordWrap w:val="0"/>
        <w:autoSpaceDE w:val="0"/>
        <w:autoSpaceDN w:val="0"/>
        <w:spacing w:after="160"/>
      </w:pPr>
      <w:r w:rsidRPr="0028197A">
        <w:t>일단 No build tools 생성</w:t>
      </w:r>
    </w:p>
    <w:p w14:paraId="3DF0144D" w14:textId="4924EE81" w:rsidR="00496233" w:rsidRDefault="00C97CB1" w:rsidP="00496233">
      <w:pPr>
        <w:widowControl w:val="0"/>
        <w:wordWrap w:val="0"/>
        <w:autoSpaceDE w:val="0"/>
        <w:autoSpaceDN w:val="0"/>
        <w:spacing w:after="160"/>
      </w:pPr>
      <w:r>
        <w:rPr>
          <w:noProof/>
        </w:rPr>
        <w:drawing>
          <wp:inline distT="0" distB="0" distL="0" distR="0" wp14:anchorId="28DEB377" wp14:editId="70211F7B">
            <wp:extent cx="5760720" cy="2310130"/>
            <wp:effectExtent l="0" t="0" r="0" b="0"/>
            <wp:docPr id="4976194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19490" name=""/>
                    <pic:cNvPicPr/>
                  </pic:nvPicPr>
                  <pic:blipFill>
                    <a:blip r:embed="rId141"/>
                    <a:stretch>
                      <a:fillRect/>
                    </a:stretch>
                  </pic:blipFill>
                  <pic:spPr>
                    <a:xfrm>
                      <a:off x="0" y="0"/>
                      <a:ext cx="5760720" cy="2310130"/>
                    </a:xfrm>
                    <a:prstGeom prst="rect">
                      <a:avLst/>
                    </a:prstGeom>
                  </pic:spPr>
                </pic:pic>
              </a:graphicData>
            </a:graphic>
          </wp:inline>
        </w:drawing>
      </w:r>
    </w:p>
    <w:p w14:paraId="3B1AADF2" w14:textId="77777777" w:rsidR="00C97CB1" w:rsidRDefault="00C97CB1" w:rsidP="00496233">
      <w:pPr>
        <w:widowControl w:val="0"/>
        <w:wordWrap w:val="0"/>
        <w:autoSpaceDE w:val="0"/>
        <w:autoSpaceDN w:val="0"/>
        <w:spacing w:after="160"/>
      </w:pPr>
    </w:p>
    <w:p w14:paraId="64AD6AEF" w14:textId="52EA35D9" w:rsidR="00C97CB1" w:rsidRDefault="00C97CB1" w:rsidP="00496233">
      <w:pPr>
        <w:widowControl w:val="0"/>
        <w:wordWrap w:val="0"/>
        <w:autoSpaceDE w:val="0"/>
        <w:autoSpaceDN w:val="0"/>
        <w:spacing w:after="160"/>
      </w:pPr>
      <w:r>
        <w:rPr>
          <w:noProof/>
        </w:rPr>
        <w:drawing>
          <wp:inline distT="0" distB="0" distL="0" distR="0" wp14:anchorId="7E20AF41" wp14:editId="46F04042">
            <wp:extent cx="5191125" cy="866775"/>
            <wp:effectExtent l="0" t="0" r="9525" b="9525"/>
            <wp:docPr id="14675711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71189" name=""/>
                    <pic:cNvPicPr/>
                  </pic:nvPicPr>
                  <pic:blipFill>
                    <a:blip r:embed="rId142"/>
                    <a:stretch>
                      <a:fillRect/>
                    </a:stretch>
                  </pic:blipFill>
                  <pic:spPr>
                    <a:xfrm>
                      <a:off x="0" y="0"/>
                      <a:ext cx="5191125" cy="866775"/>
                    </a:xfrm>
                    <a:prstGeom prst="rect">
                      <a:avLst/>
                    </a:prstGeom>
                  </pic:spPr>
                </pic:pic>
              </a:graphicData>
            </a:graphic>
          </wp:inline>
        </w:drawing>
      </w:r>
    </w:p>
    <w:p w14:paraId="68485D8E" w14:textId="77777777" w:rsidR="00C97CB1" w:rsidRDefault="00C97CB1" w:rsidP="00496233">
      <w:pPr>
        <w:widowControl w:val="0"/>
        <w:wordWrap w:val="0"/>
        <w:autoSpaceDE w:val="0"/>
        <w:autoSpaceDN w:val="0"/>
        <w:spacing w:after="160"/>
      </w:pPr>
    </w:p>
    <w:p w14:paraId="3AA36996" w14:textId="77777777" w:rsidR="00C97CB1" w:rsidRDefault="00C97CB1" w:rsidP="00496233">
      <w:pPr>
        <w:widowControl w:val="0"/>
        <w:wordWrap w:val="0"/>
        <w:autoSpaceDE w:val="0"/>
        <w:autoSpaceDN w:val="0"/>
        <w:spacing w:after="160"/>
      </w:pPr>
    </w:p>
    <w:p w14:paraId="3953B968" w14:textId="47B11263" w:rsidR="00C97CB1" w:rsidRDefault="00C97CB1" w:rsidP="00496233">
      <w:pPr>
        <w:widowControl w:val="0"/>
        <w:wordWrap w:val="0"/>
        <w:autoSpaceDE w:val="0"/>
        <w:autoSpaceDN w:val="0"/>
        <w:spacing w:after="160"/>
      </w:pPr>
      <w:proofErr w:type="gramStart"/>
      <w:r>
        <w:rPr>
          <w:rFonts w:hint="eastAsia"/>
        </w:rPr>
        <w:t>프로젝트명 :</w:t>
      </w:r>
      <w:proofErr w:type="gramEnd"/>
      <w:r>
        <w:rPr>
          <w:rFonts w:hint="eastAsia"/>
        </w:rPr>
        <w:t xml:space="preserve"> HelloJava</w:t>
      </w:r>
    </w:p>
    <w:p w14:paraId="07160FFF" w14:textId="77777777" w:rsidR="00C97CB1" w:rsidRDefault="00C97CB1" w:rsidP="00496233">
      <w:pPr>
        <w:widowControl w:val="0"/>
        <w:wordWrap w:val="0"/>
        <w:autoSpaceDE w:val="0"/>
        <w:autoSpaceDN w:val="0"/>
        <w:spacing w:after="160"/>
      </w:pPr>
    </w:p>
    <w:p w14:paraId="16888983" w14:textId="5E596FC8" w:rsidR="00C97CB1" w:rsidRPr="0028197A" w:rsidRDefault="00C97CB1" w:rsidP="00496233">
      <w:pPr>
        <w:widowControl w:val="0"/>
        <w:wordWrap w:val="0"/>
        <w:autoSpaceDE w:val="0"/>
        <w:autoSpaceDN w:val="0"/>
        <w:spacing w:after="160"/>
      </w:pPr>
      <w:r>
        <w:rPr>
          <w:noProof/>
        </w:rPr>
        <w:lastRenderedPageBreak/>
        <w:drawing>
          <wp:inline distT="0" distB="0" distL="0" distR="0" wp14:anchorId="28223EF9" wp14:editId="1366A64C">
            <wp:extent cx="5760720" cy="2424430"/>
            <wp:effectExtent l="0" t="0" r="0" b="0"/>
            <wp:docPr id="4317188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8896" name=""/>
                    <pic:cNvPicPr/>
                  </pic:nvPicPr>
                  <pic:blipFill>
                    <a:blip r:embed="rId143"/>
                    <a:stretch>
                      <a:fillRect/>
                    </a:stretch>
                  </pic:blipFill>
                  <pic:spPr>
                    <a:xfrm>
                      <a:off x="0" y="0"/>
                      <a:ext cx="5760720" cy="2424430"/>
                    </a:xfrm>
                    <a:prstGeom prst="rect">
                      <a:avLst/>
                    </a:prstGeom>
                  </pic:spPr>
                </pic:pic>
              </a:graphicData>
            </a:graphic>
          </wp:inline>
        </w:drawing>
      </w:r>
    </w:p>
    <w:p w14:paraId="2A670440" w14:textId="64068082" w:rsidR="00496233" w:rsidRPr="0028197A" w:rsidRDefault="00496233" w:rsidP="00496233">
      <w:pPr>
        <w:widowControl w:val="0"/>
        <w:wordWrap w:val="0"/>
        <w:autoSpaceDE w:val="0"/>
        <w:autoSpaceDN w:val="0"/>
        <w:spacing w:after="160"/>
      </w:pPr>
    </w:p>
    <w:p w14:paraId="4D1ACE29" w14:textId="77777777" w:rsidR="00496233" w:rsidRPr="0028197A" w:rsidRDefault="00496233" w:rsidP="00496233">
      <w:pPr>
        <w:widowControl w:val="0"/>
        <w:wordWrap w:val="0"/>
        <w:autoSpaceDE w:val="0"/>
        <w:autoSpaceDN w:val="0"/>
        <w:spacing w:after="160"/>
      </w:pPr>
      <w:r w:rsidRPr="0028197A">
        <w:t xml:space="preserve">VS code가 친절하게 새로운 창을 </w:t>
      </w:r>
      <w:proofErr w:type="gramStart"/>
      <w:r w:rsidRPr="0028197A">
        <w:t>켜준다 !!</w:t>
      </w:r>
      <w:proofErr w:type="gramEnd"/>
    </w:p>
    <w:p w14:paraId="1863DC9B" w14:textId="1B766B60" w:rsidR="00496233" w:rsidRPr="0028197A" w:rsidRDefault="00C97CB1" w:rsidP="00496233">
      <w:pPr>
        <w:widowControl w:val="0"/>
        <w:wordWrap w:val="0"/>
        <w:autoSpaceDE w:val="0"/>
        <w:autoSpaceDN w:val="0"/>
        <w:spacing w:after="160"/>
      </w:pPr>
      <w:r>
        <w:rPr>
          <w:noProof/>
        </w:rPr>
        <w:drawing>
          <wp:inline distT="0" distB="0" distL="0" distR="0" wp14:anchorId="29021400" wp14:editId="4DBFBC03">
            <wp:extent cx="5760720" cy="3042920"/>
            <wp:effectExtent l="0" t="0" r="0" b="0"/>
            <wp:docPr id="4959450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5084" name=""/>
                    <pic:cNvPicPr/>
                  </pic:nvPicPr>
                  <pic:blipFill>
                    <a:blip r:embed="rId144"/>
                    <a:stretch>
                      <a:fillRect/>
                    </a:stretch>
                  </pic:blipFill>
                  <pic:spPr>
                    <a:xfrm>
                      <a:off x="0" y="0"/>
                      <a:ext cx="5760720" cy="3042920"/>
                    </a:xfrm>
                    <a:prstGeom prst="rect">
                      <a:avLst/>
                    </a:prstGeom>
                  </pic:spPr>
                </pic:pic>
              </a:graphicData>
            </a:graphic>
          </wp:inline>
        </w:drawing>
      </w:r>
    </w:p>
    <w:p w14:paraId="4F6ACF01" w14:textId="453D500F" w:rsidR="00496233" w:rsidRPr="0028197A" w:rsidRDefault="00496233" w:rsidP="00496233">
      <w:pPr>
        <w:widowControl w:val="0"/>
        <w:wordWrap w:val="0"/>
        <w:autoSpaceDE w:val="0"/>
        <w:autoSpaceDN w:val="0"/>
        <w:spacing w:after="160"/>
      </w:pPr>
      <w:r w:rsidRPr="0028197A">
        <w:t>App.java 클릭</w:t>
      </w:r>
    </w:p>
    <w:p w14:paraId="01E4F5EE" w14:textId="251C2ED4" w:rsidR="00496233" w:rsidRPr="0028197A" w:rsidRDefault="00496233" w:rsidP="00496233">
      <w:pPr>
        <w:widowControl w:val="0"/>
        <w:wordWrap w:val="0"/>
        <w:autoSpaceDE w:val="0"/>
        <w:autoSpaceDN w:val="0"/>
        <w:spacing w:after="160"/>
      </w:pPr>
    </w:p>
    <w:p w14:paraId="47BB683A" w14:textId="77777777" w:rsidR="00496233" w:rsidRDefault="00496233" w:rsidP="00496233">
      <w:pPr>
        <w:widowControl w:val="0"/>
        <w:wordWrap w:val="0"/>
        <w:autoSpaceDE w:val="0"/>
        <w:autoSpaceDN w:val="0"/>
        <w:spacing w:after="160"/>
      </w:pPr>
      <w:r w:rsidRPr="0028197A">
        <w:t>F5 클릭하면 Hello, World! </w:t>
      </w:r>
      <w:proofErr w:type="gramStart"/>
      <w:r w:rsidRPr="0028197A">
        <w:t>출력된다 !</w:t>
      </w:r>
      <w:proofErr w:type="gramEnd"/>
      <w:r w:rsidRPr="0028197A">
        <w:t xml:space="preserve"> !</w:t>
      </w:r>
    </w:p>
    <w:p w14:paraId="00DD5A60" w14:textId="77777777" w:rsidR="00C97CB1" w:rsidRDefault="00C97CB1" w:rsidP="00496233">
      <w:pPr>
        <w:widowControl w:val="0"/>
        <w:wordWrap w:val="0"/>
        <w:autoSpaceDE w:val="0"/>
        <w:autoSpaceDN w:val="0"/>
        <w:spacing w:after="160"/>
      </w:pPr>
    </w:p>
    <w:p w14:paraId="4A5213DA" w14:textId="79DAEB9B" w:rsidR="00C97CB1" w:rsidRPr="0028197A" w:rsidRDefault="00C97CB1" w:rsidP="00496233">
      <w:pPr>
        <w:widowControl w:val="0"/>
        <w:wordWrap w:val="0"/>
        <w:autoSpaceDE w:val="0"/>
        <w:autoSpaceDN w:val="0"/>
        <w:spacing w:after="160"/>
      </w:pPr>
      <w:r>
        <w:rPr>
          <w:noProof/>
        </w:rPr>
        <w:lastRenderedPageBreak/>
        <w:drawing>
          <wp:inline distT="0" distB="0" distL="0" distR="0" wp14:anchorId="5E8D9F21" wp14:editId="44C71923">
            <wp:extent cx="5760720" cy="2616200"/>
            <wp:effectExtent l="0" t="0" r="0" b="0"/>
            <wp:docPr id="16198769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6986" name=""/>
                    <pic:cNvPicPr/>
                  </pic:nvPicPr>
                  <pic:blipFill>
                    <a:blip r:embed="rId145"/>
                    <a:stretch>
                      <a:fillRect/>
                    </a:stretch>
                  </pic:blipFill>
                  <pic:spPr>
                    <a:xfrm>
                      <a:off x="0" y="0"/>
                      <a:ext cx="5760720" cy="2616200"/>
                    </a:xfrm>
                    <a:prstGeom prst="rect">
                      <a:avLst/>
                    </a:prstGeom>
                  </pic:spPr>
                </pic:pic>
              </a:graphicData>
            </a:graphic>
          </wp:inline>
        </w:drawing>
      </w:r>
    </w:p>
    <w:p w14:paraId="7B9A5ED2" w14:textId="5C352F82" w:rsidR="00496233" w:rsidRDefault="00496233" w:rsidP="00496233">
      <w:pPr>
        <w:widowControl w:val="0"/>
        <w:wordWrap w:val="0"/>
        <w:autoSpaceDE w:val="0"/>
        <w:autoSpaceDN w:val="0"/>
        <w:spacing w:after="160"/>
      </w:pPr>
    </w:p>
    <w:p w14:paraId="7C17EEE6" w14:textId="77777777" w:rsidR="00C97CB1" w:rsidRDefault="00C97CB1" w:rsidP="00496233">
      <w:pPr>
        <w:widowControl w:val="0"/>
        <w:wordWrap w:val="0"/>
        <w:autoSpaceDE w:val="0"/>
        <w:autoSpaceDN w:val="0"/>
        <w:spacing w:after="160"/>
      </w:pPr>
    </w:p>
    <w:p w14:paraId="2FBD9DD1" w14:textId="5195E647" w:rsidR="00C97CB1" w:rsidRDefault="00E03DD6" w:rsidP="00496233">
      <w:pPr>
        <w:widowControl w:val="0"/>
        <w:wordWrap w:val="0"/>
        <w:autoSpaceDE w:val="0"/>
        <w:autoSpaceDN w:val="0"/>
        <w:spacing w:after="160"/>
      </w:pPr>
      <w:r>
        <w:rPr>
          <w:noProof/>
        </w:rPr>
        <w:drawing>
          <wp:inline distT="0" distB="0" distL="0" distR="0" wp14:anchorId="7EB012AC" wp14:editId="4B0C78D7">
            <wp:extent cx="5760720" cy="3206115"/>
            <wp:effectExtent l="0" t="0" r="0" b="0"/>
            <wp:docPr id="1970768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897" name=""/>
                    <pic:cNvPicPr/>
                  </pic:nvPicPr>
                  <pic:blipFill>
                    <a:blip r:embed="rId146"/>
                    <a:stretch>
                      <a:fillRect/>
                    </a:stretch>
                  </pic:blipFill>
                  <pic:spPr>
                    <a:xfrm>
                      <a:off x="0" y="0"/>
                      <a:ext cx="5760720" cy="3206115"/>
                    </a:xfrm>
                    <a:prstGeom prst="rect">
                      <a:avLst/>
                    </a:prstGeom>
                  </pic:spPr>
                </pic:pic>
              </a:graphicData>
            </a:graphic>
          </wp:inline>
        </w:drawing>
      </w:r>
    </w:p>
    <w:p w14:paraId="2002E72F" w14:textId="77777777" w:rsidR="00C97CB1" w:rsidRDefault="00C97CB1" w:rsidP="00496233">
      <w:pPr>
        <w:widowControl w:val="0"/>
        <w:wordWrap w:val="0"/>
        <w:autoSpaceDE w:val="0"/>
        <w:autoSpaceDN w:val="0"/>
        <w:spacing w:after="160"/>
      </w:pPr>
    </w:p>
    <w:p w14:paraId="03C9848E" w14:textId="77777777" w:rsidR="00C97CB1" w:rsidRDefault="00C97CB1" w:rsidP="00496233">
      <w:pPr>
        <w:widowControl w:val="0"/>
        <w:wordWrap w:val="0"/>
        <w:autoSpaceDE w:val="0"/>
        <w:autoSpaceDN w:val="0"/>
        <w:spacing w:after="160"/>
      </w:pPr>
    </w:p>
    <w:p w14:paraId="3F4D13DA" w14:textId="77777777" w:rsidR="00C97CB1" w:rsidRPr="0028197A" w:rsidRDefault="00C97CB1" w:rsidP="00496233">
      <w:pPr>
        <w:widowControl w:val="0"/>
        <w:wordWrap w:val="0"/>
        <w:autoSpaceDE w:val="0"/>
        <w:autoSpaceDN w:val="0"/>
        <w:spacing w:after="160"/>
      </w:pPr>
    </w:p>
    <w:p w14:paraId="6C34A8C1" w14:textId="77777777" w:rsidR="00496233" w:rsidRPr="0028197A" w:rsidRDefault="00496233" w:rsidP="00496233">
      <w:pPr>
        <w:widowControl w:val="0"/>
        <w:wordWrap w:val="0"/>
        <w:autoSpaceDE w:val="0"/>
        <w:autoSpaceDN w:val="0"/>
        <w:spacing w:after="160"/>
        <w:rPr>
          <w:b/>
          <w:bCs/>
        </w:rPr>
      </w:pPr>
      <w:r w:rsidRPr="0028197A">
        <w:rPr>
          <w:b/>
          <w:bCs/>
        </w:rPr>
        <w:t>Maven 환경 설정</w:t>
      </w:r>
    </w:p>
    <w:p w14:paraId="3B3AE7BA" w14:textId="77777777" w:rsidR="00496233" w:rsidRPr="0028197A" w:rsidRDefault="00496233" w:rsidP="00496233">
      <w:pPr>
        <w:widowControl w:val="0"/>
        <w:wordWrap w:val="0"/>
        <w:autoSpaceDE w:val="0"/>
        <w:autoSpaceDN w:val="0"/>
        <w:spacing w:after="160"/>
      </w:pPr>
      <w:r w:rsidRPr="0028197A">
        <w:t>VSCode에서 Maven을 사용하기 위해서 별도의 설치가 필요하다.</w:t>
      </w:r>
    </w:p>
    <w:p w14:paraId="5DD8AEE6" w14:textId="77777777" w:rsidR="00496233" w:rsidRPr="0028197A" w:rsidRDefault="00496233" w:rsidP="00496233">
      <w:pPr>
        <w:widowControl w:val="0"/>
        <w:wordWrap w:val="0"/>
        <w:autoSpaceDE w:val="0"/>
        <w:autoSpaceDN w:val="0"/>
        <w:spacing w:after="160"/>
      </w:pPr>
      <w:hyperlink r:id="rId147" w:history="1">
        <w:r w:rsidRPr="0028197A">
          <w:rPr>
            <w:rStyle w:val="aff2"/>
          </w:rPr>
          <w:t>https://maven.apache.org/</w:t>
        </w:r>
      </w:hyperlink>
    </w:p>
    <w:p w14:paraId="5CBA8FB6" w14:textId="1B089D0A" w:rsidR="00496233" w:rsidRPr="0028197A" w:rsidRDefault="000B3B3C" w:rsidP="00496233">
      <w:pPr>
        <w:widowControl w:val="0"/>
        <w:wordWrap w:val="0"/>
        <w:autoSpaceDE w:val="0"/>
        <w:autoSpaceDN w:val="0"/>
        <w:spacing w:after="160"/>
      </w:pPr>
      <w:r>
        <w:rPr>
          <w:noProof/>
        </w:rPr>
        <w:lastRenderedPageBreak/>
        <w:drawing>
          <wp:inline distT="0" distB="0" distL="0" distR="0" wp14:anchorId="347D495F" wp14:editId="7BC4288A">
            <wp:extent cx="5760720" cy="2863850"/>
            <wp:effectExtent l="0" t="0" r="0" b="0"/>
            <wp:docPr id="14710405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40562" name=""/>
                    <pic:cNvPicPr/>
                  </pic:nvPicPr>
                  <pic:blipFill>
                    <a:blip r:embed="rId148"/>
                    <a:stretch>
                      <a:fillRect/>
                    </a:stretch>
                  </pic:blipFill>
                  <pic:spPr>
                    <a:xfrm>
                      <a:off x="0" y="0"/>
                      <a:ext cx="5760720" cy="2863850"/>
                    </a:xfrm>
                    <a:prstGeom prst="rect">
                      <a:avLst/>
                    </a:prstGeom>
                  </pic:spPr>
                </pic:pic>
              </a:graphicData>
            </a:graphic>
          </wp:inline>
        </w:drawing>
      </w:r>
    </w:p>
    <w:p w14:paraId="7C281101" w14:textId="77777777" w:rsidR="00496233" w:rsidRPr="0028197A" w:rsidRDefault="00496233" w:rsidP="00496233">
      <w:pPr>
        <w:widowControl w:val="0"/>
        <w:wordWrap w:val="0"/>
        <w:autoSpaceDE w:val="0"/>
        <w:autoSpaceDN w:val="0"/>
        <w:spacing w:after="160"/>
      </w:pPr>
      <w:r w:rsidRPr="0028197A">
        <w:t>Maven 홈페이지 들어간 후 Download 클릭</w:t>
      </w:r>
    </w:p>
    <w:p w14:paraId="2821560A" w14:textId="6D9168FF" w:rsidR="00496233" w:rsidRPr="0028197A" w:rsidRDefault="00A647D9" w:rsidP="00496233">
      <w:pPr>
        <w:widowControl w:val="0"/>
        <w:wordWrap w:val="0"/>
        <w:autoSpaceDE w:val="0"/>
        <w:autoSpaceDN w:val="0"/>
        <w:spacing w:after="160"/>
      </w:pPr>
      <w:r w:rsidRPr="00A647D9">
        <w:rPr>
          <w:noProof/>
        </w:rPr>
        <w:drawing>
          <wp:inline distT="0" distB="0" distL="0" distR="0" wp14:anchorId="7E75EC41" wp14:editId="4BBD1CD2">
            <wp:extent cx="5760720" cy="3017520"/>
            <wp:effectExtent l="0" t="0" r="0" b="0"/>
            <wp:docPr id="14890201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0119" name=""/>
                    <pic:cNvPicPr/>
                  </pic:nvPicPr>
                  <pic:blipFill>
                    <a:blip r:embed="rId149"/>
                    <a:stretch>
                      <a:fillRect/>
                    </a:stretch>
                  </pic:blipFill>
                  <pic:spPr>
                    <a:xfrm>
                      <a:off x="0" y="0"/>
                      <a:ext cx="5760720" cy="3017520"/>
                    </a:xfrm>
                    <a:prstGeom prst="rect">
                      <a:avLst/>
                    </a:prstGeom>
                  </pic:spPr>
                </pic:pic>
              </a:graphicData>
            </a:graphic>
          </wp:inline>
        </w:drawing>
      </w:r>
    </w:p>
    <w:p w14:paraId="21EE8F15" w14:textId="573F5CD3" w:rsidR="00496233" w:rsidRPr="0028197A" w:rsidRDefault="00A647D9" w:rsidP="00496233">
      <w:pPr>
        <w:widowControl w:val="0"/>
        <w:wordWrap w:val="0"/>
        <w:autoSpaceDE w:val="0"/>
        <w:autoSpaceDN w:val="0"/>
        <w:spacing w:after="160"/>
      </w:pPr>
      <w:r w:rsidRPr="00A647D9">
        <w:t>Binary zip archive</w:t>
      </w:r>
      <w:r w:rsidRPr="00A647D9">
        <w:tab/>
        <w:t>apache-maven-3.9.15-bin.zip</w:t>
      </w:r>
      <w:r>
        <w:rPr>
          <w:rFonts w:hint="eastAsia"/>
        </w:rPr>
        <w:t xml:space="preserve"> </w:t>
      </w:r>
      <w:r w:rsidR="00496233" w:rsidRPr="0028197A">
        <w:t>클릭</w:t>
      </w:r>
      <w:r w:rsidR="00496233" w:rsidRPr="0028197A">
        <w:br/>
      </w:r>
    </w:p>
    <w:p w14:paraId="57F3DD1D" w14:textId="7B2E03A9" w:rsidR="00496233" w:rsidRPr="0028197A" w:rsidRDefault="00A647D9" w:rsidP="00496233">
      <w:pPr>
        <w:widowControl w:val="0"/>
        <w:wordWrap w:val="0"/>
        <w:autoSpaceDE w:val="0"/>
        <w:autoSpaceDN w:val="0"/>
        <w:spacing w:after="160"/>
      </w:pPr>
      <w:r>
        <w:rPr>
          <w:noProof/>
        </w:rPr>
        <w:lastRenderedPageBreak/>
        <w:drawing>
          <wp:inline distT="0" distB="0" distL="0" distR="0" wp14:anchorId="2F4F6F2B" wp14:editId="1568995E">
            <wp:extent cx="1571625" cy="2238375"/>
            <wp:effectExtent l="0" t="0" r="9525" b="9525"/>
            <wp:docPr id="8390474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47460" name=""/>
                    <pic:cNvPicPr/>
                  </pic:nvPicPr>
                  <pic:blipFill>
                    <a:blip r:embed="rId150"/>
                    <a:stretch>
                      <a:fillRect/>
                    </a:stretch>
                  </pic:blipFill>
                  <pic:spPr>
                    <a:xfrm>
                      <a:off x="0" y="0"/>
                      <a:ext cx="1571625" cy="2238375"/>
                    </a:xfrm>
                    <a:prstGeom prst="rect">
                      <a:avLst/>
                    </a:prstGeom>
                  </pic:spPr>
                </pic:pic>
              </a:graphicData>
            </a:graphic>
          </wp:inline>
        </w:drawing>
      </w:r>
    </w:p>
    <w:p w14:paraId="41767C20" w14:textId="77777777" w:rsidR="00496233" w:rsidRPr="0028197A" w:rsidRDefault="00496233" w:rsidP="00496233">
      <w:pPr>
        <w:widowControl w:val="0"/>
        <w:wordWrap w:val="0"/>
        <w:autoSpaceDE w:val="0"/>
        <w:autoSpaceDN w:val="0"/>
        <w:spacing w:after="160"/>
      </w:pPr>
      <w:r w:rsidRPr="0028197A">
        <w:t>3.8.1 version 클릭</w:t>
      </w:r>
    </w:p>
    <w:p w14:paraId="1BFDF1B6" w14:textId="77777777" w:rsidR="00496233" w:rsidRPr="0028197A" w:rsidRDefault="00496233" w:rsidP="00496233">
      <w:pPr>
        <w:widowControl w:val="0"/>
        <w:wordWrap w:val="0"/>
        <w:autoSpaceDE w:val="0"/>
        <w:autoSpaceDN w:val="0"/>
        <w:spacing w:after="160"/>
      </w:pPr>
      <w:r w:rsidRPr="0028197A">
        <w:t>파일 풀기</w:t>
      </w:r>
    </w:p>
    <w:p w14:paraId="3F8B3F20" w14:textId="2B4AE949" w:rsidR="00496233" w:rsidRPr="0028197A" w:rsidRDefault="00A647D9" w:rsidP="00496233">
      <w:pPr>
        <w:widowControl w:val="0"/>
        <w:wordWrap w:val="0"/>
        <w:autoSpaceDE w:val="0"/>
        <w:autoSpaceDN w:val="0"/>
        <w:spacing w:after="160"/>
      </w:pPr>
      <w:r>
        <w:rPr>
          <w:noProof/>
        </w:rPr>
        <w:drawing>
          <wp:inline distT="0" distB="0" distL="0" distR="0" wp14:anchorId="73E45DE6" wp14:editId="1AF32C3B">
            <wp:extent cx="4543425" cy="2676525"/>
            <wp:effectExtent l="0" t="0" r="9525" b="9525"/>
            <wp:docPr id="20274724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2480" name=""/>
                    <pic:cNvPicPr/>
                  </pic:nvPicPr>
                  <pic:blipFill>
                    <a:blip r:embed="rId151"/>
                    <a:stretch>
                      <a:fillRect/>
                    </a:stretch>
                  </pic:blipFill>
                  <pic:spPr>
                    <a:xfrm>
                      <a:off x="0" y="0"/>
                      <a:ext cx="4543425" cy="2676525"/>
                    </a:xfrm>
                    <a:prstGeom prst="rect">
                      <a:avLst/>
                    </a:prstGeom>
                  </pic:spPr>
                </pic:pic>
              </a:graphicData>
            </a:graphic>
          </wp:inline>
        </w:drawing>
      </w:r>
      <w:r>
        <w:rPr>
          <w:noProof/>
        </w:rPr>
        <w:drawing>
          <wp:inline distT="0" distB="0" distL="0" distR="0" wp14:anchorId="31F0B763" wp14:editId="7AB81153">
            <wp:extent cx="3629025" cy="1933575"/>
            <wp:effectExtent l="0" t="0" r="9525" b="9525"/>
            <wp:docPr id="9069787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8746" name=""/>
                    <pic:cNvPicPr/>
                  </pic:nvPicPr>
                  <pic:blipFill>
                    <a:blip r:embed="rId152"/>
                    <a:stretch>
                      <a:fillRect/>
                    </a:stretch>
                  </pic:blipFill>
                  <pic:spPr>
                    <a:xfrm>
                      <a:off x="0" y="0"/>
                      <a:ext cx="3629025" cy="1933575"/>
                    </a:xfrm>
                    <a:prstGeom prst="rect">
                      <a:avLst/>
                    </a:prstGeom>
                  </pic:spPr>
                </pic:pic>
              </a:graphicData>
            </a:graphic>
          </wp:inline>
        </w:drawing>
      </w:r>
      <w:r w:rsidR="00496233" w:rsidRPr="0028197A">
        <w:t>환경 변수 클릭</w:t>
      </w:r>
    </w:p>
    <w:p w14:paraId="5C017FFF" w14:textId="77777777" w:rsidR="00496233" w:rsidRPr="0028197A" w:rsidRDefault="00496233" w:rsidP="00496233">
      <w:pPr>
        <w:widowControl w:val="0"/>
        <w:wordWrap w:val="0"/>
        <w:autoSpaceDE w:val="0"/>
        <w:autoSpaceDN w:val="0"/>
        <w:spacing w:after="160"/>
      </w:pPr>
      <w:r w:rsidRPr="0028197A">
        <w:rPr>
          <w:noProof/>
        </w:rPr>
        <w:lastRenderedPageBreak/>
        <w:drawing>
          <wp:inline distT="0" distB="0" distL="0" distR="0" wp14:anchorId="762D181C" wp14:editId="3B02E9ED">
            <wp:extent cx="5731510" cy="5590540"/>
            <wp:effectExtent l="0" t="0" r="2540" b="0"/>
            <wp:docPr id="2128594254" name="그림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31510" cy="5590540"/>
                    </a:xfrm>
                    <a:prstGeom prst="rect">
                      <a:avLst/>
                    </a:prstGeom>
                    <a:noFill/>
                    <a:ln>
                      <a:noFill/>
                    </a:ln>
                  </pic:spPr>
                </pic:pic>
              </a:graphicData>
            </a:graphic>
          </wp:inline>
        </w:drawing>
      </w:r>
    </w:p>
    <w:p w14:paraId="40983D84" w14:textId="77777777" w:rsidR="00496233" w:rsidRPr="0028197A" w:rsidRDefault="00496233" w:rsidP="00496233">
      <w:pPr>
        <w:widowControl w:val="0"/>
        <w:wordWrap w:val="0"/>
        <w:autoSpaceDE w:val="0"/>
        <w:autoSpaceDN w:val="0"/>
        <w:spacing w:after="160"/>
      </w:pPr>
      <w:r w:rsidRPr="0028197A">
        <w:t>시스템 변수 - 편집 클릭</w:t>
      </w:r>
    </w:p>
    <w:p w14:paraId="361C3084" w14:textId="24FC078A" w:rsidR="00496233" w:rsidRDefault="00A647D9" w:rsidP="00496233">
      <w:pPr>
        <w:widowControl w:val="0"/>
        <w:wordWrap w:val="0"/>
        <w:autoSpaceDE w:val="0"/>
        <w:autoSpaceDN w:val="0"/>
        <w:spacing w:after="160"/>
      </w:pPr>
      <w:r>
        <w:rPr>
          <w:noProof/>
        </w:rPr>
        <w:drawing>
          <wp:inline distT="0" distB="0" distL="0" distR="0" wp14:anchorId="73B9F4A0" wp14:editId="47F2C56D">
            <wp:extent cx="5760720" cy="1455420"/>
            <wp:effectExtent l="0" t="0" r="0" b="0"/>
            <wp:docPr id="8886975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97502" name=""/>
                    <pic:cNvPicPr/>
                  </pic:nvPicPr>
                  <pic:blipFill>
                    <a:blip r:embed="rId154"/>
                    <a:stretch>
                      <a:fillRect/>
                    </a:stretch>
                  </pic:blipFill>
                  <pic:spPr>
                    <a:xfrm>
                      <a:off x="0" y="0"/>
                      <a:ext cx="5760720" cy="1455420"/>
                    </a:xfrm>
                    <a:prstGeom prst="rect">
                      <a:avLst/>
                    </a:prstGeom>
                  </pic:spPr>
                </pic:pic>
              </a:graphicData>
            </a:graphic>
          </wp:inline>
        </w:drawing>
      </w:r>
    </w:p>
    <w:p w14:paraId="7E7D11D2" w14:textId="77777777" w:rsidR="00A647D9" w:rsidRDefault="00A647D9" w:rsidP="00496233">
      <w:pPr>
        <w:widowControl w:val="0"/>
        <w:wordWrap w:val="0"/>
        <w:autoSpaceDE w:val="0"/>
        <w:autoSpaceDN w:val="0"/>
        <w:spacing w:after="160"/>
      </w:pPr>
    </w:p>
    <w:p w14:paraId="68412B3E" w14:textId="2AC599D0" w:rsidR="00A647D9" w:rsidRDefault="00A647D9" w:rsidP="00496233">
      <w:pPr>
        <w:widowControl w:val="0"/>
        <w:wordWrap w:val="0"/>
        <w:autoSpaceDE w:val="0"/>
        <w:autoSpaceDN w:val="0"/>
        <w:spacing w:after="160"/>
      </w:pPr>
      <w:r>
        <w:rPr>
          <w:noProof/>
        </w:rPr>
        <w:lastRenderedPageBreak/>
        <w:drawing>
          <wp:inline distT="0" distB="0" distL="0" distR="0" wp14:anchorId="79AA9A79" wp14:editId="20F512F6">
            <wp:extent cx="5019675" cy="4772025"/>
            <wp:effectExtent l="0" t="0" r="9525" b="9525"/>
            <wp:docPr id="15309275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27553" name=""/>
                    <pic:cNvPicPr/>
                  </pic:nvPicPr>
                  <pic:blipFill>
                    <a:blip r:embed="rId155"/>
                    <a:stretch>
                      <a:fillRect/>
                    </a:stretch>
                  </pic:blipFill>
                  <pic:spPr>
                    <a:xfrm>
                      <a:off x="0" y="0"/>
                      <a:ext cx="5019675" cy="4772025"/>
                    </a:xfrm>
                    <a:prstGeom prst="rect">
                      <a:avLst/>
                    </a:prstGeom>
                  </pic:spPr>
                </pic:pic>
              </a:graphicData>
            </a:graphic>
          </wp:inline>
        </w:drawing>
      </w:r>
    </w:p>
    <w:p w14:paraId="4CC00668" w14:textId="77777777" w:rsidR="00A647D9" w:rsidRPr="0028197A" w:rsidRDefault="00A647D9" w:rsidP="00496233">
      <w:pPr>
        <w:widowControl w:val="0"/>
        <w:wordWrap w:val="0"/>
        <w:autoSpaceDE w:val="0"/>
        <w:autoSpaceDN w:val="0"/>
        <w:spacing w:after="160"/>
      </w:pPr>
    </w:p>
    <w:p w14:paraId="727E0BCC" w14:textId="77777777" w:rsidR="00496233" w:rsidRPr="0028197A" w:rsidRDefault="00496233" w:rsidP="00496233">
      <w:pPr>
        <w:widowControl w:val="0"/>
        <w:wordWrap w:val="0"/>
        <w:autoSpaceDE w:val="0"/>
        <w:autoSpaceDN w:val="0"/>
        <w:spacing w:after="160"/>
      </w:pPr>
      <w:r w:rsidRPr="0028197A">
        <w:t>cmd에 mvn -version 입력으로 제대로 설정되었는지 확인!!</w:t>
      </w:r>
    </w:p>
    <w:p w14:paraId="689774C3" w14:textId="78F60849" w:rsidR="00496233" w:rsidRPr="0028197A" w:rsidRDefault="00A647D9" w:rsidP="00496233">
      <w:pPr>
        <w:widowControl w:val="0"/>
        <w:wordWrap w:val="0"/>
        <w:autoSpaceDE w:val="0"/>
        <w:autoSpaceDN w:val="0"/>
        <w:spacing w:after="160"/>
      </w:pPr>
      <w:r>
        <w:rPr>
          <w:noProof/>
        </w:rPr>
        <w:drawing>
          <wp:inline distT="0" distB="0" distL="0" distR="0" wp14:anchorId="11A8DC2C" wp14:editId="4B5A86B8">
            <wp:extent cx="5760720" cy="3012440"/>
            <wp:effectExtent l="0" t="0" r="0" b="0"/>
            <wp:docPr id="17982382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8275" name=""/>
                    <pic:cNvPicPr/>
                  </pic:nvPicPr>
                  <pic:blipFill>
                    <a:blip r:embed="rId156"/>
                    <a:stretch>
                      <a:fillRect/>
                    </a:stretch>
                  </pic:blipFill>
                  <pic:spPr>
                    <a:xfrm>
                      <a:off x="0" y="0"/>
                      <a:ext cx="5760720" cy="3012440"/>
                    </a:xfrm>
                    <a:prstGeom prst="rect">
                      <a:avLst/>
                    </a:prstGeom>
                  </pic:spPr>
                </pic:pic>
              </a:graphicData>
            </a:graphic>
          </wp:inline>
        </w:drawing>
      </w:r>
    </w:p>
    <w:p w14:paraId="15674D29" w14:textId="77777777" w:rsidR="00496233" w:rsidRPr="0028197A" w:rsidRDefault="00000000" w:rsidP="00496233">
      <w:pPr>
        <w:widowControl w:val="0"/>
        <w:wordWrap w:val="0"/>
        <w:autoSpaceDE w:val="0"/>
        <w:autoSpaceDN w:val="0"/>
        <w:spacing w:after="160"/>
      </w:pPr>
      <w:r>
        <w:lastRenderedPageBreak/>
        <w:pict w14:anchorId="7F2E9C48">
          <v:rect id="_x0000_i1030" style="width:8in;height:.75pt" o:hrpct="0" o:hralign="center" o:hrstd="t" o:hr="t" fillcolor="#a0a0a0" stroked="f"/>
        </w:pict>
      </w:r>
    </w:p>
    <w:p w14:paraId="3707DC16" w14:textId="77777777" w:rsidR="00496233" w:rsidRDefault="00496233" w:rsidP="00496233">
      <w:pPr>
        <w:widowControl w:val="0"/>
        <w:wordWrap w:val="0"/>
        <w:autoSpaceDE w:val="0"/>
        <w:autoSpaceDN w:val="0"/>
        <w:spacing w:after="160"/>
        <w:rPr>
          <w:b/>
          <w:bCs/>
        </w:rPr>
      </w:pPr>
      <w:r w:rsidRPr="0028197A">
        <w:rPr>
          <w:b/>
          <w:bCs/>
        </w:rPr>
        <w:t>VS code - maven 프로젝트 생성</w:t>
      </w:r>
    </w:p>
    <w:p w14:paraId="28021C08" w14:textId="77777777" w:rsidR="000F6E1E" w:rsidRDefault="000F6E1E" w:rsidP="00496233">
      <w:pPr>
        <w:widowControl w:val="0"/>
        <w:wordWrap w:val="0"/>
        <w:autoSpaceDE w:val="0"/>
        <w:autoSpaceDN w:val="0"/>
        <w:spacing w:after="160"/>
        <w:rPr>
          <w:b/>
          <w:bCs/>
        </w:rPr>
      </w:pPr>
    </w:p>
    <w:p w14:paraId="7FACE9BF" w14:textId="77777777" w:rsidR="000F6E1E" w:rsidRPr="000F6E1E" w:rsidRDefault="000F6E1E" w:rsidP="000F6E1E">
      <w:pPr>
        <w:widowControl w:val="0"/>
        <w:wordWrap w:val="0"/>
        <w:autoSpaceDE w:val="0"/>
        <w:autoSpaceDN w:val="0"/>
        <w:spacing w:after="160"/>
        <w:rPr>
          <w:b/>
          <w:bCs/>
        </w:rPr>
      </w:pPr>
      <w:r w:rsidRPr="000F6E1E">
        <w:rPr>
          <w:b/>
          <w:bCs/>
        </w:rPr>
        <w:t>VS Code 왼쪽에서 Open Folder</w:t>
      </w:r>
    </w:p>
    <w:p w14:paraId="27902EF0" w14:textId="51E7B053" w:rsidR="000F6E1E" w:rsidRPr="000F6E1E" w:rsidRDefault="000F6E1E" w:rsidP="000F6E1E">
      <w:pPr>
        <w:widowControl w:val="0"/>
        <w:wordWrap w:val="0"/>
        <w:autoSpaceDE w:val="0"/>
        <w:autoSpaceDN w:val="0"/>
        <w:spacing w:after="160"/>
        <w:rPr>
          <w:b/>
          <w:bCs/>
        </w:rPr>
      </w:pPr>
      <w:r w:rsidRPr="000F6E1E">
        <w:rPr>
          <w:b/>
          <w:bCs/>
        </w:rPr>
        <w:t xml:space="preserve">C:\DEV </w:t>
      </w:r>
    </w:p>
    <w:p w14:paraId="61656C0D" w14:textId="77777777" w:rsidR="000F6E1E" w:rsidRPr="000F6E1E" w:rsidRDefault="000F6E1E" w:rsidP="000F6E1E">
      <w:pPr>
        <w:widowControl w:val="0"/>
        <w:wordWrap w:val="0"/>
        <w:autoSpaceDE w:val="0"/>
        <w:autoSpaceDN w:val="0"/>
        <w:spacing w:after="160"/>
        <w:rPr>
          <w:b/>
          <w:bCs/>
        </w:rPr>
      </w:pPr>
      <w:r w:rsidRPr="000F6E1E">
        <w:rPr>
          <w:rFonts w:hint="eastAsia"/>
          <w:b/>
          <w:bCs/>
        </w:rPr>
        <w:t>그</w:t>
      </w:r>
      <w:r w:rsidRPr="000F6E1E">
        <w:rPr>
          <w:b/>
          <w:bCs/>
        </w:rPr>
        <w:t xml:space="preserve"> 상태에서 다시 Java/Maven 프로젝트 생성</w:t>
      </w:r>
    </w:p>
    <w:p w14:paraId="0AEF17C7" w14:textId="77777777" w:rsidR="000F6E1E" w:rsidRPr="000F6E1E" w:rsidRDefault="000F6E1E" w:rsidP="000F6E1E">
      <w:pPr>
        <w:widowControl w:val="0"/>
        <w:wordWrap w:val="0"/>
        <w:autoSpaceDE w:val="0"/>
        <w:autoSpaceDN w:val="0"/>
        <w:spacing w:after="160"/>
        <w:rPr>
          <w:b/>
          <w:bCs/>
        </w:rPr>
      </w:pPr>
    </w:p>
    <w:p w14:paraId="0A1A8DBF" w14:textId="77777777" w:rsidR="000F6E1E" w:rsidRPr="000F6E1E" w:rsidRDefault="000F6E1E" w:rsidP="000F6E1E">
      <w:pPr>
        <w:widowControl w:val="0"/>
        <w:wordWrap w:val="0"/>
        <w:autoSpaceDE w:val="0"/>
        <w:autoSpaceDN w:val="0"/>
        <w:spacing w:after="160"/>
        <w:rPr>
          <w:b/>
          <w:bCs/>
        </w:rPr>
      </w:pPr>
    </w:p>
    <w:p w14:paraId="449E7456" w14:textId="4D985F55" w:rsidR="009E7288" w:rsidRPr="0028197A" w:rsidRDefault="009E7288" w:rsidP="00496233">
      <w:pPr>
        <w:widowControl w:val="0"/>
        <w:wordWrap w:val="0"/>
        <w:autoSpaceDE w:val="0"/>
        <w:autoSpaceDN w:val="0"/>
        <w:spacing w:after="160"/>
        <w:rPr>
          <w:b/>
          <w:bCs/>
        </w:rPr>
      </w:pPr>
      <w:r>
        <w:rPr>
          <w:noProof/>
        </w:rPr>
        <w:drawing>
          <wp:inline distT="0" distB="0" distL="0" distR="0" wp14:anchorId="698E319E" wp14:editId="56CB1285">
            <wp:extent cx="5760720" cy="2901950"/>
            <wp:effectExtent l="0" t="0" r="0" b="0"/>
            <wp:docPr id="12716429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42962" name=""/>
                    <pic:cNvPicPr/>
                  </pic:nvPicPr>
                  <pic:blipFill>
                    <a:blip r:embed="rId157"/>
                    <a:stretch>
                      <a:fillRect/>
                    </a:stretch>
                  </pic:blipFill>
                  <pic:spPr>
                    <a:xfrm>
                      <a:off x="0" y="0"/>
                      <a:ext cx="5760720" cy="2901950"/>
                    </a:xfrm>
                    <a:prstGeom prst="rect">
                      <a:avLst/>
                    </a:prstGeom>
                  </pic:spPr>
                </pic:pic>
              </a:graphicData>
            </a:graphic>
          </wp:inline>
        </w:drawing>
      </w:r>
    </w:p>
    <w:p w14:paraId="609E709B" w14:textId="17B21275" w:rsidR="000F6E1E" w:rsidRDefault="000F6E1E" w:rsidP="00496233">
      <w:pPr>
        <w:widowControl w:val="0"/>
        <w:wordWrap w:val="0"/>
        <w:autoSpaceDE w:val="0"/>
        <w:autoSpaceDN w:val="0"/>
        <w:spacing w:after="160"/>
        <w:rPr>
          <w:noProof/>
        </w:rPr>
      </w:pPr>
      <w:r>
        <w:rPr>
          <w:rFonts w:hint="eastAsia"/>
          <w:noProof/>
        </w:rPr>
        <w:t>Open Folder</w:t>
      </w:r>
    </w:p>
    <w:p w14:paraId="64946095" w14:textId="77777777" w:rsidR="000F6E1E" w:rsidRPr="000F6E1E" w:rsidRDefault="000F6E1E" w:rsidP="000F6E1E">
      <w:pPr>
        <w:widowControl w:val="0"/>
        <w:wordWrap w:val="0"/>
        <w:autoSpaceDE w:val="0"/>
        <w:autoSpaceDN w:val="0"/>
        <w:spacing w:after="160"/>
        <w:rPr>
          <w:b/>
          <w:bCs/>
        </w:rPr>
      </w:pPr>
      <w:r w:rsidRPr="000F6E1E">
        <w:rPr>
          <w:b/>
          <w:bCs/>
        </w:rPr>
        <w:t>C:\DEV 열기</w:t>
      </w:r>
    </w:p>
    <w:p w14:paraId="2B4A27D2" w14:textId="77777777" w:rsidR="000F6E1E" w:rsidRDefault="000F6E1E" w:rsidP="000F6E1E">
      <w:pPr>
        <w:widowControl w:val="0"/>
        <w:wordWrap w:val="0"/>
        <w:autoSpaceDE w:val="0"/>
        <w:autoSpaceDN w:val="0"/>
        <w:spacing w:after="160"/>
        <w:rPr>
          <w:b/>
          <w:bCs/>
        </w:rPr>
      </w:pPr>
      <w:r w:rsidRPr="000F6E1E">
        <w:rPr>
          <w:rFonts w:hint="eastAsia"/>
          <w:b/>
          <w:bCs/>
        </w:rPr>
        <w:t>그</w:t>
      </w:r>
      <w:r w:rsidRPr="000F6E1E">
        <w:rPr>
          <w:b/>
          <w:bCs/>
        </w:rPr>
        <w:t xml:space="preserve"> 안에 demo 프로젝트 만들기</w:t>
      </w:r>
    </w:p>
    <w:p w14:paraId="3B66277F" w14:textId="04A7D7D1" w:rsidR="000F6E1E" w:rsidRPr="000F6E1E" w:rsidRDefault="000F6E1E" w:rsidP="00496233">
      <w:pPr>
        <w:widowControl w:val="0"/>
        <w:wordWrap w:val="0"/>
        <w:autoSpaceDE w:val="0"/>
        <w:autoSpaceDN w:val="0"/>
        <w:spacing w:after="160"/>
        <w:rPr>
          <w:noProof/>
        </w:rPr>
      </w:pPr>
      <w:r w:rsidRPr="000F6E1E">
        <w:rPr>
          <w:noProof/>
        </w:rPr>
        <w:lastRenderedPageBreak/>
        <w:drawing>
          <wp:inline distT="0" distB="0" distL="0" distR="0" wp14:anchorId="360F32D6" wp14:editId="065310CF">
            <wp:extent cx="5760720" cy="2376170"/>
            <wp:effectExtent l="0" t="0" r="0" b="0"/>
            <wp:docPr id="9964169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16913" name=""/>
                    <pic:cNvPicPr/>
                  </pic:nvPicPr>
                  <pic:blipFill>
                    <a:blip r:embed="rId158"/>
                    <a:stretch>
                      <a:fillRect/>
                    </a:stretch>
                  </pic:blipFill>
                  <pic:spPr>
                    <a:xfrm>
                      <a:off x="0" y="0"/>
                      <a:ext cx="5760720" cy="2376170"/>
                    </a:xfrm>
                    <a:prstGeom prst="rect">
                      <a:avLst/>
                    </a:prstGeom>
                  </pic:spPr>
                </pic:pic>
              </a:graphicData>
            </a:graphic>
          </wp:inline>
        </w:drawing>
      </w:r>
    </w:p>
    <w:p w14:paraId="58F2FB91" w14:textId="77777777" w:rsidR="000F6E1E" w:rsidRDefault="000F6E1E" w:rsidP="00496233">
      <w:pPr>
        <w:widowControl w:val="0"/>
        <w:wordWrap w:val="0"/>
        <w:autoSpaceDE w:val="0"/>
        <w:autoSpaceDN w:val="0"/>
        <w:spacing w:after="160"/>
        <w:rPr>
          <w:noProof/>
        </w:rPr>
      </w:pPr>
    </w:p>
    <w:p w14:paraId="3165731E" w14:textId="77777777" w:rsidR="000F6E1E" w:rsidRDefault="000F6E1E" w:rsidP="000F6E1E">
      <w:pPr>
        <w:widowControl w:val="0"/>
        <w:wordWrap w:val="0"/>
        <w:autoSpaceDE w:val="0"/>
        <w:autoSpaceDN w:val="0"/>
        <w:spacing w:after="160"/>
        <w:rPr>
          <w:noProof/>
        </w:rPr>
      </w:pPr>
      <w:r>
        <w:rPr>
          <w:noProof/>
        </w:rPr>
        <w:t>Ctrl + Shift + P</w:t>
      </w:r>
    </w:p>
    <w:p w14:paraId="1BFE1972" w14:textId="77777777" w:rsidR="000F6E1E" w:rsidRDefault="000F6E1E" w:rsidP="000F6E1E">
      <w:pPr>
        <w:widowControl w:val="0"/>
        <w:wordWrap w:val="0"/>
        <w:autoSpaceDE w:val="0"/>
        <w:autoSpaceDN w:val="0"/>
        <w:spacing w:after="160"/>
        <w:rPr>
          <w:noProof/>
        </w:rPr>
      </w:pPr>
      <w:r>
        <w:rPr>
          <w:rFonts w:hint="eastAsia"/>
          <w:noProof/>
        </w:rPr>
        <w:t>입력</w:t>
      </w:r>
      <w:r>
        <w:rPr>
          <w:noProof/>
        </w:rPr>
        <w:t>:</w:t>
      </w:r>
    </w:p>
    <w:p w14:paraId="7E22F231" w14:textId="77777777" w:rsidR="000F6E1E" w:rsidRDefault="000F6E1E" w:rsidP="000F6E1E">
      <w:pPr>
        <w:widowControl w:val="0"/>
        <w:wordWrap w:val="0"/>
        <w:autoSpaceDE w:val="0"/>
        <w:autoSpaceDN w:val="0"/>
        <w:spacing w:after="160"/>
        <w:rPr>
          <w:noProof/>
        </w:rPr>
      </w:pPr>
      <w:r>
        <w:rPr>
          <w:noProof/>
        </w:rPr>
        <w:t>Java: Create Java Project</w:t>
      </w:r>
    </w:p>
    <w:p w14:paraId="0EEC6A81" w14:textId="392F1547" w:rsidR="00496233" w:rsidRPr="0028197A" w:rsidRDefault="000F6E1E" w:rsidP="000F6E1E">
      <w:pPr>
        <w:widowControl w:val="0"/>
        <w:wordWrap w:val="0"/>
        <w:autoSpaceDE w:val="0"/>
        <w:autoSpaceDN w:val="0"/>
        <w:spacing w:after="160"/>
      </w:pPr>
      <w:r>
        <w:rPr>
          <w:rFonts w:hint="eastAsia"/>
          <w:noProof/>
        </w:rPr>
        <w:t>선택</w:t>
      </w:r>
    </w:p>
    <w:p w14:paraId="1EBE937C" w14:textId="498FE586" w:rsidR="00496233" w:rsidRPr="0028197A" w:rsidRDefault="009B2E2A" w:rsidP="00496233">
      <w:pPr>
        <w:widowControl w:val="0"/>
        <w:wordWrap w:val="0"/>
        <w:autoSpaceDE w:val="0"/>
        <w:autoSpaceDN w:val="0"/>
        <w:spacing w:after="160"/>
      </w:pPr>
      <w:r w:rsidRPr="009B2E2A">
        <w:rPr>
          <w:noProof/>
        </w:rPr>
        <w:drawing>
          <wp:inline distT="0" distB="0" distL="0" distR="0" wp14:anchorId="30651315" wp14:editId="1BF39299">
            <wp:extent cx="5760720" cy="2339340"/>
            <wp:effectExtent l="0" t="0" r="0" b="0"/>
            <wp:docPr id="3224401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0108" name=""/>
                    <pic:cNvPicPr/>
                  </pic:nvPicPr>
                  <pic:blipFill>
                    <a:blip r:embed="rId159"/>
                    <a:stretch>
                      <a:fillRect/>
                    </a:stretch>
                  </pic:blipFill>
                  <pic:spPr>
                    <a:xfrm>
                      <a:off x="0" y="0"/>
                      <a:ext cx="5760720" cy="2339340"/>
                    </a:xfrm>
                    <a:prstGeom prst="rect">
                      <a:avLst/>
                    </a:prstGeom>
                  </pic:spPr>
                </pic:pic>
              </a:graphicData>
            </a:graphic>
          </wp:inline>
        </w:drawing>
      </w:r>
    </w:p>
    <w:p w14:paraId="102CAD81" w14:textId="77777777" w:rsidR="00496233" w:rsidRDefault="00496233" w:rsidP="00496233">
      <w:pPr>
        <w:widowControl w:val="0"/>
        <w:wordWrap w:val="0"/>
        <w:autoSpaceDE w:val="0"/>
        <w:autoSpaceDN w:val="0"/>
        <w:spacing w:after="160"/>
      </w:pPr>
      <w:r w:rsidRPr="0028197A">
        <w:t>maven-archetype-quickstart 선택</w:t>
      </w:r>
    </w:p>
    <w:p w14:paraId="4B701612" w14:textId="77777777" w:rsidR="009E7288" w:rsidRPr="0028197A" w:rsidRDefault="009E7288" w:rsidP="00496233">
      <w:pPr>
        <w:widowControl w:val="0"/>
        <w:wordWrap w:val="0"/>
        <w:autoSpaceDE w:val="0"/>
        <w:autoSpaceDN w:val="0"/>
        <w:spacing w:after="160"/>
      </w:pPr>
    </w:p>
    <w:p w14:paraId="74F3D274" w14:textId="7AF93D65" w:rsidR="009E7288" w:rsidRDefault="009B2E2A" w:rsidP="00496233">
      <w:pPr>
        <w:widowControl w:val="0"/>
        <w:wordWrap w:val="0"/>
        <w:autoSpaceDE w:val="0"/>
        <w:autoSpaceDN w:val="0"/>
        <w:spacing w:after="160"/>
      </w:pPr>
      <w:r>
        <w:rPr>
          <w:noProof/>
        </w:rPr>
        <w:lastRenderedPageBreak/>
        <w:drawing>
          <wp:inline distT="0" distB="0" distL="0" distR="0" wp14:anchorId="46B553D6" wp14:editId="1F7D9FEC">
            <wp:extent cx="5760720" cy="2293620"/>
            <wp:effectExtent l="0" t="0" r="0" b="0"/>
            <wp:docPr id="3081245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4551" name=""/>
                    <pic:cNvPicPr/>
                  </pic:nvPicPr>
                  <pic:blipFill>
                    <a:blip r:embed="rId160"/>
                    <a:stretch>
                      <a:fillRect/>
                    </a:stretch>
                  </pic:blipFill>
                  <pic:spPr>
                    <a:xfrm>
                      <a:off x="0" y="0"/>
                      <a:ext cx="5760720" cy="2293620"/>
                    </a:xfrm>
                    <a:prstGeom prst="rect">
                      <a:avLst/>
                    </a:prstGeom>
                  </pic:spPr>
                </pic:pic>
              </a:graphicData>
            </a:graphic>
          </wp:inline>
        </w:drawing>
      </w:r>
    </w:p>
    <w:p w14:paraId="7AD34198" w14:textId="77777777" w:rsidR="009E7288" w:rsidRDefault="009E7288" w:rsidP="00496233">
      <w:pPr>
        <w:widowControl w:val="0"/>
        <w:wordWrap w:val="0"/>
        <w:autoSpaceDE w:val="0"/>
        <w:autoSpaceDN w:val="0"/>
        <w:spacing w:after="160"/>
      </w:pPr>
    </w:p>
    <w:p w14:paraId="29035D21" w14:textId="12B2E1EF" w:rsidR="009E7288" w:rsidRDefault="009B2E2A" w:rsidP="00496233">
      <w:pPr>
        <w:widowControl w:val="0"/>
        <w:wordWrap w:val="0"/>
        <w:autoSpaceDE w:val="0"/>
        <w:autoSpaceDN w:val="0"/>
        <w:spacing w:after="160"/>
      </w:pPr>
      <w:r w:rsidRPr="009B2E2A">
        <w:rPr>
          <w:noProof/>
        </w:rPr>
        <w:drawing>
          <wp:inline distT="0" distB="0" distL="0" distR="0" wp14:anchorId="739238D5" wp14:editId="45A2FEAE">
            <wp:extent cx="5760720" cy="1576070"/>
            <wp:effectExtent l="0" t="0" r="0" b="0"/>
            <wp:docPr id="13529569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56914" name=""/>
                    <pic:cNvPicPr/>
                  </pic:nvPicPr>
                  <pic:blipFill>
                    <a:blip r:embed="rId161"/>
                    <a:stretch>
                      <a:fillRect/>
                    </a:stretch>
                  </pic:blipFill>
                  <pic:spPr>
                    <a:xfrm>
                      <a:off x="0" y="0"/>
                      <a:ext cx="5760720" cy="1576070"/>
                    </a:xfrm>
                    <a:prstGeom prst="rect">
                      <a:avLst/>
                    </a:prstGeom>
                  </pic:spPr>
                </pic:pic>
              </a:graphicData>
            </a:graphic>
          </wp:inline>
        </w:drawing>
      </w:r>
    </w:p>
    <w:p w14:paraId="03342977" w14:textId="77777777" w:rsidR="009E7288" w:rsidRDefault="009E7288" w:rsidP="00496233">
      <w:pPr>
        <w:widowControl w:val="0"/>
        <w:wordWrap w:val="0"/>
        <w:autoSpaceDE w:val="0"/>
        <w:autoSpaceDN w:val="0"/>
        <w:spacing w:after="160"/>
      </w:pPr>
    </w:p>
    <w:p w14:paraId="1C633684" w14:textId="29738614" w:rsidR="009E7288" w:rsidRDefault="009E7288" w:rsidP="00496233">
      <w:pPr>
        <w:widowControl w:val="0"/>
        <w:wordWrap w:val="0"/>
        <w:autoSpaceDE w:val="0"/>
        <w:autoSpaceDN w:val="0"/>
        <w:spacing w:after="160"/>
      </w:pPr>
      <w:r w:rsidRPr="009E7288">
        <w:t>그대로 1.4 선택</w:t>
      </w:r>
    </w:p>
    <w:p w14:paraId="5FD4D652" w14:textId="77777777" w:rsidR="009E7288" w:rsidRDefault="009E7288" w:rsidP="00496233">
      <w:pPr>
        <w:widowControl w:val="0"/>
        <w:wordWrap w:val="0"/>
        <w:autoSpaceDE w:val="0"/>
        <w:autoSpaceDN w:val="0"/>
        <w:spacing w:after="160"/>
      </w:pPr>
    </w:p>
    <w:p w14:paraId="3AF9D37C" w14:textId="438AE603" w:rsidR="009E7288" w:rsidRDefault="009B2E2A" w:rsidP="00496233">
      <w:pPr>
        <w:widowControl w:val="0"/>
        <w:wordWrap w:val="0"/>
        <w:autoSpaceDE w:val="0"/>
        <w:autoSpaceDN w:val="0"/>
        <w:spacing w:after="160"/>
      </w:pPr>
      <w:r>
        <w:rPr>
          <w:noProof/>
        </w:rPr>
        <w:drawing>
          <wp:inline distT="0" distB="0" distL="0" distR="0" wp14:anchorId="42A6E9FD" wp14:editId="1AA07C7B">
            <wp:extent cx="5760720" cy="1868170"/>
            <wp:effectExtent l="0" t="0" r="0" b="0"/>
            <wp:docPr id="6015617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61783" name=""/>
                    <pic:cNvPicPr/>
                  </pic:nvPicPr>
                  <pic:blipFill>
                    <a:blip r:embed="rId162"/>
                    <a:stretch>
                      <a:fillRect/>
                    </a:stretch>
                  </pic:blipFill>
                  <pic:spPr>
                    <a:xfrm>
                      <a:off x="0" y="0"/>
                      <a:ext cx="5760720" cy="1868170"/>
                    </a:xfrm>
                    <a:prstGeom prst="rect">
                      <a:avLst/>
                    </a:prstGeom>
                  </pic:spPr>
                </pic:pic>
              </a:graphicData>
            </a:graphic>
          </wp:inline>
        </w:drawing>
      </w:r>
    </w:p>
    <w:p w14:paraId="6718CAB9" w14:textId="77777777" w:rsidR="009E7288" w:rsidRDefault="009E7288" w:rsidP="00496233">
      <w:pPr>
        <w:widowControl w:val="0"/>
        <w:wordWrap w:val="0"/>
        <w:autoSpaceDE w:val="0"/>
        <w:autoSpaceDN w:val="0"/>
        <w:spacing w:after="160"/>
      </w:pPr>
    </w:p>
    <w:p w14:paraId="78C2CAA7" w14:textId="1F267D29" w:rsidR="009E7288" w:rsidRDefault="009B2E2A" w:rsidP="00496233">
      <w:pPr>
        <w:widowControl w:val="0"/>
        <w:wordWrap w:val="0"/>
        <w:autoSpaceDE w:val="0"/>
        <w:autoSpaceDN w:val="0"/>
        <w:spacing w:after="160"/>
      </w:pPr>
      <w:r>
        <w:rPr>
          <w:noProof/>
        </w:rPr>
        <w:lastRenderedPageBreak/>
        <w:drawing>
          <wp:inline distT="0" distB="0" distL="0" distR="0" wp14:anchorId="229C4232" wp14:editId="248F5E44">
            <wp:extent cx="5760720" cy="1761490"/>
            <wp:effectExtent l="0" t="0" r="0" b="0"/>
            <wp:docPr id="15279665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66565" name=""/>
                    <pic:cNvPicPr/>
                  </pic:nvPicPr>
                  <pic:blipFill>
                    <a:blip r:embed="rId163"/>
                    <a:stretch>
                      <a:fillRect/>
                    </a:stretch>
                  </pic:blipFill>
                  <pic:spPr>
                    <a:xfrm>
                      <a:off x="0" y="0"/>
                      <a:ext cx="5760720" cy="1761490"/>
                    </a:xfrm>
                    <a:prstGeom prst="rect">
                      <a:avLst/>
                    </a:prstGeom>
                  </pic:spPr>
                </pic:pic>
              </a:graphicData>
            </a:graphic>
          </wp:inline>
        </w:drawing>
      </w:r>
    </w:p>
    <w:p w14:paraId="07FF6F34" w14:textId="77777777" w:rsidR="009B2E2A" w:rsidRDefault="009B2E2A" w:rsidP="00496233">
      <w:pPr>
        <w:widowControl w:val="0"/>
        <w:wordWrap w:val="0"/>
        <w:autoSpaceDE w:val="0"/>
        <w:autoSpaceDN w:val="0"/>
        <w:spacing w:after="160"/>
      </w:pPr>
    </w:p>
    <w:p w14:paraId="2BD59CE6" w14:textId="77777777" w:rsidR="009B2E2A" w:rsidRDefault="009B2E2A" w:rsidP="00496233">
      <w:pPr>
        <w:widowControl w:val="0"/>
        <w:wordWrap w:val="0"/>
        <w:autoSpaceDE w:val="0"/>
        <w:autoSpaceDN w:val="0"/>
        <w:spacing w:after="160"/>
      </w:pPr>
    </w:p>
    <w:p w14:paraId="7A81320C" w14:textId="28A922E2" w:rsidR="00496233" w:rsidRDefault="00496233" w:rsidP="00496233">
      <w:pPr>
        <w:widowControl w:val="0"/>
        <w:wordWrap w:val="0"/>
        <w:autoSpaceDE w:val="0"/>
        <w:autoSpaceDN w:val="0"/>
        <w:spacing w:after="160"/>
      </w:pPr>
      <w:r w:rsidRPr="0028197A">
        <w:t>원하는 폴더</w:t>
      </w:r>
      <w:r w:rsidR="00872369">
        <w:rPr>
          <w:rFonts w:hint="eastAsia"/>
        </w:rPr>
        <w:t>(maven_test)</w:t>
      </w:r>
      <w:r w:rsidRPr="0028197A">
        <w:t xml:space="preserve"> 선택 후, Select Destination Folder 클릭</w:t>
      </w:r>
    </w:p>
    <w:p w14:paraId="6CF0B4E4" w14:textId="170F72E9" w:rsidR="009E7288" w:rsidRDefault="00872369" w:rsidP="00496233">
      <w:pPr>
        <w:widowControl w:val="0"/>
        <w:wordWrap w:val="0"/>
        <w:autoSpaceDE w:val="0"/>
        <w:autoSpaceDN w:val="0"/>
        <w:spacing w:after="160"/>
      </w:pPr>
      <w:r>
        <w:rPr>
          <w:noProof/>
        </w:rPr>
        <w:drawing>
          <wp:inline distT="0" distB="0" distL="0" distR="0" wp14:anchorId="46B805DF" wp14:editId="363C2C9A">
            <wp:extent cx="5760720" cy="3327400"/>
            <wp:effectExtent l="0" t="0" r="0" b="0"/>
            <wp:docPr id="16850058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05821" name=""/>
                    <pic:cNvPicPr/>
                  </pic:nvPicPr>
                  <pic:blipFill>
                    <a:blip r:embed="rId164"/>
                    <a:stretch>
                      <a:fillRect/>
                    </a:stretch>
                  </pic:blipFill>
                  <pic:spPr>
                    <a:xfrm>
                      <a:off x="0" y="0"/>
                      <a:ext cx="5760720" cy="3327400"/>
                    </a:xfrm>
                    <a:prstGeom prst="rect">
                      <a:avLst/>
                    </a:prstGeom>
                  </pic:spPr>
                </pic:pic>
              </a:graphicData>
            </a:graphic>
          </wp:inline>
        </w:drawing>
      </w:r>
    </w:p>
    <w:p w14:paraId="4EE0C59C" w14:textId="77777777" w:rsidR="009E7288" w:rsidRDefault="009E7288" w:rsidP="00496233">
      <w:pPr>
        <w:widowControl w:val="0"/>
        <w:wordWrap w:val="0"/>
        <w:autoSpaceDE w:val="0"/>
        <w:autoSpaceDN w:val="0"/>
        <w:spacing w:after="160"/>
      </w:pPr>
    </w:p>
    <w:p w14:paraId="2A300815" w14:textId="77777777" w:rsidR="009B2E2A" w:rsidRDefault="009B2E2A" w:rsidP="00496233">
      <w:pPr>
        <w:widowControl w:val="0"/>
        <w:wordWrap w:val="0"/>
        <w:autoSpaceDE w:val="0"/>
        <w:autoSpaceDN w:val="0"/>
        <w:spacing w:after="160"/>
      </w:pPr>
    </w:p>
    <w:p w14:paraId="3639D417" w14:textId="7873D90B" w:rsidR="009B2E2A" w:rsidRDefault="009B2E2A" w:rsidP="00496233">
      <w:pPr>
        <w:widowControl w:val="0"/>
        <w:wordWrap w:val="0"/>
        <w:autoSpaceDE w:val="0"/>
        <w:autoSpaceDN w:val="0"/>
        <w:spacing w:after="160"/>
      </w:pPr>
      <w:r>
        <w:rPr>
          <w:noProof/>
        </w:rPr>
        <w:lastRenderedPageBreak/>
        <w:drawing>
          <wp:inline distT="0" distB="0" distL="0" distR="0" wp14:anchorId="0F5A7210" wp14:editId="4EF463BF">
            <wp:extent cx="5760720" cy="2278380"/>
            <wp:effectExtent l="0" t="0" r="0" b="0"/>
            <wp:docPr id="11449515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1590" name=""/>
                    <pic:cNvPicPr/>
                  </pic:nvPicPr>
                  <pic:blipFill>
                    <a:blip r:embed="rId165"/>
                    <a:stretch>
                      <a:fillRect/>
                    </a:stretch>
                  </pic:blipFill>
                  <pic:spPr>
                    <a:xfrm>
                      <a:off x="0" y="0"/>
                      <a:ext cx="5760720" cy="2278380"/>
                    </a:xfrm>
                    <a:prstGeom prst="rect">
                      <a:avLst/>
                    </a:prstGeom>
                  </pic:spPr>
                </pic:pic>
              </a:graphicData>
            </a:graphic>
          </wp:inline>
        </w:drawing>
      </w:r>
    </w:p>
    <w:p w14:paraId="6851BB89" w14:textId="77777777" w:rsidR="009B2E2A" w:rsidRDefault="009B2E2A" w:rsidP="00496233">
      <w:pPr>
        <w:widowControl w:val="0"/>
        <w:wordWrap w:val="0"/>
        <w:autoSpaceDE w:val="0"/>
        <w:autoSpaceDN w:val="0"/>
        <w:spacing w:after="160"/>
      </w:pPr>
    </w:p>
    <w:p w14:paraId="30946EF2" w14:textId="6B148463" w:rsidR="009B2E2A" w:rsidRDefault="009B2E2A" w:rsidP="00496233">
      <w:pPr>
        <w:widowControl w:val="0"/>
        <w:wordWrap w:val="0"/>
        <w:autoSpaceDE w:val="0"/>
        <w:autoSpaceDN w:val="0"/>
        <w:spacing w:after="160"/>
      </w:pPr>
      <w:r>
        <w:rPr>
          <w:rFonts w:hint="eastAsia"/>
        </w:rPr>
        <w:t>그냥 엔터</w:t>
      </w:r>
    </w:p>
    <w:p w14:paraId="49F6CBC8" w14:textId="14479720" w:rsidR="009B2E2A" w:rsidRDefault="009B2E2A" w:rsidP="00496233">
      <w:pPr>
        <w:widowControl w:val="0"/>
        <w:wordWrap w:val="0"/>
        <w:autoSpaceDE w:val="0"/>
        <w:autoSpaceDN w:val="0"/>
        <w:spacing w:after="160"/>
      </w:pPr>
      <w:r>
        <w:rPr>
          <w:noProof/>
        </w:rPr>
        <w:drawing>
          <wp:inline distT="0" distB="0" distL="0" distR="0" wp14:anchorId="197D6E2F" wp14:editId="1C2D8F50">
            <wp:extent cx="5760720" cy="2812415"/>
            <wp:effectExtent l="0" t="0" r="0" b="0"/>
            <wp:docPr id="1872584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8418" name=""/>
                    <pic:cNvPicPr/>
                  </pic:nvPicPr>
                  <pic:blipFill>
                    <a:blip r:embed="rId166"/>
                    <a:stretch>
                      <a:fillRect/>
                    </a:stretch>
                  </pic:blipFill>
                  <pic:spPr>
                    <a:xfrm>
                      <a:off x="0" y="0"/>
                      <a:ext cx="5760720" cy="2812415"/>
                    </a:xfrm>
                    <a:prstGeom prst="rect">
                      <a:avLst/>
                    </a:prstGeom>
                  </pic:spPr>
                </pic:pic>
              </a:graphicData>
            </a:graphic>
          </wp:inline>
        </w:drawing>
      </w:r>
    </w:p>
    <w:p w14:paraId="33BD2A3D" w14:textId="11CDE895" w:rsidR="009B2E2A" w:rsidRDefault="00496233" w:rsidP="00496233">
      <w:pPr>
        <w:widowControl w:val="0"/>
        <w:wordWrap w:val="0"/>
        <w:autoSpaceDE w:val="0"/>
        <w:autoSpaceDN w:val="0"/>
        <w:spacing w:after="160"/>
      </w:pPr>
      <w:r w:rsidRPr="0028197A">
        <w:t xml:space="preserve">터미널에 여러 코드들 생기다가 Y 누르라고 물어봄 - </w:t>
      </w:r>
      <w:r w:rsidR="009B2E2A">
        <w:rPr>
          <w:rFonts w:hint="eastAsia"/>
        </w:rPr>
        <w:t>Y</w:t>
      </w:r>
      <w:r w:rsidRPr="0028197A">
        <w:t xml:space="preserve"> 누르면 된다</w:t>
      </w:r>
    </w:p>
    <w:p w14:paraId="53125400" w14:textId="7BAC13A9" w:rsidR="009B2E2A" w:rsidRDefault="009B2E2A" w:rsidP="00496233">
      <w:pPr>
        <w:widowControl w:val="0"/>
        <w:wordWrap w:val="0"/>
        <w:autoSpaceDE w:val="0"/>
        <w:autoSpaceDN w:val="0"/>
        <w:spacing w:after="160"/>
      </w:pPr>
      <w:r>
        <w:rPr>
          <w:rFonts w:hint="eastAsia"/>
        </w:rPr>
        <w:t>Enter</w:t>
      </w:r>
    </w:p>
    <w:p w14:paraId="6E9EDC13" w14:textId="77777777" w:rsidR="009B2E2A" w:rsidRDefault="009B2E2A" w:rsidP="00496233">
      <w:pPr>
        <w:widowControl w:val="0"/>
        <w:wordWrap w:val="0"/>
        <w:autoSpaceDE w:val="0"/>
        <w:autoSpaceDN w:val="0"/>
        <w:spacing w:after="160"/>
      </w:pPr>
    </w:p>
    <w:p w14:paraId="10DC1262" w14:textId="22B45237" w:rsidR="009B2E2A" w:rsidRDefault="00872369" w:rsidP="00496233">
      <w:pPr>
        <w:widowControl w:val="0"/>
        <w:wordWrap w:val="0"/>
        <w:autoSpaceDE w:val="0"/>
        <w:autoSpaceDN w:val="0"/>
        <w:spacing w:after="160"/>
      </w:pPr>
      <w:r>
        <w:rPr>
          <w:noProof/>
        </w:rPr>
        <w:drawing>
          <wp:inline distT="0" distB="0" distL="0" distR="0" wp14:anchorId="7AC2C6FE" wp14:editId="1D58F543">
            <wp:extent cx="3095625" cy="1476375"/>
            <wp:effectExtent l="0" t="0" r="9525" b="9525"/>
            <wp:docPr id="5623583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58307" name=""/>
                    <pic:cNvPicPr/>
                  </pic:nvPicPr>
                  <pic:blipFill>
                    <a:blip r:embed="rId167"/>
                    <a:stretch>
                      <a:fillRect/>
                    </a:stretch>
                  </pic:blipFill>
                  <pic:spPr>
                    <a:xfrm>
                      <a:off x="0" y="0"/>
                      <a:ext cx="3095625" cy="1476375"/>
                    </a:xfrm>
                    <a:prstGeom prst="rect">
                      <a:avLst/>
                    </a:prstGeom>
                  </pic:spPr>
                </pic:pic>
              </a:graphicData>
            </a:graphic>
          </wp:inline>
        </w:drawing>
      </w:r>
    </w:p>
    <w:p w14:paraId="2B77EB08" w14:textId="77777777" w:rsidR="009B2E2A" w:rsidRPr="009B2E2A" w:rsidRDefault="009B2E2A" w:rsidP="00496233">
      <w:pPr>
        <w:widowControl w:val="0"/>
        <w:wordWrap w:val="0"/>
        <w:autoSpaceDE w:val="0"/>
        <w:autoSpaceDN w:val="0"/>
        <w:spacing w:after="160"/>
      </w:pPr>
    </w:p>
    <w:p w14:paraId="496A00AD" w14:textId="16BC992B" w:rsidR="00496233" w:rsidRPr="0028197A" w:rsidRDefault="00496233" w:rsidP="00496233">
      <w:pPr>
        <w:widowControl w:val="0"/>
        <w:wordWrap w:val="0"/>
        <w:autoSpaceDE w:val="0"/>
        <w:autoSpaceDN w:val="0"/>
        <w:spacing w:after="160"/>
      </w:pPr>
    </w:p>
    <w:p w14:paraId="02A8D2AE" w14:textId="2C6E8E4A" w:rsidR="00496233" w:rsidRPr="0028197A" w:rsidRDefault="00496233" w:rsidP="00496233">
      <w:pPr>
        <w:widowControl w:val="0"/>
        <w:wordWrap w:val="0"/>
        <w:autoSpaceDE w:val="0"/>
        <w:autoSpaceDN w:val="0"/>
        <w:spacing w:after="160"/>
      </w:pPr>
      <w:r w:rsidRPr="0028197A">
        <w:t>demo 폴더 생성되면 완성!!</w:t>
      </w:r>
    </w:p>
    <w:p w14:paraId="21A70AEB" w14:textId="3E24ED14" w:rsidR="00496233" w:rsidRDefault="00872369" w:rsidP="00496233">
      <w:pPr>
        <w:widowControl w:val="0"/>
        <w:wordWrap w:val="0"/>
        <w:autoSpaceDE w:val="0"/>
        <w:autoSpaceDN w:val="0"/>
        <w:spacing w:after="160"/>
        <w:rPr>
          <w:noProof/>
        </w:rPr>
      </w:pPr>
      <w:r>
        <w:rPr>
          <w:rFonts w:hint="eastAsia"/>
          <w:noProof/>
        </w:rPr>
        <w:t xml:space="preserve">File &gt; Close Foler 후 </w:t>
      </w:r>
      <w:r w:rsidR="006309EF">
        <w:rPr>
          <w:rFonts w:hint="eastAsia"/>
          <w:noProof/>
        </w:rPr>
        <w:t xml:space="preserve">demo </w:t>
      </w:r>
      <w:r>
        <w:rPr>
          <w:rFonts w:hint="eastAsia"/>
          <w:noProof/>
        </w:rPr>
        <w:t>프로젝트를 다시 엽니다.</w:t>
      </w:r>
    </w:p>
    <w:p w14:paraId="0ABC8141" w14:textId="4385CCA3" w:rsidR="00872369" w:rsidRDefault="006309EF" w:rsidP="00496233">
      <w:pPr>
        <w:widowControl w:val="0"/>
        <w:wordWrap w:val="0"/>
        <w:autoSpaceDE w:val="0"/>
        <w:autoSpaceDN w:val="0"/>
        <w:spacing w:after="160"/>
        <w:rPr>
          <w:noProof/>
        </w:rPr>
      </w:pPr>
      <w:r>
        <w:rPr>
          <w:noProof/>
        </w:rPr>
        <w:drawing>
          <wp:inline distT="0" distB="0" distL="0" distR="0" wp14:anchorId="7F0865D3" wp14:editId="2F8753B8">
            <wp:extent cx="5760720" cy="3513455"/>
            <wp:effectExtent l="0" t="0" r="0" b="0"/>
            <wp:docPr id="62337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875" name=""/>
                    <pic:cNvPicPr/>
                  </pic:nvPicPr>
                  <pic:blipFill>
                    <a:blip r:embed="rId168"/>
                    <a:stretch>
                      <a:fillRect/>
                    </a:stretch>
                  </pic:blipFill>
                  <pic:spPr>
                    <a:xfrm>
                      <a:off x="0" y="0"/>
                      <a:ext cx="5760720" cy="3513455"/>
                    </a:xfrm>
                    <a:prstGeom prst="rect">
                      <a:avLst/>
                    </a:prstGeom>
                  </pic:spPr>
                </pic:pic>
              </a:graphicData>
            </a:graphic>
          </wp:inline>
        </w:drawing>
      </w:r>
    </w:p>
    <w:p w14:paraId="1E94E188" w14:textId="77777777" w:rsidR="00872369" w:rsidRPr="0028197A" w:rsidRDefault="00872369" w:rsidP="00496233">
      <w:pPr>
        <w:widowControl w:val="0"/>
        <w:wordWrap w:val="0"/>
        <w:autoSpaceDE w:val="0"/>
        <w:autoSpaceDN w:val="0"/>
        <w:spacing w:after="160"/>
      </w:pPr>
    </w:p>
    <w:p w14:paraId="205AAB92" w14:textId="77777777" w:rsidR="00496233" w:rsidRPr="0028197A" w:rsidRDefault="00496233" w:rsidP="00496233">
      <w:pPr>
        <w:widowControl w:val="0"/>
        <w:wordWrap w:val="0"/>
        <w:autoSpaceDE w:val="0"/>
        <w:autoSpaceDN w:val="0"/>
        <w:spacing w:after="160"/>
      </w:pPr>
      <w:r w:rsidRPr="0028197A">
        <w:t>pom.xml에서 Java가 1.7 버전으로 적혀있는데, 나는 1.8 버전을 사용하기 때문에 변경해야한다.</w:t>
      </w:r>
    </w:p>
    <w:p w14:paraId="5174D47C" w14:textId="24662AA8" w:rsidR="00496233" w:rsidRDefault="005675DB" w:rsidP="00496233">
      <w:pPr>
        <w:widowControl w:val="0"/>
        <w:wordWrap w:val="0"/>
        <w:autoSpaceDE w:val="0"/>
        <w:autoSpaceDN w:val="0"/>
        <w:spacing w:after="160"/>
        <w:rPr>
          <w:noProof/>
        </w:rPr>
      </w:pPr>
      <w:r>
        <w:rPr>
          <w:rFonts w:hint="eastAsia"/>
          <w:noProof/>
        </w:rPr>
        <w:t>```</w:t>
      </w:r>
    </w:p>
    <w:p w14:paraId="2998AAED" w14:textId="77777777" w:rsidR="005675DB" w:rsidRPr="005675DB" w:rsidRDefault="005675DB" w:rsidP="005675DB">
      <w:pPr>
        <w:widowControl w:val="0"/>
        <w:wordWrap w:val="0"/>
        <w:autoSpaceDE w:val="0"/>
        <w:autoSpaceDN w:val="0"/>
        <w:spacing w:after="160"/>
      </w:pPr>
      <w:r w:rsidRPr="005675DB">
        <w:t>  &lt;properties&gt;</w:t>
      </w:r>
    </w:p>
    <w:p w14:paraId="60E20AE1" w14:textId="77777777" w:rsidR="005675DB" w:rsidRPr="005675DB" w:rsidRDefault="005675DB" w:rsidP="005675DB">
      <w:pPr>
        <w:widowControl w:val="0"/>
        <w:wordWrap w:val="0"/>
        <w:autoSpaceDE w:val="0"/>
        <w:autoSpaceDN w:val="0"/>
        <w:spacing w:after="160"/>
      </w:pPr>
      <w:r w:rsidRPr="005675DB">
        <w:t>    &lt;</w:t>
      </w:r>
      <w:proofErr w:type="gramStart"/>
      <w:r w:rsidRPr="005675DB">
        <w:t>project.build</w:t>
      </w:r>
      <w:proofErr w:type="gramEnd"/>
      <w:r w:rsidRPr="005675DB">
        <w:t>.sourceEncoding&gt;UTF-8&lt;/</w:t>
      </w:r>
      <w:proofErr w:type="gramStart"/>
      <w:r w:rsidRPr="005675DB">
        <w:t>project.build</w:t>
      </w:r>
      <w:proofErr w:type="gramEnd"/>
      <w:r w:rsidRPr="005675DB">
        <w:t>.sourceEncoding&gt;</w:t>
      </w:r>
    </w:p>
    <w:p w14:paraId="5AC85033" w14:textId="77777777" w:rsidR="005675DB" w:rsidRPr="005675DB" w:rsidRDefault="005675DB" w:rsidP="005675DB">
      <w:pPr>
        <w:widowControl w:val="0"/>
        <w:wordWrap w:val="0"/>
        <w:autoSpaceDE w:val="0"/>
        <w:autoSpaceDN w:val="0"/>
        <w:spacing w:after="160"/>
      </w:pPr>
      <w:r w:rsidRPr="005675DB">
        <w:t>    &lt;</w:t>
      </w:r>
      <w:proofErr w:type="gramStart"/>
      <w:r w:rsidRPr="005675DB">
        <w:t>maven.compiler</w:t>
      </w:r>
      <w:proofErr w:type="gramEnd"/>
      <w:r w:rsidRPr="005675DB">
        <w:t>.source&gt;1.7&lt;/</w:t>
      </w:r>
      <w:proofErr w:type="gramStart"/>
      <w:r w:rsidRPr="005675DB">
        <w:t>maven.compiler</w:t>
      </w:r>
      <w:proofErr w:type="gramEnd"/>
      <w:r w:rsidRPr="005675DB">
        <w:t>.source&gt;</w:t>
      </w:r>
    </w:p>
    <w:p w14:paraId="51B99509" w14:textId="77777777" w:rsidR="005675DB" w:rsidRPr="005675DB" w:rsidRDefault="005675DB" w:rsidP="005675DB">
      <w:pPr>
        <w:widowControl w:val="0"/>
        <w:wordWrap w:val="0"/>
        <w:autoSpaceDE w:val="0"/>
        <w:autoSpaceDN w:val="0"/>
        <w:spacing w:after="160"/>
      </w:pPr>
      <w:r w:rsidRPr="005675DB">
        <w:t>    &lt;</w:t>
      </w:r>
      <w:proofErr w:type="gramStart"/>
      <w:r w:rsidRPr="005675DB">
        <w:t>maven.compiler</w:t>
      </w:r>
      <w:proofErr w:type="gramEnd"/>
      <w:r w:rsidRPr="005675DB">
        <w:t>.target&gt;1.7&lt;/</w:t>
      </w:r>
      <w:proofErr w:type="gramStart"/>
      <w:r w:rsidRPr="005675DB">
        <w:t>maven.compiler</w:t>
      </w:r>
      <w:proofErr w:type="gramEnd"/>
      <w:r w:rsidRPr="005675DB">
        <w:t>.target&gt;</w:t>
      </w:r>
    </w:p>
    <w:p w14:paraId="5797524F" w14:textId="77777777" w:rsidR="005675DB" w:rsidRPr="005675DB" w:rsidRDefault="005675DB" w:rsidP="005675DB">
      <w:pPr>
        <w:widowControl w:val="0"/>
        <w:wordWrap w:val="0"/>
        <w:autoSpaceDE w:val="0"/>
        <w:autoSpaceDN w:val="0"/>
        <w:spacing w:after="160"/>
      </w:pPr>
      <w:r w:rsidRPr="005675DB">
        <w:t>  &lt;/properties&gt;</w:t>
      </w:r>
    </w:p>
    <w:p w14:paraId="73C248B1" w14:textId="1DF15F2F" w:rsidR="005675DB" w:rsidRDefault="005675DB" w:rsidP="00496233">
      <w:pPr>
        <w:widowControl w:val="0"/>
        <w:wordWrap w:val="0"/>
        <w:autoSpaceDE w:val="0"/>
        <w:autoSpaceDN w:val="0"/>
        <w:spacing w:after="160"/>
      </w:pPr>
      <w:r>
        <w:rPr>
          <w:rFonts w:hint="eastAsia"/>
        </w:rPr>
        <w:t>```</w:t>
      </w:r>
    </w:p>
    <w:p w14:paraId="794D6BAE" w14:textId="659DA1E2" w:rsidR="005675DB" w:rsidRDefault="005675DB" w:rsidP="00496233">
      <w:pPr>
        <w:widowControl w:val="0"/>
        <w:wordWrap w:val="0"/>
        <w:autoSpaceDE w:val="0"/>
        <w:autoSpaceDN w:val="0"/>
        <w:spacing w:after="160"/>
      </w:pPr>
      <w:r>
        <w:rPr>
          <w:rFonts w:hint="eastAsia"/>
        </w:rPr>
        <w:t>을</w:t>
      </w:r>
    </w:p>
    <w:p w14:paraId="36606045" w14:textId="22CFF5D7" w:rsidR="005675DB" w:rsidRDefault="005675DB" w:rsidP="00496233">
      <w:pPr>
        <w:widowControl w:val="0"/>
        <w:wordWrap w:val="0"/>
        <w:autoSpaceDE w:val="0"/>
        <w:autoSpaceDN w:val="0"/>
        <w:spacing w:after="160"/>
      </w:pPr>
      <w:r>
        <w:rPr>
          <w:rFonts w:hint="eastAsia"/>
        </w:rPr>
        <w:t>```</w:t>
      </w:r>
    </w:p>
    <w:p w14:paraId="588E1F5A" w14:textId="77777777" w:rsidR="005675DB" w:rsidRPr="005675DB" w:rsidRDefault="005675DB" w:rsidP="005675DB">
      <w:pPr>
        <w:widowControl w:val="0"/>
        <w:wordWrap w:val="0"/>
        <w:autoSpaceDE w:val="0"/>
        <w:autoSpaceDN w:val="0"/>
        <w:spacing w:after="160"/>
      </w:pPr>
      <w:r w:rsidRPr="005675DB">
        <w:t>  &lt;properties&gt;</w:t>
      </w:r>
    </w:p>
    <w:p w14:paraId="5F55B2EF" w14:textId="77777777" w:rsidR="005675DB" w:rsidRPr="005675DB" w:rsidRDefault="005675DB" w:rsidP="005675DB">
      <w:pPr>
        <w:widowControl w:val="0"/>
        <w:wordWrap w:val="0"/>
        <w:autoSpaceDE w:val="0"/>
        <w:autoSpaceDN w:val="0"/>
        <w:spacing w:after="160"/>
      </w:pPr>
      <w:r w:rsidRPr="005675DB">
        <w:t>    &lt;</w:t>
      </w:r>
      <w:proofErr w:type="gramStart"/>
      <w:r w:rsidRPr="005675DB">
        <w:t>project.build</w:t>
      </w:r>
      <w:proofErr w:type="gramEnd"/>
      <w:r w:rsidRPr="005675DB">
        <w:t>.sourceEncoding&gt;UTF-8&lt;/</w:t>
      </w:r>
      <w:proofErr w:type="gramStart"/>
      <w:r w:rsidRPr="005675DB">
        <w:t>project.build</w:t>
      </w:r>
      <w:proofErr w:type="gramEnd"/>
      <w:r w:rsidRPr="005675DB">
        <w:t>.sourceEncoding&gt;</w:t>
      </w:r>
    </w:p>
    <w:p w14:paraId="75BE6299" w14:textId="77777777" w:rsidR="005675DB" w:rsidRPr="005675DB" w:rsidRDefault="005675DB" w:rsidP="005675DB">
      <w:pPr>
        <w:widowControl w:val="0"/>
        <w:wordWrap w:val="0"/>
        <w:autoSpaceDE w:val="0"/>
        <w:autoSpaceDN w:val="0"/>
        <w:spacing w:after="160"/>
      </w:pPr>
      <w:r w:rsidRPr="005675DB">
        <w:lastRenderedPageBreak/>
        <w:t>    &lt;</w:t>
      </w:r>
      <w:proofErr w:type="gramStart"/>
      <w:r w:rsidRPr="005675DB">
        <w:t>maven.compiler</w:t>
      </w:r>
      <w:proofErr w:type="gramEnd"/>
      <w:r w:rsidRPr="005675DB">
        <w:t>.release&gt;21&lt;/</w:t>
      </w:r>
      <w:proofErr w:type="gramStart"/>
      <w:r w:rsidRPr="005675DB">
        <w:t>maven.compiler</w:t>
      </w:r>
      <w:proofErr w:type="gramEnd"/>
      <w:r w:rsidRPr="005675DB">
        <w:t>.release&gt;</w:t>
      </w:r>
    </w:p>
    <w:p w14:paraId="23D97761" w14:textId="77777777" w:rsidR="005675DB" w:rsidRPr="005675DB" w:rsidRDefault="005675DB" w:rsidP="005675DB">
      <w:pPr>
        <w:widowControl w:val="0"/>
        <w:wordWrap w:val="0"/>
        <w:autoSpaceDE w:val="0"/>
        <w:autoSpaceDN w:val="0"/>
        <w:spacing w:after="160"/>
      </w:pPr>
      <w:r w:rsidRPr="005675DB">
        <w:t>  &lt;/properties&gt;</w:t>
      </w:r>
    </w:p>
    <w:p w14:paraId="4D98C0A3" w14:textId="25C78EF9" w:rsidR="005675DB" w:rsidRDefault="005675DB" w:rsidP="00496233">
      <w:pPr>
        <w:widowControl w:val="0"/>
        <w:wordWrap w:val="0"/>
        <w:autoSpaceDE w:val="0"/>
        <w:autoSpaceDN w:val="0"/>
        <w:spacing w:after="160"/>
      </w:pPr>
      <w:r>
        <w:rPr>
          <w:rFonts w:hint="eastAsia"/>
        </w:rPr>
        <w:t>```</w:t>
      </w:r>
    </w:p>
    <w:p w14:paraId="5CD8A360" w14:textId="6231C83F" w:rsidR="005675DB" w:rsidRDefault="005675DB" w:rsidP="00496233">
      <w:pPr>
        <w:widowControl w:val="0"/>
        <w:wordWrap w:val="0"/>
        <w:autoSpaceDE w:val="0"/>
        <w:autoSpaceDN w:val="0"/>
        <w:spacing w:after="160"/>
      </w:pPr>
      <w:r>
        <w:rPr>
          <w:rFonts w:hint="eastAsia"/>
        </w:rPr>
        <w:t>로 변경합니다.</w:t>
      </w:r>
    </w:p>
    <w:p w14:paraId="559C3CFB" w14:textId="4FD32AE5" w:rsidR="005675DB" w:rsidRDefault="005675DB" w:rsidP="00496233">
      <w:pPr>
        <w:widowControl w:val="0"/>
        <w:wordWrap w:val="0"/>
        <w:autoSpaceDE w:val="0"/>
        <w:autoSpaceDN w:val="0"/>
        <w:spacing w:after="160"/>
      </w:pPr>
      <w:r>
        <w:rPr>
          <w:rFonts w:hint="eastAsia"/>
        </w:rPr>
        <w:t>```</w:t>
      </w:r>
    </w:p>
    <w:p w14:paraId="676E5C01" w14:textId="77777777" w:rsidR="005675DB" w:rsidRPr="005675DB" w:rsidRDefault="005675DB" w:rsidP="005675DB">
      <w:pPr>
        <w:widowControl w:val="0"/>
        <w:wordWrap w:val="0"/>
        <w:autoSpaceDE w:val="0"/>
        <w:autoSpaceDN w:val="0"/>
        <w:spacing w:after="160"/>
      </w:pPr>
      <w:r w:rsidRPr="005675DB">
        <w:t>  &lt;dependencies&gt;</w:t>
      </w:r>
    </w:p>
    <w:p w14:paraId="0FCC7280" w14:textId="77777777" w:rsidR="005675DB" w:rsidRPr="005675DB" w:rsidRDefault="005675DB" w:rsidP="005675DB">
      <w:pPr>
        <w:widowControl w:val="0"/>
        <w:wordWrap w:val="0"/>
        <w:autoSpaceDE w:val="0"/>
        <w:autoSpaceDN w:val="0"/>
        <w:spacing w:after="160"/>
      </w:pPr>
      <w:r w:rsidRPr="005675DB">
        <w:t>    &lt;dependency&gt;</w:t>
      </w:r>
    </w:p>
    <w:p w14:paraId="31514DB3" w14:textId="77777777" w:rsidR="005675DB" w:rsidRPr="005675DB" w:rsidRDefault="005675DB" w:rsidP="005675DB">
      <w:pPr>
        <w:widowControl w:val="0"/>
        <w:wordWrap w:val="0"/>
        <w:autoSpaceDE w:val="0"/>
        <w:autoSpaceDN w:val="0"/>
        <w:spacing w:after="160"/>
      </w:pPr>
      <w:r w:rsidRPr="005675DB">
        <w:t>      &lt;groupId&gt;junit&lt;/groupId&gt;</w:t>
      </w:r>
    </w:p>
    <w:p w14:paraId="171EA485" w14:textId="77777777" w:rsidR="005675DB" w:rsidRPr="005675DB" w:rsidRDefault="005675DB" w:rsidP="005675DB">
      <w:pPr>
        <w:widowControl w:val="0"/>
        <w:wordWrap w:val="0"/>
        <w:autoSpaceDE w:val="0"/>
        <w:autoSpaceDN w:val="0"/>
        <w:spacing w:after="160"/>
      </w:pPr>
      <w:r w:rsidRPr="005675DB">
        <w:t>      &lt;artifactId&gt;junit&lt;/artifactId&gt;</w:t>
      </w:r>
    </w:p>
    <w:p w14:paraId="0D9A49A7" w14:textId="77777777" w:rsidR="005675DB" w:rsidRPr="005675DB" w:rsidRDefault="005675DB" w:rsidP="005675DB">
      <w:pPr>
        <w:widowControl w:val="0"/>
        <w:wordWrap w:val="0"/>
        <w:autoSpaceDE w:val="0"/>
        <w:autoSpaceDN w:val="0"/>
        <w:spacing w:after="160"/>
      </w:pPr>
      <w:r w:rsidRPr="005675DB">
        <w:t>      &lt;version&gt;4.11&lt;/version&gt;</w:t>
      </w:r>
    </w:p>
    <w:p w14:paraId="73083C25" w14:textId="77777777" w:rsidR="005675DB" w:rsidRPr="005675DB" w:rsidRDefault="005675DB" w:rsidP="005675DB">
      <w:pPr>
        <w:widowControl w:val="0"/>
        <w:wordWrap w:val="0"/>
        <w:autoSpaceDE w:val="0"/>
        <w:autoSpaceDN w:val="0"/>
        <w:spacing w:after="160"/>
      </w:pPr>
      <w:r w:rsidRPr="005675DB">
        <w:t>      &lt;scope&gt;test&lt;/scope&gt;</w:t>
      </w:r>
    </w:p>
    <w:p w14:paraId="1DF8454A" w14:textId="77777777" w:rsidR="005675DB" w:rsidRPr="005675DB" w:rsidRDefault="005675DB" w:rsidP="005675DB">
      <w:pPr>
        <w:widowControl w:val="0"/>
        <w:wordWrap w:val="0"/>
        <w:autoSpaceDE w:val="0"/>
        <w:autoSpaceDN w:val="0"/>
        <w:spacing w:after="160"/>
      </w:pPr>
      <w:r w:rsidRPr="005675DB">
        <w:t>    &lt;/dependency&gt;</w:t>
      </w:r>
    </w:p>
    <w:p w14:paraId="5886E672" w14:textId="77777777" w:rsidR="005675DB" w:rsidRPr="005675DB" w:rsidRDefault="005675DB" w:rsidP="005675DB">
      <w:pPr>
        <w:widowControl w:val="0"/>
        <w:wordWrap w:val="0"/>
        <w:autoSpaceDE w:val="0"/>
        <w:autoSpaceDN w:val="0"/>
        <w:spacing w:after="160"/>
      </w:pPr>
      <w:r w:rsidRPr="005675DB">
        <w:t>  &lt;/dependencies&gt;</w:t>
      </w:r>
    </w:p>
    <w:p w14:paraId="641E808D" w14:textId="06142730" w:rsidR="005675DB" w:rsidRDefault="005675DB" w:rsidP="00496233">
      <w:pPr>
        <w:widowControl w:val="0"/>
        <w:wordWrap w:val="0"/>
        <w:autoSpaceDE w:val="0"/>
        <w:autoSpaceDN w:val="0"/>
        <w:spacing w:after="160"/>
      </w:pPr>
      <w:r>
        <w:rPr>
          <w:rFonts w:hint="eastAsia"/>
        </w:rPr>
        <w:t>```</w:t>
      </w:r>
    </w:p>
    <w:p w14:paraId="227DF119" w14:textId="591DE973" w:rsidR="005675DB" w:rsidRDefault="005675DB" w:rsidP="00496233">
      <w:pPr>
        <w:widowControl w:val="0"/>
        <w:wordWrap w:val="0"/>
        <w:autoSpaceDE w:val="0"/>
        <w:autoSpaceDN w:val="0"/>
        <w:spacing w:after="160"/>
      </w:pPr>
      <w:r>
        <w:rPr>
          <w:rFonts w:hint="eastAsia"/>
        </w:rPr>
        <w:t>을</w:t>
      </w:r>
    </w:p>
    <w:p w14:paraId="4FDF3A83" w14:textId="118C3BA6" w:rsidR="005675DB" w:rsidRDefault="005675DB" w:rsidP="00496233">
      <w:pPr>
        <w:widowControl w:val="0"/>
        <w:wordWrap w:val="0"/>
        <w:autoSpaceDE w:val="0"/>
        <w:autoSpaceDN w:val="0"/>
        <w:spacing w:after="160"/>
      </w:pPr>
      <w:r>
        <w:rPr>
          <w:rFonts w:hint="eastAsia"/>
        </w:rPr>
        <w:t>```</w:t>
      </w:r>
    </w:p>
    <w:p w14:paraId="3F51D192" w14:textId="77777777" w:rsidR="005675DB" w:rsidRDefault="005675DB" w:rsidP="005675DB">
      <w:pPr>
        <w:widowControl w:val="0"/>
        <w:wordWrap w:val="0"/>
        <w:autoSpaceDE w:val="0"/>
        <w:autoSpaceDN w:val="0"/>
        <w:spacing w:after="160"/>
      </w:pPr>
      <w:r>
        <w:t>&lt;dependencies&gt;</w:t>
      </w:r>
    </w:p>
    <w:p w14:paraId="40E1937F" w14:textId="77777777" w:rsidR="005675DB" w:rsidRDefault="005675DB" w:rsidP="005675DB">
      <w:pPr>
        <w:widowControl w:val="0"/>
        <w:wordWrap w:val="0"/>
        <w:autoSpaceDE w:val="0"/>
        <w:autoSpaceDN w:val="0"/>
        <w:spacing w:after="160"/>
      </w:pPr>
      <w:r>
        <w:t xml:space="preserve">    &lt;dependency&gt;</w:t>
      </w:r>
    </w:p>
    <w:p w14:paraId="28E45797" w14:textId="77777777" w:rsidR="005675DB" w:rsidRDefault="005675DB" w:rsidP="005675DB">
      <w:pPr>
        <w:widowControl w:val="0"/>
        <w:wordWrap w:val="0"/>
        <w:autoSpaceDE w:val="0"/>
        <w:autoSpaceDN w:val="0"/>
        <w:spacing w:after="160"/>
      </w:pPr>
      <w:r>
        <w:t xml:space="preserve">        </w:t>
      </w:r>
      <w:proofErr w:type="gramStart"/>
      <w:r>
        <w:t>&lt;groupId&gt;org.junit.jupiter</w:t>
      </w:r>
      <w:proofErr w:type="gramEnd"/>
      <w:r>
        <w:t>&lt;/groupId&gt;</w:t>
      </w:r>
    </w:p>
    <w:p w14:paraId="5B00F746" w14:textId="77777777" w:rsidR="005675DB" w:rsidRDefault="005675DB" w:rsidP="005675DB">
      <w:pPr>
        <w:widowControl w:val="0"/>
        <w:wordWrap w:val="0"/>
        <w:autoSpaceDE w:val="0"/>
        <w:autoSpaceDN w:val="0"/>
        <w:spacing w:after="160"/>
      </w:pPr>
      <w:r>
        <w:t xml:space="preserve">        &lt;artifactId&gt;junit-jupiter&lt;/artifactId&gt;</w:t>
      </w:r>
    </w:p>
    <w:p w14:paraId="4F1B13D7" w14:textId="77777777" w:rsidR="005675DB" w:rsidRDefault="005675DB" w:rsidP="005675DB">
      <w:pPr>
        <w:widowControl w:val="0"/>
        <w:wordWrap w:val="0"/>
        <w:autoSpaceDE w:val="0"/>
        <w:autoSpaceDN w:val="0"/>
        <w:spacing w:after="160"/>
      </w:pPr>
      <w:r>
        <w:t xml:space="preserve">        &lt;version&gt;5.10.2&lt;/version&gt;</w:t>
      </w:r>
    </w:p>
    <w:p w14:paraId="5CD51005" w14:textId="77777777" w:rsidR="005675DB" w:rsidRDefault="005675DB" w:rsidP="005675DB">
      <w:pPr>
        <w:widowControl w:val="0"/>
        <w:wordWrap w:val="0"/>
        <w:autoSpaceDE w:val="0"/>
        <w:autoSpaceDN w:val="0"/>
        <w:spacing w:after="160"/>
      </w:pPr>
      <w:r>
        <w:t xml:space="preserve">        &lt;scope&gt;test&lt;/scope&gt;</w:t>
      </w:r>
    </w:p>
    <w:p w14:paraId="74D485C0" w14:textId="77777777" w:rsidR="005675DB" w:rsidRDefault="005675DB" w:rsidP="005675DB">
      <w:pPr>
        <w:widowControl w:val="0"/>
        <w:wordWrap w:val="0"/>
        <w:autoSpaceDE w:val="0"/>
        <w:autoSpaceDN w:val="0"/>
        <w:spacing w:after="160"/>
      </w:pPr>
      <w:r>
        <w:t xml:space="preserve">    &lt;/dependency&gt;</w:t>
      </w:r>
    </w:p>
    <w:p w14:paraId="5E7AADC4" w14:textId="181C1335" w:rsidR="005675DB" w:rsidRDefault="005675DB" w:rsidP="005675DB">
      <w:pPr>
        <w:widowControl w:val="0"/>
        <w:wordWrap w:val="0"/>
        <w:autoSpaceDE w:val="0"/>
        <w:autoSpaceDN w:val="0"/>
        <w:spacing w:after="160"/>
      </w:pPr>
      <w:r>
        <w:t>&lt;/dependencies&gt;</w:t>
      </w:r>
    </w:p>
    <w:p w14:paraId="5B22E7CA" w14:textId="76FD711D" w:rsidR="005675DB" w:rsidRDefault="005675DB" w:rsidP="005675DB">
      <w:pPr>
        <w:widowControl w:val="0"/>
        <w:wordWrap w:val="0"/>
        <w:autoSpaceDE w:val="0"/>
        <w:autoSpaceDN w:val="0"/>
        <w:spacing w:after="160"/>
      </w:pPr>
      <w:r>
        <w:rPr>
          <w:rFonts w:hint="eastAsia"/>
        </w:rPr>
        <w:t>```로 변경합니다.</w:t>
      </w:r>
    </w:p>
    <w:p w14:paraId="58DD473A" w14:textId="77777777" w:rsidR="005675DB" w:rsidRDefault="005675DB" w:rsidP="005675DB">
      <w:pPr>
        <w:widowControl w:val="0"/>
        <w:wordWrap w:val="0"/>
        <w:autoSpaceDE w:val="0"/>
        <w:autoSpaceDN w:val="0"/>
        <w:spacing w:after="160"/>
      </w:pPr>
    </w:p>
    <w:p w14:paraId="78B6E47D" w14:textId="77777777" w:rsidR="004A170B" w:rsidRDefault="004A170B" w:rsidP="004A170B">
      <w:pPr>
        <w:widowControl w:val="0"/>
        <w:wordWrap w:val="0"/>
        <w:autoSpaceDE w:val="0"/>
        <w:autoSpaceDN w:val="0"/>
        <w:spacing w:after="160"/>
      </w:pPr>
      <w:r>
        <w:t>JUnit 5 테스트를 제대로 돌리려면 보통 추가해두는 게 좋습니다.</w:t>
      </w:r>
    </w:p>
    <w:p w14:paraId="1B68935D" w14:textId="77777777" w:rsidR="004A170B" w:rsidRDefault="004A170B" w:rsidP="004A170B">
      <w:pPr>
        <w:widowControl w:val="0"/>
        <w:wordWrap w:val="0"/>
        <w:autoSpaceDE w:val="0"/>
        <w:autoSpaceDN w:val="0"/>
        <w:spacing w:after="160"/>
      </w:pPr>
    </w:p>
    <w:p w14:paraId="15EA0552" w14:textId="77777777" w:rsidR="004A170B" w:rsidRDefault="004A170B" w:rsidP="004A170B">
      <w:pPr>
        <w:widowControl w:val="0"/>
        <w:wordWrap w:val="0"/>
        <w:autoSpaceDE w:val="0"/>
        <w:autoSpaceDN w:val="0"/>
        <w:spacing w:after="160"/>
      </w:pPr>
      <w:r>
        <w:t>&lt;build&gt;</w:t>
      </w:r>
    </w:p>
    <w:p w14:paraId="4DDAC68C" w14:textId="77777777" w:rsidR="004A170B" w:rsidRDefault="004A170B" w:rsidP="004A170B">
      <w:pPr>
        <w:widowControl w:val="0"/>
        <w:wordWrap w:val="0"/>
        <w:autoSpaceDE w:val="0"/>
        <w:autoSpaceDN w:val="0"/>
        <w:spacing w:after="160"/>
      </w:pPr>
      <w:r>
        <w:lastRenderedPageBreak/>
        <w:t xml:space="preserve">    &lt;plugins&gt;</w:t>
      </w:r>
    </w:p>
    <w:p w14:paraId="5CFFC5B2" w14:textId="77777777" w:rsidR="004A170B" w:rsidRDefault="004A170B" w:rsidP="004A170B">
      <w:pPr>
        <w:widowControl w:val="0"/>
        <w:wordWrap w:val="0"/>
        <w:autoSpaceDE w:val="0"/>
        <w:autoSpaceDN w:val="0"/>
        <w:spacing w:after="160"/>
      </w:pPr>
      <w:r>
        <w:t xml:space="preserve">        &lt;plugin&gt;</w:t>
      </w:r>
    </w:p>
    <w:p w14:paraId="5B501986" w14:textId="77777777" w:rsidR="004A170B" w:rsidRDefault="004A170B" w:rsidP="004A170B">
      <w:pPr>
        <w:widowControl w:val="0"/>
        <w:wordWrap w:val="0"/>
        <w:autoSpaceDE w:val="0"/>
        <w:autoSpaceDN w:val="0"/>
        <w:spacing w:after="160"/>
      </w:pPr>
      <w:r>
        <w:t xml:space="preserve">            </w:t>
      </w:r>
      <w:proofErr w:type="gramStart"/>
      <w:r>
        <w:t>&lt;groupId&gt;org.apache.maven</w:t>
      </w:r>
      <w:proofErr w:type="gramEnd"/>
      <w:r>
        <w:t>.plugins&lt;/groupId&gt;</w:t>
      </w:r>
    </w:p>
    <w:p w14:paraId="2AF01E0C" w14:textId="77777777" w:rsidR="004A170B" w:rsidRDefault="004A170B" w:rsidP="004A170B">
      <w:pPr>
        <w:widowControl w:val="0"/>
        <w:wordWrap w:val="0"/>
        <w:autoSpaceDE w:val="0"/>
        <w:autoSpaceDN w:val="0"/>
        <w:spacing w:after="160"/>
      </w:pPr>
      <w:r>
        <w:t xml:space="preserve">            &lt;artifactId&gt;maven-surefire-plugin&lt;/artifactId&gt;</w:t>
      </w:r>
    </w:p>
    <w:p w14:paraId="58BD6935" w14:textId="77777777" w:rsidR="004A170B" w:rsidRDefault="004A170B" w:rsidP="004A170B">
      <w:pPr>
        <w:widowControl w:val="0"/>
        <w:wordWrap w:val="0"/>
        <w:autoSpaceDE w:val="0"/>
        <w:autoSpaceDN w:val="0"/>
        <w:spacing w:after="160"/>
      </w:pPr>
      <w:r>
        <w:t xml:space="preserve">            &lt;version&gt;3.2.5&lt;/version&gt;</w:t>
      </w:r>
    </w:p>
    <w:p w14:paraId="7579EE97" w14:textId="77777777" w:rsidR="004A170B" w:rsidRDefault="004A170B" w:rsidP="004A170B">
      <w:pPr>
        <w:widowControl w:val="0"/>
        <w:wordWrap w:val="0"/>
        <w:autoSpaceDE w:val="0"/>
        <w:autoSpaceDN w:val="0"/>
        <w:spacing w:after="160"/>
      </w:pPr>
      <w:r>
        <w:t xml:space="preserve">        &lt;/plugin&gt;</w:t>
      </w:r>
    </w:p>
    <w:p w14:paraId="61C31CFA" w14:textId="77777777" w:rsidR="004A170B" w:rsidRDefault="004A170B" w:rsidP="004A170B">
      <w:pPr>
        <w:widowControl w:val="0"/>
        <w:wordWrap w:val="0"/>
        <w:autoSpaceDE w:val="0"/>
        <w:autoSpaceDN w:val="0"/>
        <w:spacing w:after="160"/>
      </w:pPr>
      <w:r>
        <w:t xml:space="preserve">    &lt;/plugins&gt;</w:t>
      </w:r>
    </w:p>
    <w:p w14:paraId="4369BD81" w14:textId="153B820F" w:rsidR="005675DB" w:rsidRDefault="004A170B" w:rsidP="004A170B">
      <w:pPr>
        <w:widowControl w:val="0"/>
        <w:wordWrap w:val="0"/>
        <w:autoSpaceDE w:val="0"/>
        <w:autoSpaceDN w:val="0"/>
        <w:spacing w:after="160"/>
      </w:pPr>
      <w:r>
        <w:t>&lt;/build&gt;</w:t>
      </w:r>
    </w:p>
    <w:p w14:paraId="3F76FAB1" w14:textId="77777777" w:rsidR="004A170B" w:rsidRDefault="004A170B" w:rsidP="004A170B">
      <w:pPr>
        <w:widowControl w:val="0"/>
        <w:wordWrap w:val="0"/>
        <w:autoSpaceDE w:val="0"/>
        <w:autoSpaceDN w:val="0"/>
        <w:spacing w:after="160"/>
      </w:pPr>
    </w:p>
    <w:p w14:paraId="03E9A63E" w14:textId="55D91746" w:rsidR="004A170B" w:rsidRDefault="004A170B" w:rsidP="004A170B">
      <w:pPr>
        <w:widowControl w:val="0"/>
        <w:wordWrap w:val="0"/>
        <w:autoSpaceDE w:val="0"/>
        <w:autoSpaceDN w:val="0"/>
        <w:spacing w:after="160"/>
      </w:pPr>
      <w:r>
        <w:rPr>
          <w:rFonts w:hint="eastAsia"/>
        </w:rPr>
        <w:t xml:space="preserve">전체 </w:t>
      </w:r>
      <w:proofErr w:type="gramStart"/>
      <w:r>
        <w:rPr>
          <w:rFonts w:hint="eastAsia"/>
        </w:rPr>
        <w:t>변경 된</w:t>
      </w:r>
      <w:proofErr w:type="gramEnd"/>
      <w:r>
        <w:rPr>
          <w:rFonts w:hint="eastAsia"/>
        </w:rPr>
        <w:t xml:space="preserve"> 내용</w:t>
      </w:r>
    </w:p>
    <w:p w14:paraId="419EBF15" w14:textId="1DFD7C1F" w:rsidR="004A170B" w:rsidRDefault="004A170B" w:rsidP="004A170B">
      <w:pPr>
        <w:widowControl w:val="0"/>
        <w:wordWrap w:val="0"/>
        <w:autoSpaceDE w:val="0"/>
        <w:autoSpaceDN w:val="0"/>
        <w:spacing w:after="160"/>
      </w:pPr>
      <w:r>
        <w:rPr>
          <w:rFonts w:hint="eastAsia"/>
        </w:rPr>
        <w:t>```</w:t>
      </w:r>
    </w:p>
    <w:p w14:paraId="142ACC2D" w14:textId="77777777" w:rsidR="004A170B" w:rsidRPr="004A170B" w:rsidRDefault="004A170B" w:rsidP="004A170B">
      <w:pPr>
        <w:widowControl w:val="0"/>
        <w:wordWrap w:val="0"/>
        <w:autoSpaceDE w:val="0"/>
        <w:autoSpaceDN w:val="0"/>
        <w:spacing w:after="160"/>
      </w:pPr>
      <w:r w:rsidRPr="004A170B">
        <w:t>&lt;?xml version="1.0" encoding="UTF-8"?&gt;</w:t>
      </w:r>
    </w:p>
    <w:p w14:paraId="48E78CA0" w14:textId="77777777" w:rsidR="004A170B" w:rsidRPr="004A170B" w:rsidRDefault="004A170B" w:rsidP="004A170B">
      <w:pPr>
        <w:widowControl w:val="0"/>
        <w:wordWrap w:val="0"/>
        <w:autoSpaceDE w:val="0"/>
        <w:autoSpaceDN w:val="0"/>
        <w:spacing w:after="160"/>
      </w:pPr>
    </w:p>
    <w:p w14:paraId="760AAB64" w14:textId="77777777" w:rsidR="004A170B" w:rsidRPr="004A170B" w:rsidRDefault="004A170B" w:rsidP="004A170B">
      <w:pPr>
        <w:widowControl w:val="0"/>
        <w:wordWrap w:val="0"/>
        <w:autoSpaceDE w:val="0"/>
        <w:autoSpaceDN w:val="0"/>
        <w:spacing w:after="160"/>
      </w:pPr>
      <w:r w:rsidRPr="004A170B">
        <w:t xml:space="preserve">&lt;project xmlns="http://maven.apache.org/POM/4.0.0" </w:t>
      </w:r>
      <w:proofErr w:type="gramStart"/>
      <w:r w:rsidRPr="004A170B">
        <w:t>xmlns:xsi</w:t>
      </w:r>
      <w:proofErr w:type="gramEnd"/>
      <w:r w:rsidRPr="004A170B">
        <w:t>="http://www.w3.org/2001/XMLSchema-instance"</w:t>
      </w:r>
    </w:p>
    <w:p w14:paraId="125E104B"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xsi:schemaLocation</w:t>
      </w:r>
      <w:proofErr w:type="gramEnd"/>
      <w:r w:rsidRPr="004A170B">
        <w:t>="http://maven.apache.org/POM/4.0.0 http://maven.apache.org/xsd/maven-4.0.0.xsd"&gt;</w:t>
      </w:r>
    </w:p>
    <w:p w14:paraId="3DA3D58D" w14:textId="77777777" w:rsidR="004A170B" w:rsidRPr="004A170B" w:rsidRDefault="004A170B" w:rsidP="004A170B">
      <w:pPr>
        <w:widowControl w:val="0"/>
        <w:wordWrap w:val="0"/>
        <w:autoSpaceDE w:val="0"/>
        <w:autoSpaceDN w:val="0"/>
        <w:spacing w:after="160"/>
      </w:pPr>
      <w:r w:rsidRPr="004A170B">
        <w:t>  &lt;modelVersion&gt;4.0.0&lt;/modelVersion&gt;</w:t>
      </w:r>
    </w:p>
    <w:p w14:paraId="514466ED" w14:textId="77777777" w:rsidR="004A170B" w:rsidRPr="004A170B" w:rsidRDefault="004A170B" w:rsidP="004A170B">
      <w:pPr>
        <w:widowControl w:val="0"/>
        <w:wordWrap w:val="0"/>
        <w:autoSpaceDE w:val="0"/>
        <w:autoSpaceDN w:val="0"/>
        <w:spacing w:after="160"/>
      </w:pPr>
    </w:p>
    <w:p w14:paraId="482D70BB" w14:textId="77777777" w:rsidR="004A170B" w:rsidRPr="004A170B" w:rsidRDefault="004A170B" w:rsidP="004A170B">
      <w:pPr>
        <w:widowControl w:val="0"/>
        <w:wordWrap w:val="0"/>
        <w:autoSpaceDE w:val="0"/>
        <w:autoSpaceDN w:val="0"/>
        <w:spacing w:after="160"/>
      </w:pPr>
      <w:r w:rsidRPr="004A170B">
        <w:t>  &lt;groupId&gt;com.example&lt;/groupId&gt;</w:t>
      </w:r>
    </w:p>
    <w:p w14:paraId="124A9F96" w14:textId="77777777" w:rsidR="004A170B" w:rsidRPr="004A170B" w:rsidRDefault="004A170B" w:rsidP="004A170B">
      <w:pPr>
        <w:widowControl w:val="0"/>
        <w:wordWrap w:val="0"/>
        <w:autoSpaceDE w:val="0"/>
        <w:autoSpaceDN w:val="0"/>
        <w:spacing w:after="160"/>
      </w:pPr>
      <w:r w:rsidRPr="004A170B">
        <w:t>  &lt;artifactId&gt;demo&lt;/artifactId&gt;</w:t>
      </w:r>
    </w:p>
    <w:p w14:paraId="53D8F550" w14:textId="77777777" w:rsidR="004A170B" w:rsidRPr="004A170B" w:rsidRDefault="004A170B" w:rsidP="004A170B">
      <w:pPr>
        <w:widowControl w:val="0"/>
        <w:wordWrap w:val="0"/>
        <w:autoSpaceDE w:val="0"/>
        <w:autoSpaceDN w:val="0"/>
        <w:spacing w:after="160"/>
      </w:pPr>
      <w:r w:rsidRPr="004A170B">
        <w:t>  &lt;version&gt;1.0-SNAPSHOT&lt;/version&gt;</w:t>
      </w:r>
    </w:p>
    <w:p w14:paraId="4547E444" w14:textId="77777777" w:rsidR="004A170B" w:rsidRPr="004A170B" w:rsidRDefault="004A170B" w:rsidP="004A170B">
      <w:pPr>
        <w:widowControl w:val="0"/>
        <w:wordWrap w:val="0"/>
        <w:autoSpaceDE w:val="0"/>
        <w:autoSpaceDN w:val="0"/>
        <w:spacing w:after="160"/>
      </w:pPr>
    </w:p>
    <w:p w14:paraId="720CD540" w14:textId="77777777" w:rsidR="004A170B" w:rsidRPr="004A170B" w:rsidRDefault="004A170B" w:rsidP="004A170B">
      <w:pPr>
        <w:widowControl w:val="0"/>
        <w:wordWrap w:val="0"/>
        <w:autoSpaceDE w:val="0"/>
        <w:autoSpaceDN w:val="0"/>
        <w:spacing w:after="160"/>
      </w:pPr>
      <w:r w:rsidRPr="004A170B">
        <w:t>  &lt;name&gt;demo&lt;/name&gt;</w:t>
      </w:r>
    </w:p>
    <w:p w14:paraId="715DDC34"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w:t>
      </w:r>
      <w:proofErr w:type="gramEnd"/>
      <w:r w:rsidRPr="004A170B">
        <w:t xml:space="preserve"> FIXME change it to the project's website --&gt;</w:t>
      </w:r>
    </w:p>
    <w:p w14:paraId="38D59CB8" w14:textId="77777777" w:rsidR="004A170B" w:rsidRPr="004A170B" w:rsidRDefault="004A170B" w:rsidP="004A170B">
      <w:pPr>
        <w:widowControl w:val="0"/>
        <w:wordWrap w:val="0"/>
        <w:autoSpaceDE w:val="0"/>
        <w:autoSpaceDN w:val="0"/>
        <w:spacing w:after="160"/>
      </w:pPr>
      <w:r w:rsidRPr="004A170B">
        <w:t>  &lt;url&gt;http://www.example.com&lt;/url&gt;</w:t>
      </w:r>
    </w:p>
    <w:p w14:paraId="75EA12FC" w14:textId="77777777" w:rsidR="004A170B" w:rsidRPr="004A170B" w:rsidRDefault="004A170B" w:rsidP="004A170B">
      <w:pPr>
        <w:widowControl w:val="0"/>
        <w:wordWrap w:val="0"/>
        <w:autoSpaceDE w:val="0"/>
        <w:autoSpaceDN w:val="0"/>
        <w:spacing w:after="160"/>
      </w:pPr>
    </w:p>
    <w:p w14:paraId="2FE74D13"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w:t>
      </w:r>
      <w:proofErr w:type="gramEnd"/>
      <w:r w:rsidRPr="004A170B">
        <w:t xml:space="preserve"> &lt;properties&gt;</w:t>
      </w:r>
    </w:p>
    <w:p w14:paraId="5784B1BC" w14:textId="77777777" w:rsidR="004A170B" w:rsidRPr="004A170B" w:rsidRDefault="004A170B" w:rsidP="004A170B">
      <w:pPr>
        <w:widowControl w:val="0"/>
        <w:wordWrap w:val="0"/>
        <w:autoSpaceDE w:val="0"/>
        <w:autoSpaceDN w:val="0"/>
        <w:spacing w:after="160"/>
      </w:pPr>
      <w:r w:rsidRPr="004A170B">
        <w:t>    &lt;</w:t>
      </w:r>
      <w:proofErr w:type="gramStart"/>
      <w:r w:rsidRPr="004A170B">
        <w:t>project.build</w:t>
      </w:r>
      <w:proofErr w:type="gramEnd"/>
      <w:r w:rsidRPr="004A170B">
        <w:t>.sourceEncoding&gt;UTF-8&lt;/</w:t>
      </w:r>
      <w:proofErr w:type="gramStart"/>
      <w:r w:rsidRPr="004A170B">
        <w:t>project.build</w:t>
      </w:r>
      <w:proofErr w:type="gramEnd"/>
      <w:r w:rsidRPr="004A170B">
        <w:t>.sourceEncoding&gt;</w:t>
      </w:r>
    </w:p>
    <w:p w14:paraId="18A35F5A" w14:textId="77777777" w:rsidR="004A170B" w:rsidRPr="004A170B" w:rsidRDefault="004A170B" w:rsidP="004A170B">
      <w:pPr>
        <w:widowControl w:val="0"/>
        <w:wordWrap w:val="0"/>
        <w:autoSpaceDE w:val="0"/>
        <w:autoSpaceDN w:val="0"/>
        <w:spacing w:after="160"/>
      </w:pPr>
      <w:r w:rsidRPr="004A170B">
        <w:lastRenderedPageBreak/>
        <w:t>    &lt;</w:t>
      </w:r>
      <w:proofErr w:type="gramStart"/>
      <w:r w:rsidRPr="004A170B">
        <w:t>maven.compiler</w:t>
      </w:r>
      <w:proofErr w:type="gramEnd"/>
      <w:r w:rsidRPr="004A170B">
        <w:t>.source&gt;1.7&lt;/</w:t>
      </w:r>
      <w:proofErr w:type="gramStart"/>
      <w:r w:rsidRPr="004A170B">
        <w:t>maven.compiler</w:t>
      </w:r>
      <w:proofErr w:type="gramEnd"/>
      <w:r w:rsidRPr="004A170B">
        <w:t>.source&gt;</w:t>
      </w:r>
    </w:p>
    <w:p w14:paraId="4E8DC24E" w14:textId="77777777" w:rsidR="004A170B" w:rsidRPr="004A170B" w:rsidRDefault="004A170B" w:rsidP="004A170B">
      <w:pPr>
        <w:widowControl w:val="0"/>
        <w:wordWrap w:val="0"/>
        <w:autoSpaceDE w:val="0"/>
        <w:autoSpaceDN w:val="0"/>
        <w:spacing w:after="160"/>
      </w:pPr>
      <w:r w:rsidRPr="004A170B">
        <w:t>    &lt;</w:t>
      </w:r>
      <w:proofErr w:type="gramStart"/>
      <w:r w:rsidRPr="004A170B">
        <w:t>maven.compiler</w:t>
      </w:r>
      <w:proofErr w:type="gramEnd"/>
      <w:r w:rsidRPr="004A170B">
        <w:t>.target&gt;1.7&lt;/</w:t>
      </w:r>
      <w:proofErr w:type="gramStart"/>
      <w:r w:rsidRPr="004A170B">
        <w:t>maven.compiler</w:t>
      </w:r>
      <w:proofErr w:type="gramEnd"/>
      <w:r w:rsidRPr="004A170B">
        <w:t>.target&gt;</w:t>
      </w:r>
    </w:p>
    <w:p w14:paraId="2F641689" w14:textId="77777777" w:rsidR="004A170B" w:rsidRPr="004A170B" w:rsidRDefault="004A170B" w:rsidP="004A170B">
      <w:pPr>
        <w:widowControl w:val="0"/>
        <w:wordWrap w:val="0"/>
        <w:autoSpaceDE w:val="0"/>
        <w:autoSpaceDN w:val="0"/>
        <w:spacing w:after="160"/>
      </w:pPr>
      <w:r w:rsidRPr="004A170B">
        <w:t>  &lt;/properties&gt; --&gt;</w:t>
      </w:r>
    </w:p>
    <w:p w14:paraId="2DC14456" w14:textId="77777777" w:rsidR="004A170B" w:rsidRPr="004A170B" w:rsidRDefault="004A170B" w:rsidP="004A170B">
      <w:pPr>
        <w:widowControl w:val="0"/>
        <w:wordWrap w:val="0"/>
        <w:autoSpaceDE w:val="0"/>
        <w:autoSpaceDN w:val="0"/>
        <w:spacing w:after="160"/>
      </w:pPr>
    </w:p>
    <w:p w14:paraId="6A67646B" w14:textId="77777777" w:rsidR="004A170B" w:rsidRPr="004A170B" w:rsidRDefault="004A170B" w:rsidP="004A170B">
      <w:pPr>
        <w:widowControl w:val="0"/>
        <w:wordWrap w:val="0"/>
        <w:autoSpaceDE w:val="0"/>
        <w:autoSpaceDN w:val="0"/>
        <w:spacing w:after="160"/>
      </w:pPr>
      <w:r w:rsidRPr="004A170B">
        <w:t>  &lt;properties&gt;</w:t>
      </w:r>
    </w:p>
    <w:p w14:paraId="1B843A29" w14:textId="77777777" w:rsidR="004A170B" w:rsidRPr="004A170B" w:rsidRDefault="004A170B" w:rsidP="004A170B">
      <w:pPr>
        <w:widowControl w:val="0"/>
        <w:wordWrap w:val="0"/>
        <w:autoSpaceDE w:val="0"/>
        <w:autoSpaceDN w:val="0"/>
        <w:spacing w:after="160"/>
      </w:pPr>
      <w:r w:rsidRPr="004A170B">
        <w:t>    &lt;</w:t>
      </w:r>
      <w:proofErr w:type="gramStart"/>
      <w:r w:rsidRPr="004A170B">
        <w:t>project.build</w:t>
      </w:r>
      <w:proofErr w:type="gramEnd"/>
      <w:r w:rsidRPr="004A170B">
        <w:t>.sourceEncoding&gt;UTF-8&lt;/</w:t>
      </w:r>
      <w:proofErr w:type="gramStart"/>
      <w:r w:rsidRPr="004A170B">
        <w:t>project.build</w:t>
      </w:r>
      <w:proofErr w:type="gramEnd"/>
      <w:r w:rsidRPr="004A170B">
        <w:t>.sourceEncoding&gt;</w:t>
      </w:r>
    </w:p>
    <w:p w14:paraId="3AB7EFD7" w14:textId="77777777" w:rsidR="004A170B" w:rsidRPr="004A170B" w:rsidRDefault="004A170B" w:rsidP="004A170B">
      <w:pPr>
        <w:widowControl w:val="0"/>
        <w:wordWrap w:val="0"/>
        <w:autoSpaceDE w:val="0"/>
        <w:autoSpaceDN w:val="0"/>
        <w:spacing w:after="160"/>
      </w:pPr>
      <w:r w:rsidRPr="004A170B">
        <w:t>    &lt;</w:t>
      </w:r>
      <w:proofErr w:type="gramStart"/>
      <w:r w:rsidRPr="004A170B">
        <w:t>maven.compiler</w:t>
      </w:r>
      <w:proofErr w:type="gramEnd"/>
      <w:r w:rsidRPr="004A170B">
        <w:t>.release&gt;21&lt;/</w:t>
      </w:r>
      <w:proofErr w:type="gramStart"/>
      <w:r w:rsidRPr="004A170B">
        <w:t>maven.compiler</w:t>
      </w:r>
      <w:proofErr w:type="gramEnd"/>
      <w:r w:rsidRPr="004A170B">
        <w:t>.release&gt;</w:t>
      </w:r>
    </w:p>
    <w:p w14:paraId="3D78E6BE" w14:textId="77777777" w:rsidR="004A170B" w:rsidRPr="004A170B" w:rsidRDefault="004A170B" w:rsidP="004A170B">
      <w:pPr>
        <w:widowControl w:val="0"/>
        <w:wordWrap w:val="0"/>
        <w:autoSpaceDE w:val="0"/>
        <w:autoSpaceDN w:val="0"/>
        <w:spacing w:after="160"/>
      </w:pPr>
      <w:r w:rsidRPr="004A170B">
        <w:t>  &lt;/properties&gt;</w:t>
      </w:r>
    </w:p>
    <w:p w14:paraId="6238E67B" w14:textId="77777777" w:rsidR="004A170B" w:rsidRPr="004A170B" w:rsidRDefault="004A170B" w:rsidP="004A170B">
      <w:pPr>
        <w:widowControl w:val="0"/>
        <w:wordWrap w:val="0"/>
        <w:autoSpaceDE w:val="0"/>
        <w:autoSpaceDN w:val="0"/>
        <w:spacing w:after="160"/>
      </w:pPr>
    </w:p>
    <w:p w14:paraId="3BEEE642"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w:t>
      </w:r>
      <w:proofErr w:type="gramEnd"/>
      <w:r w:rsidRPr="004A170B">
        <w:t xml:space="preserve"> &lt;dependencies&gt;</w:t>
      </w:r>
    </w:p>
    <w:p w14:paraId="57044931" w14:textId="77777777" w:rsidR="004A170B" w:rsidRPr="004A170B" w:rsidRDefault="004A170B" w:rsidP="004A170B">
      <w:pPr>
        <w:widowControl w:val="0"/>
        <w:wordWrap w:val="0"/>
        <w:autoSpaceDE w:val="0"/>
        <w:autoSpaceDN w:val="0"/>
        <w:spacing w:after="160"/>
      </w:pPr>
      <w:r w:rsidRPr="004A170B">
        <w:t>    &lt;dependency&gt;</w:t>
      </w:r>
    </w:p>
    <w:p w14:paraId="5A78C71F" w14:textId="77777777" w:rsidR="004A170B" w:rsidRPr="004A170B" w:rsidRDefault="004A170B" w:rsidP="004A170B">
      <w:pPr>
        <w:widowControl w:val="0"/>
        <w:wordWrap w:val="0"/>
        <w:autoSpaceDE w:val="0"/>
        <w:autoSpaceDN w:val="0"/>
        <w:spacing w:after="160"/>
      </w:pPr>
      <w:r w:rsidRPr="004A170B">
        <w:t>      &lt;groupId&gt;junit&lt;/groupId&gt;</w:t>
      </w:r>
    </w:p>
    <w:p w14:paraId="667BE6CC" w14:textId="77777777" w:rsidR="004A170B" w:rsidRPr="004A170B" w:rsidRDefault="004A170B" w:rsidP="004A170B">
      <w:pPr>
        <w:widowControl w:val="0"/>
        <w:wordWrap w:val="0"/>
        <w:autoSpaceDE w:val="0"/>
        <w:autoSpaceDN w:val="0"/>
        <w:spacing w:after="160"/>
      </w:pPr>
      <w:r w:rsidRPr="004A170B">
        <w:t>      &lt;artifactId&gt;junit&lt;/artifactId&gt;</w:t>
      </w:r>
    </w:p>
    <w:p w14:paraId="3A520796" w14:textId="77777777" w:rsidR="004A170B" w:rsidRPr="004A170B" w:rsidRDefault="004A170B" w:rsidP="004A170B">
      <w:pPr>
        <w:widowControl w:val="0"/>
        <w:wordWrap w:val="0"/>
        <w:autoSpaceDE w:val="0"/>
        <w:autoSpaceDN w:val="0"/>
        <w:spacing w:after="160"/>
      </w:pPr>
      <w:r w:rsidRPr="004A170B">
        <w:t>      &lt;version&gt;4.11&lt;/version&gt;</w:t>
      </w:r>
    </w:p>
    <w:p w14:paraId="77F9D969" w14:textId="77777777" w:rsidR="004A170B" w:rsidRPr="004A170B" w:rsidRDefault="004A170B" w:rsidP="004A170B">
      <w:pPr>
        <w:widowControl w:val="0"/>
        <w:wordWrap w:val="0"/>
        <w:autoSpaceDE w:val="0"/>
        <w:autoSpaceDN w:val="0"/>
        <w:spacing w:after="160"/>
      </w:pPr>
      <w:r w:rsidRPr="004A170B">
        <w:t>      &lt;scope&gt;test&lt;/scope&gt;</w:t>
      </w:r>
    </w:p>
    <w:p w14:paraId="47167BC4" w14:textId="77777777" w:rsidR="004A170B" w:rsidRPr="004A170B" w:rsidRDefault="004A170B" w:rsidP="004A170B">
      <w:pPr>
        <w:widowControl w:val="0"/>
        <w:wordWrap w:val="0"/>
        <w:autoSpaceDE w:val="0"/>
        <w:autoSpaceDN w:val="0"/>
        <w:spacing w:after="160"/>
      </w:pPr>
      <w:r w:rsidRPr="004A170B">
        <w:t>    &lt;/dependency&gt;</w:t>
      </w:r>
    </w:p>
    <w:p w14:paraId="4496FA53" w14:textId="77777777" w:rsidR="004A170B" w:rsidRPr="004A170B" w:rsidRDefault="004A170B" w:rsidP="004A170B">
      <w:pPr>
        <w:widowControl w:val="0"/>
        <w:wordWrap w:val="0"/>
        <w:autoSpaceDE w:val="0"/>
        <w:autoSpaceDN w:val="0"/>
        <w:spacing w:after="160"/>
      </w:pPr>
      <w:r w:rsidRPr="004A170B">
        <w:t>  &lt;/dependencies&gt; --&gt;</w:t>
      </w:r>
    </w:p>
    <w:p w14:paraId="6F0E201C" w14:textId="77777777" w:rsidR="004A170B" w:rsidRPr="004A170B" w:rsidRDefault="004A170B" w:rsidP="004A170B">
      <w:pPr>
        <w:widowControl w:val="0"/>
        <w:wordWrap w:val="0"/>
        <w:autoSpaceDE w:val="0"/>
        <w:autoSpaceDN w:val="0"/>
        <w:spacing w:after="160"/>
      </w:pPr>
    </w:p>
    <w:p w14:paraId="0BF2C9D6" w14:textId="77777777" w:rsidR="004A170B" w:rsidRPr="004A170B" w:rsidRDefault="004A170B" w:rsidP="004A170B">
      <w:pPr>
        <w:widowControl w:val="0"/>
        <w:wordWrap w:val="0"/>
        <w:autoSpaceDE w:val="0"/>
        <w:autoSpaceDN w:val="0"/>
        <w:spacing w:after="160"/>
      </w:pPr>
      <w:r w:rsidRPr="004A170B">
        <w:t>  &lt;dependencies&gt;</w:t>
      </w:r>
    </w:p>
    <w:p w14:paraId="7C35CD5D" w14:textId="77777777" w:rsidR="004A170B" w:rsidRPr="004A170B" w:rsidRDefault="004A170B" w:rsidP="004A170B">
      <w:pPr>
        <w:widowControl w:val="0"/>
        <w:wordWrap w:val="0"/>
        <w:autoSpaceDE w:val="0"/>
        <w:autoSpaceDN w:val="0"/>
        <w:spacing w:after="160"/>
      </w:pPr>
      <w:r w:rsidRPr="004A170B">
        <w:t>    &lt;dependency&gt;</w:t>
      </w:r>
    </w:p>
    <w:p w14:paraId="37145296"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&lt;groupId&gt;org.junit.jupiter</w:t>
      </w:r>
      <w:proofErr w:type="gramEnd"/>
      <w:r w:rsidRPr="004A170B">
        <w:t>&lt;/groupId&gt;</w:t>
      </w:r>
    </w:p>
    <w:p w14:paraId="21B10A41" w14:textId="77777777" w:rsidR="004A170B" w:rsidRPr="004A170B" w:rsidRDefault="004A170B" w:rsidP="004A170B">
      <w:pPr>
        <w:widowControl w:val="0"/>
        <w:wordWrap w:val="0"/>
        <w:autoSpaceDE w:val="0"/>
        <w:autoSpaceDN w:val="0"/>
        <w:spacing w:after="160"/>
      </w:pPr>
      <w:r w:rsidRPr="004A170B">
        <w:t>        &lt;artifactId&gt;junit-jupiter&lt;/artifactId&gt;</w:t>
      </w:r>
    </w:p>
    <w:p w14:paraId="1FE31736" w14:textId="77777777" w:rsidR="004A170B" w:rsidRPr="004A170B" w:rsidRDefault="004A170B" w:rsidP="004A170B">
      <w:pPr>
        <w:widowControl w:val="0"/>
        <w:wordWrap w:val="0"/>
        <w:autoSpaceDE w:val="0"/>
        <w:autoSpaceDN w:val="0"/>
        <w:spacing w:after="160"/>
      </w:pPr>
      <w:r w:rsidRPr="004A170B">
        <w:t>        &lt;version&gt;5.10.2&lt;/version&gt;</w:t>
      </w:r>
    </w:p>
    <w:p w14:paraId="65FE43EA" w14:textId="77777777" w:rsidR="004A170B" w:rsidRPr="004A170B" w:rsidRDefault="004A170B" w:rsidP="004A170B">
      <w:pPr>
        <w:widowControl w:val="0"/>
        <w:wordWrap w:val="0"/>
        <w:autoSpaceDE w:val="0"/>
        <w:autoSpaceDN w:val="0"/>
        <w:spacing w:after="160"/>
      </w:pPr>
      <w:r w:rsidRPr="004A170B">
        <w:t>        &lt;scope&gt;test&lt;/scope&gt;</w:t>
      </w:r>
    </w:p>
    <w:p w14:paraId="668044EB" w14:textId="77777777" w:rsidR="004A170B" w:rsidRPr="004A170B" w:rsidRDefault="004A170B" w:rsidP="004A170B">
      <w:pPr>
        <w:widowControl w:val="0"/>
        <w:wordWrap w:val="0"/>
        <w:autoSpaceDE w:val="0"/>
        <w:autoSpaceDN w:val="0"/>
        <w:spacing w:after="160"/>
      </w:pPr>
      <w:r w:rsidRPr="004A170B">
        <w:t>    &lt;/dependency&gt;</w:t>
      </w:r>
    </w:p>
    <w:p w14:paraId="61E0CE33" w14:textId="77777777" w:rsidR="004A170B" w:rsidRPr="004A170B" w:rsidRDefault="004A170B" w:rsidP="004A170B">
      <w:pPr>
        <w:widowControl w:val="0"/>
        <w:wordWrap w:val="0"/>
        <w:autoSpaceDE w:val="0"/>
        <w:autoSpaceDN w:val="0"/>
        <w:spacing w:after="160"/>
      </w:pPr>
      <w:r w:rsidRPr="004A170B">
        <w:t>  &lt;/dependencies&gt;</w:t>
      </w:r>
    </w:p>
    <w:p w14:paraId="08536AC6" w14:textId="77777777" w:rsidR="004A170B" w:rsidRPr="004A170B" w:rsidRDefault="004A170B" w:rsidP="004A170B">
      <w:pPr>
        <w:widowControl w:val="0"/>
        <w:wordWrap w:val="0"/>
        <w:autoSpaceDE w:val="0"/>
        <w:autoSpaceDN w:val="0"/>
        <w:spacing w:after="160"/>
      </w:pPr>
    </w:p>
    <w:p w14:paraId="0333E528" w14:textId="77777777" w:rsidR="004A170B" w:rsidRPr="004A170B" w:rsidRDefault="004A170B" w:rsidP="004A170B">
      <w:pPr>
        <w:widowControl w:val="0"/>
        <w:wordWrap w:val="0"/>
        <w:autoSpaceDE w:val="0"/>
        <w:autoSpaceDN w:val="0"/>
        <w:spacing w:after="160"/>
      </w:pPr>
      <w:r w:rsidRPr="004A170B">
        <w:t>  &lt;build&gt;</w:t>
      </w:r>
    </w:p>
    <w:p w14:paraId="78EADDFC" w14:textId="77777777" w:rsidR="004A170B" w:rsidRPr="004A170B" w:rsidRDefault="004A170B" w:rsidP="004A170B">
      <w:pPr>
        <w:widowControl w:val="0"/>
        <w:wordWrap w:val="0"/>
        <w:autoSpaceDE w:val="0"/>
        <w:autoSpaceDN w:val="0"/>
        <w:spacing w:after="160"/>
      </w:pPr>
      <w:r w:rsidRPr="004A170B">
        <w:t>    &lt;pluginManagement&gt;</w:t>
      </w:r>
      <w:proofErr w:type="gramStart"/>
      <w:r w:rsidRPr="004A170B">
        <w:t>&lt;!--</w:t>
      </w:r>
      <w:proofErr w:type="gramEnd"/>
      <w:r w:rsidRPr="004A170B">
        <w:t xml:space="preserve"> lock down plugins versions to avoid using Maven </w:t>
      </w:r>
      <w:r w:rsidRPr="004A170B">
        <w:lastRenderedPageBreak/>
        <w:t>defaults (</w:t>
      </w:r>
      <w:proofErr w:type="gramStart"/>
      <w:r w:rsidRPr="004A170B">
        <w:t>may be</w:t>
      </w:r>
      <w:proofErr w:type="gramEnd"/>
      <w:r w:rsidRPr="004A170B">
        <w:t xml:space="preserve"> moved to parent pom) --&gt;</w:t>
      </w:r>
    </w:p>
    <w:p w14:paraId="6552FE10" w14:textId="77777777" w:rsidR="004A170B" w:rsidRPr="004A170B" w:rsidRDefault="004A170B" w:rsidP="004A170B">
      <w:pPr>
        <w:widowControl w:val="0"/>
        <w:wordWrap w:val="0"/>
        <w:autoSpaceDE w:val="0"/>
        <w:autoSpaceDN w:val="0"/>
        <w:spacing w:after="160"/>
      </w:pPr>
      <w:r w:rsidRPr="004A170B">
        <w:t>      &lt;plugins&gt;</w:t>
      </w:r>
    </w:p>
    <w:p w14:paraId="3BE9A3C6"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w:t>
      </w:r>
      <w:proofErr w:type="gramEnd"/>
      <w:r w:rsidRPr="004A170B">
        <w:t xml:space="preserve"> clean lifecycle, see https://maven.apache.org/ref/current/maven-core/lifecycles.html#clean_Lifecycle --&gt;</w:t>
      </w:r>
    </w:p>
    <w:p w14:paraId="0D3CB55B" w14:textId="77777777" w:rsidR="004A170B" w:rsidRPr="004A170B" w:rsidRDefault="004A170B" w:rsidP="004A170B">
      <w:pPr>
        <w:widowControl w:val="0"/>
        <w:wordWrap w:val="0"/>
        <w:autoSpaceDE w:val="0"/>
        <w:autoSpaceDN w:val="0"/>
        <w:spacing w:after="160"/>
      </w:pPr>
      <w:r w:rsidRPr="004A170B">
        <w:t>        &lt;plugin&gt;</w:t>
      </w:r>
    </w:p>
    <w:p w14:paraId="6D06100A" w14:textId="77777777" w:rsidR="004A170B" w:rsidRPr="004A170B" w:rsidRDefault="004A170B" w:rsidP="004A170B">
      <w:pPr>
        <w:widowControl w:val="0"/>
        <w:wordWrap w:val="0"/>
        <w:autoSpaceDE w:val="0"/>
        <w:autoSpaceDN w:val="0"/>
        <w:spacing w:after="160"/>
      </w:pPr>
      <w:r w:rsidRPr="004A170B">
        <w:t>          &lt;artifactId&gt;maven-clean-plugin&lt;/artifactId&gt;</w:t>
      </w:r>
    </w:p>
    <w:p w14:paraId="1CA24160" w14:textId="77777777" w:rsidR="004A170B" w:rsidRPr="004A170B" w:rsidRDefault="004A170B" w:rsidP="004A170B">
      <w:pPr>
        <w:widowControl w:val="0"/>
        <w:wordWrap w:val="0"/>
        <w:autoSpaceDE w:val="0"/>
        <w:autoSpaceDN w:val="0"/>
        <w:spacing w:after="160"/>
      </w:pPr>
      <w:r w:rsidRPr="004A170B">
        <w:t>          &lt;version&gt;3.1.0&lt;/version&gt;</w:t>
      </w:r>
    </w:p>
    <w:p w14:paraId="17B2CF87" w14:textId="77777777" w:rsidR="004A170B" w:rsidRPr="004A170B" w:rsidRDefault="004A170B" w:rsidP="004A170B">
      <w:pPr>
        <w:widowControl w:val="0"/>
        <w:wordWrap w:val="0"/>
        <w:autoSpaceDE w:val="0"/>
        <w:autoSpaceDN w:val="0"/>
        <w:spacing w:after="160"/>
      </w:pPr>
      <w:r w:rsidRPr="004A170B">
        <w:t>        &lt;/plugin&gt;</w:t>
      </w:r>
    </w:p>
    <w:p w14:paraId="41D024BE"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w:t>
      </w:r>
      <w:proofErr w:type="gramEnd"/>
      <w:r w:rsidRPr="004A170B">
        <w:t xml:space="preserve"> default lifecycle, jar packaging: see https://maven.apache.org/ref/current/maven-core/default-bindings.html#Plugin_bindings_for_jar_packaging --&gt;</w:t>
      </w:r>
    </w:p>
    <w:p w14:paraId="691E576D" w14:textId="77777777" w:rsidR="004A170B" w:rsidRPr="004A170B" w:rsidRDefault="004A170B" w:rsidP="004A170B">
      <w:pPr>
        <w:widowControl w:val="0"/>
        <w:wordWrap w:val="0"/>
        <w:autoSpaceDE w:val="0"/>
        <w:autoSpaceDN w:val="0"/>
        <w:spacing w:after="160"/>
      </w:pPr>
      <w:r w:rsidRPr="004A170B">
        <w:t>        &lt;plugin&gt;</w:t>
      </w:r>
    </w:p>
    <w:p w14:paraId="4C0CD899" w14:textId="77777777" w:rsidR="004A170B" w:rsidRPr="004A170B" w:rsidRDefault="004A170B" w:rsidP="004A170B">
      <w:pPr>
        <w:widowControl w:val="0"/>
        <w:wordWrap w:val="0"/>
        <w:autoSpaceDE w:val="0"/>
        <w:autoSpaceDN w:val="0"/>
        <w:spacing w:after="160"/>
      </w:pPr>
      <w:r w:rsidRPr="004A170B">
        <w:t>          &lt;artifactId&gt;maven-resources-plugin&lt;/artifactId&gt;</w:t>
      </w:r>
    </w:p>
    <w:p w14:paraId="23DE43EB" w14:textId="77777777" w:rsidR="004A170B" w:rsidRPr="004A170B" w:rsidRDefault="004A170B" w:rsidP="004A170B">
      <w:pPr>
        <w:widowControl w:val="0"/>
        <w:wordWrap w:val="0"/>
        <w:autoSpaceDE w:val="0"/>
        <w:autoSpaceDN w:val="0"/>
        <w:spacing w:after="160"/>
      </w:pPr>
      <w:r w:rsidRPr="004A170B">
        <w:t>          &lt;version&gt;3.0.2&lt;/version&gt;</w:t>
      </w:r>
    </w:p>
    <w:p w14:paraId="20E05C26" w14:textId="77777777" w:rsidR="004A170B" w:rsidRPr="004A170B" w:rsidRDefault="004A170B" w:rsidP="004A170B">
      <w:pPr>
        <w:widowControl w:val="0"/>
        <w:wordWrap w:val="0"/>
        <w:autoSpaceDE w:val="0"/>
        <w:autoSpaceDN w:val="0"/>
        <w:spacing w:after="160"/>
      </w:pPr>
      <w:r w:rsidRPr="004A170B">
        <w:t>        &lt;/plugin&gt;</w:t>
      </w:r>
    </w:p>
    <w:p w14:paraId="5A3BE61C" w14:textId="77777777" w:rsidR="004A170B" w:rsidRPr="004A170B" w:rsidRDefault="004A170B" w:rsidP="004A170B">
      <w:pPr>
        <w:widowControl w:val="0"/>
        <w:wordWrap w:val="0"/>
        <w:autoSpaceDE w:val="0"/>
        <w:autoSpaceDN w:val="0"/>
        <w:spacing w:after="160"/>
      </w:pPr>
      <w:r w:rsidRPr="004A170B">
        <w:t>        &lt;plugin&gt;</w:t>
      </w:r>
    </w:p>
    <w:p w14:paraId="46F7A4E0" w14:textId="77777777" w:rsidR="004A170B" w:rsidRPr="004A170B" w:rsidRDefault="004A170B" w:rsidP="004A170B">
      <w:pPr>
        <w:widowControl w:val="0"/>
        <w:wordWrap w:val="0"/>
        <w:autoSpaceDE w:val="0"/>
        <w:autoSpaceDN w:val="0"/>
        <w:spacing w:after="160"/>
      </w:pPr>
      <w:r w:rsidRPr="004A170B">
        <w:t>          &lt;artifactId&gt;maven-compiler-plugin&lt;/artifactId&gt;</w:t>
      </w:r>
    </w:p>
    <w:p w14:paraId="257D0403" w14:textId="77777777" w:rsidR="004A170B" w:rsidRPr="004A170B" w:rsidRDefault="004A170B" w:rsidP="004A170B">
      <w:pPr>
        <w:widowControl w:val="0"/>
        <w:wordWrap w:val="0"/>
        <w:autoSpaceDE w:val="0"/>
        <w:autoSpaceDN w:val="0"/>
        <w:spacing w:after="160"/>
      </w:pPr>
      <w:r w:rsidRPr="004A170B">
        <w:t>          &lt;version&gt;3.8.0&lt;/version&gt;</w:t>
      </w:r>
    </w:p>
    <w:p w14:paraId="480FAA60" w14:textId="77777777" w:rsidR="004A170B" w:rsidRPr="004A170B" w:rsidRDefault="004A170B" w:rsidP="004A170B">
      <w:pPr>
        <w:widowControl w:val="0"/>
        <w:wordWrap w:val="0"/>
        <w:autoSpaceDE w:val="0"/>
        <w:autoSpaceDN w:val="0"/>
        <w:spacing w:after="160"/>
      </w:pPr>
      <w:r w:rsidRPr="004A170B">
        <w:t>        &lt;/plugin&gt;</w:t>
      </w:r>
    </w:p>
    <w:p w14:paraId="1C080310" w14:textId="77777777" w:rsidR="004A170B" w:rsidRPr="004A170B" w:rsidRDefault="004A170B" w:rsidP="004A170B">
      <w:pPr>
        <w:widowControl w:val="0"/>
        <w:wordWrap w:val="0"/>
        <w:autoSpaceDE w:val="0"/>
        <w:autoSpaceDN w:val="0"/>
        <w:spacing w:after="160"/>
      </w:pPr>
      <w:r w:rsidRPr="004A170B">
        <w:t>        &lt;plugin&gt;</w:t>
      </w:r>
    </w:p>
    <w:p w14:paraId="7A6A3CA6" w14:textId="77777777" w:rsidR="004A170B" w:rsidRPr="004A170B" w:rsidRDefault="004A170B" w:rsidP="004A170B">
      <w:pPr>
        <w:widowControl w:val="0"/>
        <w:wordWrap w:val="0"/>
        <w:autoSpaceDE w:val="0"/>
        <w:autoSpaceDN w:val="0"/>
        <w:spacing w:after="160"/>
      </w:pPr>
      <w:r w:rsidRPr="004A170B">
        <w:t>          &lt;artifactId&gt;maven-surefire-plugin&lt;/artifactId&gt;</w:t>
      </w:r>
    </w:p>
    <w:p w14:paraId="58A5A337" w14:textId="77777777" w:rsidR="004A170B" w:rsidRPr="004A170B" w:rsidRDefault="004A170B" w:rsidP="004A170B">
      <w:pPr>
        <w:widowControl w:val="0"/>
        <w:wordWrap w:val="0"/>
        <w:autoSpaceDE w:val="0"/>
        <w:autoSpaceDN w:val="0"/>
        <w:spacing w:after="160"/>
      </w:pPr>
      <w:r w:rsidRPr="004A170B">
        <w:t>          &lt;version&gt;2.22.1&lt;/version&gt;</w:t>
      </w:r>
    </w:p>
    <w:p w14:paraId="65735902" w14:textId="77777777" w:rsidR="004A170B" w:rsidRPr="004A170B" w:rsidRDefault="004A170B" w:rsidP="004A170B">
      <w:pPr>
        <w:widowControl w:val="0"/>
        <w:wordWrap w:val="0"/>
        <w:autoSpaceDE w:val="0"/>
        <w:autoSpaceDN w:val="0"/>
        <w:spacing w:after="160"/>
      </w:pPr>
      <w:r w:rsidRPr="004A170B">
        <w:t>        &lt;/plugin&gt;</w:t>
      </w:r>
    </w:p>
    <w:p w14:paraId="152A8E60" w14:textId="77777777" w:rsidR="004A170B" w:rsidRPr="004A170B" w:rsidRDefault="004A170B" w:rsidP="004A170B">
      <w:pPr>
        <w:widowControl w:val="0"/>
        <w:wordWrap w:val="0"/>
        <w:autoSpaceDE w:val="0"/>
        <w:autoSpaceDN w:val="0"/>
        <w:spacing w:after="160"/>
      </w:pPr>
      <w:r w:rsidRPr="004A170B">
        <w:t>        &lt;plugin&gt;</w:t>
      </w:r>
    </w:p>
    <w:p w14:paraId="1CA4BAE4" w14:textId="77777777" w:rsidR="004A170B" w:rsidRPr="004A170B" w:rsidRDefault="004A170B" w:rsidP="004A170B">
      <w:pPr>
        <w:widowControl w:val="0"/>
        <w:wordWrap w:val="0"/>
        <w:autoSpaceDE w:val="0"/>
        <w:autoSpaceDN w:val="0"/>
        <w:spacing w:after="160"/>
      </w:pPr>
      <w:r w:rsidRPr="004A170B">
        <w:t>          &lt;artifactId&gt;maven-jar-plugin&lt;/artifactId&gt;</w:t>
      </w:r>
    </w:p>
    <w:p w14:paraId="76A27146" w14:textId="77777777" w:rsidR="004A170B" w:rsidRPr="004A170B" w:rsidRDefault="004A170B" w:rsidP="004A170B">
      <w:pPr>
        <w:widowControl w:val="0"/>
        <w:wordWrap w:val="0"/>
        <w:autoSpaceDE w:val="0"/>
        <w:autoSpaceDN w:val="0"/>
        <w:spacing w:after="160"/>
      </w:pPr>
      <w:r w:rsidRPr="004A170B">
        <w:t>          &lt;version&gt;3.0.2&lt;/version&gt;</w:t>
      </w:r>
    </w:p>
    <w:p w14:paraId="50E09053" w14:textId="77777777" w:rsidR="004A170B" w:rsidRPr="004A170B" w:rsidRDefault="004A170B" w:rsidP="004A170B">
      <w:pPr>
        <w:widowControl w:val="0"/>
        <w:wordWrap w:val="0"/>
        <w:autoSpaceDE w:val="0"/>
        <w:autoSpaceDN w:val="0"/>
        <w:spacing w:after="160"/>
      </w:pPr>
      <w:r w:rsidRPr="004A170B">
        <w:t>        &lt;/plugin&gt;</w:t>
      </w:r>
    </w:p>
    <w:p w14:paraId="520DB0C5" w14:textId="77777777" w:rsidR="004A170B" w:rsidRPr="004A170B" w:rsidRDefault="004A170B" w:rsidP="004A170B">
      <w:pPr>
        <w:widowControl w:val="0"/>
        <w:wordWrap w:val="0"/>
        <w:autoSpaceDE w:val="0"/>
        <w:autoSpaceDN w:val="0"/>
        <w:spacing w:after="160"/>
      </w:pPr>
      <w:r w:rsidRPr="004A170B">
        <w:t>        &lt;plugin&gt;</w:t>
      </w:r>
    </w:p>
    <w:p w14:paraId="72434FA1" w14:textId="77777777" w:rsidR="004A170B" w:rsidRPr="004A170B" w:rsidRDefault="004A170B" w:rsidP="004A170B">
      <w:pPr>
        <w:widowControl w:val="0"/>
        <w:wordWrap w:val="0"/>
        <w:autoSpaceDE w:val="0"/>
        <w:autoSpaceDN w:val="0"/>
        <w:spacing w:after="160"/>
      </w:pPr>
      <w:r w:rsidRPr="004A170B">
        <w:t>          &lt;artifactId&gt;maven-install-plugin&lt;/artifactId&gt;</w:t>
      </w:r>
    </w:p>
    <w:p w14:paraId="1B52BA11" w14:textId="77777777" w:rsidR="004A170B" w:rsidRPr="004A170B" w:rsidRDefault="004A170B" w:rsidP="004A170B">
      <w:pPr>
        <w:widowControl w:val="0"/>
        <w:wordWrap w:val="0"/>
        <w:autoSpaceDE w:val="0"/>
        <w:autoSpaceDN w:val="0"/>
        <w:spacing w:after="160"/>
      </w:pPr>
      <w:r w:rsidRPr="004A170B">
        <w:t>          &lt;version&gt;2.5.2&lt;/version&gt;</w:t>
      </w:r>
    </w:p>
    <w:p w14:paraId="4FB8EB47" w14:textId="77777777" w:rsidR="004A170B" w:rsidRPr="004A170B" w:rsidRDefault="004A170B" w:rsidP="004A170B">
      <w:pPr>
        <w:widowControl w:val="0"/>
        <w:wordWrap w:val="0"/>
        <w:autoSpaceDE w:val="0"/>
        <w:autoSpaceDN w:val="0"/>
        <w:spacing w:after="160"/>
      </w:pPr>
      <w:r w:rsidRPr="004A170B">
        <w:lastRenderedPageBreak/>
        <w:t>        &lt;/plugin&gt;</w:t>
      </w:r>
    </w:p>
    <w:p w14:paraId="0426D91D" w14:textId="77777777" w:rsidR="004A170B" w:rsidRPr="004A170B" w:rsidRDefault="004A170B" w:rsidP="004A170B">
      <w:pPr>
        <w:widowControl w:val="0"/>
        <w:wordWrap w:val="0"/>
        <w:autoSpaceDE w:val="0"/>
        <w:autoSpaceDN w:val="0"/>
        <w:spacing w:after="160"/>
      </w:pPr>
      <w:r w:rsidRPr="004A170B">
        <w:t>        &lt;plugin&gt;</w:t>
      </w:r>
    </w:p>
    <w:p w14:paraId="6163EA9A" w14:textId="77777777" w:rsidR="004A170B" w:rsidRPr="004A170B" w:rsidRDefault="004A170B" w:rsidP="004A170B">
      <w:pPr>
        <w:widowControl w:val="0"/>
        <w:wordWrap w:val="0"/>
        <w:autoSpaceDE w:val="0"/>
        <w:autoSpaceDN w:val="0"/>
        <w:spacing w:after="160"/>
      </w:pPr>
      <w:r w:rsidRPr="004A170B">
        <w:t>          &lt;artifactId&gt;maven-deploy-plugin&lt;/artifactId&gt;</w:t>
      </w:r>
    </w:p>
    <w:p w14:paraId="512BF135" w14:textId="77777777" w:rsidR="004A170B" w:rsidRPr="004A170B" w:rsidRDefault="004A170B" w:rsidP="004A170B">
      <w:pPr>
        <w:widowControl w:val="0"/>
        <w:wordWrap w:val="0"/>
        <w:autoSpaceDE w:val="0"/>
        <w:autoSpaceDN w:val="0"/>
        <w:spacing w:after="160"/>
      </w:pPr>
      <w:r w:rsidRPr="004A170B">
        <w:t>          &lt;version&gt;2.8.2&lt;/version&gt;</w:t>
      </w:r>
    </w:p>
    <w:p w14:paraId="1DD1613D" w14:textId="77777777" w:rsidR="004A170B" w:rsidRPr="004A170B" w:rsidRDefault="004A170B" w:rsidP="004A170B">
      <w:pPr>
        <w:widowControl w:val="0"/>
        <w:wordWrap w:val="0"/>
        <w:autoSpaceDE w:val="0"/>
        <w:autoSpaceDN w:val="0"/>
        <w:spacing w:after="160"/>
      </w:pPr>
      <w:r w:rsidRPr="004A170B">
        <w:t>        &lt;/plugin&gt;</w:t>
      </w:r>
    </w:p>
    <w:p w14:paraId="048C129E"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w:t>
      </w:r>
      <w:proofErr w:type="gramEnd"/>
      <w:r w:rsidRPr="004A170B">
        <w:t xml:space="preserve"> site lifecycle, see https://maven.apache.org/ref/current/maven-core/lifecycles.html#site_Lifecycle --&gt;</w:t>
      </w:r>
    </w:p>
    <w:p w14:paraId="0CB2E662" w14:textId="77777777" w:rsidR="004A170B" w:rsidRPr="004A170B" w:rsidRDefault="004A170B" w:rsidP="004A170B">
      <w:pPr>
        <w:widowControl w:val="0"/>
        <w:wordWrap w:val="0"/>
        <w:autoSpaceDE w:val="0"/>
        <w:autoSpaceDN w:val="0"/>
        <w:spacing w:after="160"/>
      </w:pPr>
      <w:r w:rsidRPr="004A170B">
        <w:t>        &lt;plugin&gt;</w:t>
      </w:r>
    </w:p>
    <w:p w14:paraId="463CECCE" w14:textId="77777777" w:rsidR="004A170B" w:rsidRPr="004A170B" w:rsidRDefault="004A170B" w:rsidP="004A170B">
      <w:pPr>
        <w:widowControl w:val="0"/>
        <w:wordWrap w:val="0"/>
        <w:autoSpaceDE w:val="0"/>
        <w:autoSpaceDN w:val="0"/>
        <w:spacing w:after="160"/>
      </w:pPr>
      <w:r w:rsidRPr="004A170B">
        <w:t>          &lt;artifactId&gt;maven-site-plugin&lt;/artifactId&gt;</w:t>
      </w:r>
    </w:p>
    <w:p w14:paraId="2A558550" w14:textId="77777777" w:rsidR="004A170B" w:rsidRPr="004A170B" w:rsidRDefault="004A170B" w:rsidP="004A170B">
      <w:pPr>
        <w:widowControl w:val="0"/>
        <w:wordWrap w:val="0"/>
        <w:autoSpaceDE w:val="0"/>
        <w:autoSpaceDN w:val="0"/>
        <w:spacing w:after="160"/>
      </w:pPr>
      <w:r w:rsidRPr="004A170B">
        <w:t>          &lt;version&gt;3.7.1&lt;/version&gt;</w:t>
      </w:r>
    </w:p>
    <w:p w14:paraId="2DE805D0" w14:textId="77777777" w:rsidR="004A170B" w:rsidRPr="004A170B" w:rsidRDefault="004A170B" w:rsidP="004A170B">
      <w:pPr>
        <w:widowControl w:val="0"/>
        <w:wordWrap w:val="0"/>
        <w:autoSpaceDE w:val="0"/>
        <w:autoSpaceDN w:val="0"/>
        <w:spacing w:after="160"/>
      </w:pPr>
      <w:r w:rsidRPr="004A170B">
        <w:t>        &lt;/plugin&gt;</w:t>
      </w:r>
    </w:p>
    <w:p w14:paraId="3933B56F" w14:textId="77777777" w:rsidR="004A170B" w:rsidRPr="004A170B" w:rsidRDefault="004A170B" w:rsidP="004A170B">
      <w:pPr>
        <w:widowControl w:val="0"/>
        <w:wordWrap w:val="0"/>
        <w:autoSpaceDE w:val="0"/>
        <w:autoSpaceDN w:val="0"/>
        <w:spacing w:after="160"/>
      </w:pPr>
      <w:r w:rsidRPr="004A170B">
        <w:t>        &lt;plugin&gt;</w:t>
      </w:r>
    </w:p>
    <w:p w14:paraId="0FC437FF" w14:textId="77777777" w:rsidR="004A170B" w:rsidRPr="004A170B" w:rsidRDefault="004A170B" w:rsidP="004A170B">
      <w:pPr>
        <w:widowControl w:val="0"/>
        <w:wordWrap w:val="0"/>
        <w:autoSpaceDE w:val="0"/>
        <w:autoSpaceDN w:val="0"/>
        <w:spacing w:after="160"/>
      </w:pPr>
      <w:r w:rsidRPr="004A170B">
        <w:t>          &lt;artifactId&gt;maven-project-info-reports-plugin&lt;/artifactId&gt;</w:t>
      </w:r>
    </w:p>
    <w:p w14:paraId="75A4EEDA" w14:textId="77777777" w:rsidR="004A170B" w:rsidRPr="004A170B" w:rsidRDefault="004A170B" w:rsidP="004A170B">
      <w:pPr>
        <w:widowControl w:val="0"/>
        <w:wordWrap w:val="0"/>
        <w:autoSpaceDE w:val="0"/>
        <w:autoSpaceDN w:val="0"/>
        <w:spacing w:after="160"/>
      </w:pPr>
      <w:r w:rsidRPr="004A170B">
        <w:t>          &lt;version&gt;3.0.0&lt;/version&gt;</w:t>
      </w:r>
    </w:p>
    <w:p w14:paraId="536C0A65" w14:textId="77777777" w:rsidR="004A170B" w:rsidRPr="004A170B" w:rsidRDefault="004A170B" w:rsidP="004A170B">
      <w:pPr>
        <w:widowControl w:val="0"/>
        <w:wordWrap w:val="0"/>
        <w:autoSpaceDE w:val="0"/>
        <w:autoSpaceDN w:val="0"/>
        <w:spacing w:after="160"/>
      </w:pPr>
      <w:r w:rsidRPr="004A170B">
        <w:t>        &lt;/plugin&gt;</w:t>
      </w:r>
    </w:p>
    <w:p w14:paraId="72D79F6D"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w:t>
      </w:r>
      <w:proofErr w:type="gramEnd"/>
      <w:r w:rsidRPr="004A170B">
        <w:t xml:space="preserve"> Surefire 플러그인 추가 추천 --&gt;</w:t>
      </w:r>
    </w:p>
    <w:p w14:paraId="550C1786" w14:textId="77777777" w:rsidR="004A170B" w:rsidRPr="004A170B" w:rsidRDefault="004A170B" w:rsidP="004A170B">
      <w:pPr>
        <w:widowControl w:val="0"/>
        <w:wordWrap w:val="0"/>
        <w:autoSpaceDE w:val="0"/>
        <w:autoSpaceDN w:val="0"/>
        <w:spacing w:after="160"/>
      </w:pPr>
      <w:r w:rsidRPr="004A170B">
        <w:t>        &lt;plugin&gt;</w:t>
      </w:r>
    </w:p>
    <w:p w14:paraId="4BEF647E"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&lt;groupId&gt;org.apache.maven</w:t>
      </w:r>
      <w:proofErr w:type="gramEnd"/>
      <w:r w:rsidRPr="004A170B">
        <w:t>.plugins&lt;/groupId&gt;</w:t>
      </w:r>
    </w:p>
    <w:p w14:paraId="39EF166E" w14:textId="77777777" w:rsidR="004A170B" w:rsidRPr="004A170B" w:rsidRDefault="004A170B" w:rsidP="004A170B">
      <w:pPr>
        <w:widowControl w:val="0"/>
        <w:wordWrap w:val="0"/>
        <w:autoSpaceDE w:val="0"/>
        <w:autoSpaceDN w:val="0"/>
        <w:spacing w:after="160"/>
      </w:pPr>
      <w:r w:rsidRPr="004A170B">
        <w:t>            &lt;artifactId&gt;maven-surefire-plugin&lt;/artifactId&gt;</w:t>
      </w:r>
    </w:p>
    <w:p w14:paraId="243C5FF1" w14:textId="77777777" w:rsidR="004A170B" w:rsidRPr="004A170B" w:rsidRDefault="004A170B" w:rsidP="004A170B">
      <w:pPr>
        <w:widowControl w:val="0"/>
        <w:wordWrap w:val="0"/>
        <w:autoSpaceDE w:val="0"/>
        <w:autoSpaceDN w:val="0"/>
        <w:spacing w:after="160"/>
      </w:pPr>
      <w:r w:rsidRPr="004A170B">
        <w:t>            &lt;version&gt;3.2.5&lt;/version&gt;</w:t>
      </w:r>
    </w:p>
    <w:p w14:paraId="3B395C32" w14:textId="77777777" w:rsidR="004A170B" w:rsidRPr="004A170B" w:rsidRDefault="004A170B" w:rsidP="004A170B">
      <w:pPr>
        <w:widowControl w:val="0"/>
        <w:wordWrap w:val="0"/>
        <w:autoSpaceDE w:val="0"/>
        <w:autoSpaceDN w:val="0"/>
        <w:spacing w:after="160"/>
      </w:pPr>
      <w:r w:rsidRPr="004A170B">
        <w:t>        &lt;/plugin&gt;</w:t>
      </w:r>
    </w:p>
    <w:p w14:paraId="2292B41F"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&lt;!--</w:t>
      </w:r>
      <w:proofErr w:type="gramEnd"/>
      <w:r w:rsidRPr="004A170B">
        <w:t xml:space="preserve"> Surefire 플러그인 추가 추천 --&gt;</w:t>
      </w:r>
    </w:p>
    <w:p w14:paraId="7114C773" w14:textId="77777777" w:rsidR="004A170B" w:rsidRPr="004A170B" w:rsidRDefault="004A170B" w:rsidP="004A170B">
      <w:pPr>
        <w:widowControl w:val="0"/>
        <w:wordWrap w:val="0"/>
        <w:autoSpaceDE w:val="0"/>
        <w:autoSpaceDN w:val="0"/>
        <w:spacing w:after="160"/>
      </w:pPr>
      <w:r w:rsidRPr="004A170B">
        <w:t>      &lt;/plugins&gt;</w:t>
      </w:r>
    </w:p>
    <w:p w14:paraId="45347DD7" w14:textId="77777777" w:rsidR="004A170B" w:rsidRPr="004A170B" w:rsidRDefault="004A170B" w:rsidP="004A170B">
      <w:pPr>
        <w:widowControl w:val="0"/>
        <w:wordWrap w:val="0"/>
        <w:autoSpaceDE w:val="0"/>
        <w:autoSpaceDN w:val="0"/>
        <w:spacing w:after="160"/>
      </w:pPr>
      <w:r w:rsidRPr="004A170B">
        <w:t>    &lt;/pluginManagement&gt;</w:t>
      </w:r>
    </w:p>
    <w:p w14:paraId="09CC6CB6" w14:textId="77777777" w:rsidR="004A170B" w:rsidRPr="004A170B" w:rsidRDefault="004A170B" w:rsidP="004A170B">
      <w:pPr>
        <w:widowControl w:val="0"/>
        <w:wordWrap w:val="0"/>
        <w:autoSpaceDE w:val="0"/>
        <w:autoSpaceDN w:val="0"/>
        <w:spacing w:after="160"/>
      </w:pPr>
      <w:r w:rsidRPr="004A170B">
        <w:t>  &lt;/build&gt;</w:t>
      </w:r>
    </w:p>
    <w:p w14:paraId="02734029" w14:textId="77777777" w:rsidR="004A170B" w:rsidRPr="004A170B" w:rsidRDefault="004A170B" w:rsidP="004A170B">
      <w:pPr>
        <w:widowControl w:val="0"/>
        <w:wordWrap w:val="0"/>
        <w:autoSpaceDE w:val="0"/>
        <w:autoSpaceDN w:val="0"/>
        <w:spacing w:after="160"/>
      </w:pPr>
      <w:r w:rsidRPr="004A170B">
        <w:t>&lt;/project&gt;</w:t>
      </w:r>
    </w:p>
    <w:p w14:paraId="1A7127A9" w14:textId="77777777" w:rsidR="004A170B" w:rsidRPr="004A170B" w:rsidRDefault="004A170B" w:rsidP="004A170B">
      <w:pPr>
        <w:widowControl w:val="0"/>
        <w:wordWrap w:val="0"/>
        <w:autoSpaceDE w:val="0"/>
        <w:autoSpaceDN w:val="0"/>
        <w:spacing w:after="160"/>
      </w:pPr>
    </w:p>
    <w:p w14:paraId="3B87B4C9" w14:textId="15FE370C" w:rsidR="004A170B" w:rsidRDefault="004A170B" w:rsidP="004A170B">
      <w:pPr>
        <w:widowControl w:val="0"/>
        <w:wordWrap w:val="0"/>
        <w:autoSpaceDE w:val="0"/>
        <w:autoSpaceDN w:val="0"/>
        <w:spacing w:after="160"/>
      </w:pPr>
      <w:r>
        <w:rPr>
          <w:rFonts w:hint="eastAsia"/>
        </w:rPr>
        <w:t>```</w:t>
      </w:r>
    </w:p>
    <w:p w14:paraId="125CB6F8" w14:textId="77777777" w:rsidR="004A170B" w:rsidRDefault="004A170B" w:rsidP="004A170B">
      <w:pPr>
        <w:widowControl w:val="0"/>
        <w:wordWrap w:val="0"/>
        <w:autoSpaceDE w:val="0"/>
        <w:autoSpaceDN w:val="0"/>
        <w:spacing w:after="160"/>
      </w:pPr>
    </w:p>
    <w:p w14:paraId="600D377A" w14:textId="384C3C75" w:rsidR="004A170B" w:rsidRDefault="004A170B" w:rsidP="004A170B">
      <w:pPr>
        <w:widowControl w:val="0"/>
        <w:wordWrap w:val="0"/>
        <w:autoSpaceDE w:val="0"/>
        <w:autoSpaceDN w:val="0"/>
        <w:spacing w:after="160"/>
      </w:pPr>
      <w:r>
        <w:rPr>
          <w:rFonts w:hint="eastAsia"/>
        </w:rPr>
        <w:lastRenderedPageBreak/>
        <w:t>테스트</w:t>
      </w:r>
      <w:r>
        <w:t xml:space="preserve"> 코드도 바꿔야 </w:t>
      </w:r>
      <w:r>
        <w:rPr>
          <w:rFonts w:hint="eastAsia"/>
        </w:rPr>
        <w:t>합니다.</w:t>
      </w:r>
    </w:p>
    <w:p w14:paraId="76163B34" w14:textId="77777777" w:rsidR="004A170B" w:rsidRDefault="004A170B" w:rsidP="004A170B">
      <w:pPr>
        <w:widowControl w:val="0"/>
        <w:wordWrap w:val="0"/>
        <w:autoSpaceDE w:val="0"/>
        <w:autoSpaceDN w:val="0"/>
        <w:spacing w:after="160"/>
      </w:pPr>
    </w:p>
    <w:p w14:paraId="4DEA2BB5" w14:textId="77777777" w:rsidR="004A170B" w:rsidRDefault="004A170B" w:rsidP="004A170B">
      <w:pPr>
        <w:widowControl w:val="0"/>
        <w:wordWrap w:val="0"/>
        <w:autoSpaceDE w:val="0"/>
        <w:autoSpaceDN w:val="0"/>
        <w:spacing w:after="160"/>
      </w:pPr>
      <w:r>
        <w:rPr>
          <w:rFonts w:hint="eastAsia"/>
        </w:rPr>
        <w:t>왼쪽에</w:t>
      </w:r>
      <w:r>
        <w:t xml:space="preserve"> AppTest.java가 보이는데, 기존 quickstart는 보통 JUnit 4 문법입니다.</w:t>
      </w:r>
    </w:p>
    <w:p w14:paraId="2B9B954C" w14:textId="77777777" w:rsidR="004A170B" w:rsidRDefault="004A170B" w:rsidP="004A170B">
      <w:pPr>
        <w:widowControl w:val="0"/>
        <w:wordWrap w:val="0"/>
        <w:autoSpaceDE w:val="0"/>
        <w:autoSpaceDN w:val="0"/>
        <w:spacing w:after="160"/>
      </w:pPr>
      <w:r>
        <w:t>JUnit 5로 바꾸면 테스트 코드도 같이 바꿔야 합니다.</w:t>
      </w:r>
    </w:p>
    <w:p w14:paraId="0ABB5696" w14:textId="77777777" w:rsidR="004A170B" w:rsidRDefault="004A170B" w:rsidP="004A170B">
      <w:pPr>
        <w:widowControl w:val="0"/>
        <w:wordWrap w:val="0"/>
        <w:autoSpaceDE w:val="0"/>
        <w:autoSpaceDN w:val="0"/>
        <w:spacing w:after="160"/>
      </w:pPr>
    </w:p>
    <w:p w14:paraId="4FF56107" w14:textId="77777777" w:rsidR="004A170B" w:rsidRDefault="004A170B" w:rsidP="004A170B">
      <w:pPr>
        <w:widowControl w:val="0"/>
        <w:wordWrap w:val="0"/>
        <w:autoSpaceDE w:val="0"/>
        <w:autoSpaceDN w:val="0"/>
        <w:spacing w:after="160"/>
      </w:pPr>
      <w:r>
        <w:t>JUnit 5 예시</w:t>
      </w:r>
    </w:p>
    <w:p w14:paraId="13982DA6" w14:textId="77777777" w:rsidR="004A170B" w:rsidRDefault="004A170B" w:rsidP="004A170B">
      <w:pPr>
        <w:widowControl w:val="0"/>
        <w:wordWrap w:val="0"/>
        <w:autoSpaceDE w:val="0"/>
        <w:autoSpaceDN w:val="0"/>
        <w:spacing w:after="160"/>
      </w:pPr>
      <w:r>
        <w:t>package com.example;</w:t>
      </w:r>
    </w:p>
    <w:p w14:paraId="501C068E" w14:textId="77777777" w:rsidR="004A170B" w:rsidRDefault="004A170B" w:rsidP="004A170B">
      <w:pPr>
        <w:widowControl w:val="0"/>
        <w:wordWrap w:val="0"/>
        <w:autoSpaceDE w:val="0"/>
        <w:autoSpaceDN w:val="0"/>
        <w:spacing w:after="160"/>
      </w:pPr>
    </w:p>
    <w:p w14:paraId="5E3459D7" w14:textId="77777777" w:rsidR="004A170B" w:rsidRDefault="004A170B" w:rsidP="004A170B">
      <w:pPr>
        <w:widowControl w:val="0"/>
        <w:wordWrap w:val="0"/>
        <w:autoSpaceDE w:val="0"/>
        <w:autoSpaceDN w:val="0"/>
        <w:spacing w:after="160"/>
      </w:pPr>
      <w:r>
        <w:t xml:space="preserve">import </w:t>
      </w:r>
      <w:proofErr w:type="gramStart"/>
      <w:r>
        <w:t>org.junit.jupiter.api.Test</w:t>
      </w:r>
      <w:proofErr w:type="gramEnd"/>
      <w:r>
        <w:t>;</w:t>
      </w:r>
    </w:p>
    <w:p w14:paraId="1967684C" w14:textId="77777777" w:rsidR="004A170B" w:rsidRDefault="004A170B" w:rsidP="004A170B">
      <w:pPr>
        <w:widowControl w:val="0"/>
        <w:wordWrap w:val="0"/>
        <w:autoSpaceDE w:val="0"/>
        <w:autoSpaceDN w:val="0"/>
        <w:spacing w:after="160"/>
      </w:pPr>
    </w:p>
    <w:p w14:paraId="2F18E142" w14:textId="77777777" w:rsidR="004A170B" w:rsidRDefault="004A170B" w:rsidP="004A170B">
      <w:pPr>
        <w:widowControl w:val="0"/>
        <w:wordWrap w:val="0"/>
        <w:autoSpaceDE w:val="0"/>
        <w:autoSpaceDN w:val="0"/>
        <w:spacing w:after="160"/>
      </w:pPr>
      <w:r>
        <w:t xml:space="preserve">import static </w:t>
      </w:r>
      <w:proofErr w:type="gramStart"/>
      <w:r>
        <w:t>org.junit.jupiter.api.Assertions.assertTrue</w:t>
      </w:r>
      <w:proofErr w:type="gramEnd"/>
      <w:r>
        <w:t>;</w:t>
      </w:r>
    </w:p>
    <w:p w14:paraId="68867CE9" w14:textId="77777777" w:rsidR="004A170B" w:rsidRDefault="004A170B" w:rsidP="004A170B">
      <w:pPr>
        <w:widowControl w:val="0"/>
        <w:wordWrap w:val="0"/>
        <w:autoSpaceDE w:val="0"/>
        <w:autoSpaceDN w:val="0"/>
        <w:spacing w:after="160"/>
      </w:pPr>
    </w:p>
    <w:p w14:paraId="0A72F1FB" w14:textId="77777777" w:rsidR="004A170B" w:rsidRDefault="004A170B" w:rsidP="004A170B">
      <w:pPr>
        <w:widowControl w:val="0"/>
        <w:wordWrap w:val="0"/>
        <w:autoSpaceDE w:val="0"/>
        <w:autoSpaceDN w:val="0"/>
        <w:spacing w:after="160"/>
      </w:pPr>
      <w:r>
        <w:t>class AppTest {</w:t>
      </w:r>
    </w:p>
    <w:p w14:paraId="76B9DCE8" w14:textId="77777777" w:rsidR="004A170B" w:rsidRDefault="004A170B" w:rsidP="004A170B">
      <w:pPr>
        <w:widowControl w:val="0"/>
        <w:wordWrap w:val="0"/>
        <w:autoSpaceDE w:val="0"/>
        <w:autoSpaceDN w:val="0"/>
        <w:spacing w:after="160"/>
      </w:pPr>
    </w:p>
    <w:p w14:paraId="535CAF5C" w14:textId="77777777" w:rsidR="004A170B" w:rsidRDefault="004A170B" w:rsidP="004A170B">
      <w:pPr>
        <w:widowControl w:val="0"/>
        <w:wordWrap w:val="0"/>
        <w:autoSpaceDE w:val="0"/>
        <w:autoSpaceDN w:val="0"/>
        <w:spacing w:after="160"/>
      </w:pPr>
      <w:r>
        <w:t xml:space="preserve">    </w:t>
      </w:r>
      <w:proofErr w:type="gramStart"/>
      <w:r>
        <w:t>@Test</w:t>
      </w:r>
      <w:proofErr w:type="gramEnd"/>
    </w:p>
    <w:p w14:paraId="25C038A9" w14:textId="77777777" w:rsidR="004A170B" w:rsidRDefault="004A170B" w:rsidP="004A170B">
      <w:pPr>
        <w:widowControl w:val="0"/>
        <w:wordWrap w:val="0"/>
        <w:autoSpaceDE w:val="0"/>
        <w:autoSpaceDN w:val="0"/>
        <w:spacing w:after="160"/>
      </w:pPr>
      <w:r>
        <w:t xml:space="preserve">    void </w:t>
      </w:r>
      <w:proofErr w:type="gramStart"/>
      <w:r>
        <w:t>testApp(</w:t>
      </w:r>
      <w:proofErr w:type="gramEnd"/>
      <w:r>
        <w:t>) {</w:t>
      </w:r>
    </w:p>
    <w:p w14:paraId="5A4A75DF" w14:textId="77777777" w:rsidR="004A170B" w:rsidRDefault="004A170B" w:rsidP="004A170B">
      <w:pPr>
        <w:widowControl w:val="0"/>
        <w:wordWrap w:val="0"/>
        <w:autoSpaceDE w:val="0"/>
        <w:autoSpaceDN w:val="0"/>
        <w:spacing w:after="160"/>
      </w:pPr>
      <w:r>
        <w:t xml:space="preserve">        assertTrue(true);</w:t>
      </w:r>
    </w:p>
    <w:p w14:paraId="7598DAFA" w14:textId="77777777" w:rsidR="004A170B" w:rsidRDefault="004A170B" w:rsidP="004A170B">
      <w:pPr>
        <w:widowControl w:val="0"/>
        <w:wordWrap w:val="0"/>
        <w:autoSpaceDE w:val="0"/>
        <w:autoSpaceDN w:val="0"/>
        <w:spacing w:after="160"/>
      </w:pPr>
      <w:r>
        <w:t xml:space="preserve">    }</w:t>
      </w:r>
    </w:p>
    <w:p w14:paraId="0BCF0F5A" w14:textId="0415A967" w:rsidR="004A170B" w:rsidRDefault="004A170B" w:rsidP="004A170B">
      <w:pPr>
        <w:widowControl w:val="0"/>
        <w:wordWrap w:val="0"/>
        <w:autoSpaceDE w:val="0"/>
        <w:autoSpaceDN w:val="0"/>
        <w:spacing w:after="160"/>
      </w:pPr>
      <w:r>
        <w:t>}</w:t>
      </w:r>
    </w:p>
    <w:p w14:paraId="37977A7D" w14:textId="77777777" w:rsidR="004A170B" w:rsidRDefault="004A170B" w:rsidP="004A170B">
      <w:pPr>
        <w:widowControl w:val="0"/>
        <w:wordWrap w:val="0"/>
        <w:autoSpaceDE w:val="0"/>
        <w:autoSpaceDN w:val="0"/>
        <w:spacing w:after="160"/>
      </w:pPr>
    </w:p>
    <w:p w14:paraId="22F3FEDC" w14:textId="4A668B71" w:rsidR="004A170B" w:rsidRDefault="004A170B" w:rsidP="004A170B">
      <w:pPr>
        <w:widowControl w:val="0"/>
        <w:wordWrap w:val="0"/>
        <w:autoSpaceDE w:val="0"/>
        <w:autoSpaceDN w:val="0"/>
        <w:spacing w:after="160"/>
      </w:pPr>
      <w:r>
        <w:rPr>
          <w:rFonts w:hint="eastAsia"/>
        </w:rPr>
        <w:t>```</w:t>
      </w:r>
    </w:p>
    <w:p w14:paraId="717E0865" w14:textId="77777777" w:rsidR="004A170B" w:rsidRPr="004A170B" w:rsidRDefault="004A170B" w:rsidP="004A170B">
      <w:pPr>
        <w:widowControl w:val="0"/>
        <w:wordWrap w:val="0"/>
        <w:autoSpaceDE w:val="0"/>
        <w:autoSpaceDN w:val="0"/>
        <w:spacing w:after="160"/>
      </w:pPr>
      <w:r w:rsidRPr="004A170B">
        <w:t>package com.example;</w:t>
      </w:r>
    </w:p>
    <w:p w14:paraId="0B14F176" w14:textId="77777777" w:rsidR="004A170B" w:rsidRPr="004A170B" w:rsidRDefault="004A170B" w:rsidP="004A170B">
      <w:pPr>
        <w:widowControl w:val="0"/>
        <w:wordWrap w:val="0"/>
        <w:autoSpaceDE w:val="0"/>
        <w:autoSpaceDN w:val="0"/>
        <w:spacing w:after="160"/>
      </w:pPr>
    </w:p>
    <w:p w14:paraId="3D7FE0CF" w14:textId="77777777" w:rsidR="004A170B" w:rsidRPr="004A170B" w:rsidRDefault="004A170B" w:rsidP="004A170B">
      <w:pPr>
        <w:widowControl w:val="0"/>
        <w:wordWrap w:val="0"/>
        <w:autoSpaceDE w:val="0"/>
        <w:autoSpaceDN w:val="0"/>
        <w:spacing w:after="160"/>
      </w:pPr>
      <w:r w:rsidRPr="004A170B">
        <w:t xml:space="preserve">import static </w:t>
      </w:r>
      <w:proofErr w:type="gramStart"/>
      <w:r w:rsidRPr="004A170B">
        <w:t>org.junit</w:t>
      </w:r>
      <w:proofErr w:type="gramEnd"/>
      <w:r w:rsidRPr="004A170B">
        <w:t>.Assert.assertTrue;</w:t>
      </w:r>
    </w:p>
    <w:p w14:paraId="6DE02DBA" w14:textId="77777777" w:rsidR="004A170B" w:rsidRPr="004A170B" w:rsidRDefault="004A170B" w:rsidP="004A170B">
      <w:pPr>
        <w:widowControl w:val="0"/>
        <w:wordWrap w:val="0"/>
        <w:autoSpaceDE w:val="0"/>
        <w:autoSpaceDN w:val="0"/>
        <w:spacing w:after="160"/>
      </w:pPr>
    </w:p>
    <w:p w14:paraId="4C47322E" w14:textId="77777777" w:rsidR="004A170B" w:rsidRPr="004A170B" w:rsidRDefault="004A170B" w:rsidP="004A170B">
      <w:pPr>
        <w:widowControl w:val="0"/>
        <w:wordWrap w:val="0"/>
        <w:autoSpaceDE w:val="0"/>
        <w:autoSpaceDN w:val="0"/>
        <w:spacing w:after="160"/>
      </w:pPr>
      <w:r w:rsidRPr="004A170B">
        <w:t xml:space="preserve">import </w:t>
      </w:r>
      <w:proofErr w:type="gramStart"/>
      <w:r w:rsidRPr="004A170B">
        <w:t>org.junit</w:t>
      </w:r>
      <w:proofErr w:type="gramEnd"/>
      <w:r w:rsidRPr="004A170B">
        <w:t>.Test;</w:t>
      </w:r>
    </w:p>
    <w:p w14:paraId="625CE10E" w14:textId="77777777" w:rsidR="004A170B" w:rsidRPr="004A170B" w:rsidRDefault="004A170B" w:rsidP="004A170B">
      <w:pPr>
        <w:widowControl w:val="0"/>
        <w:wordWrap w:val="0"/>
        <w:autoSpaceDE w:val="0"/>
        <w:autoSpaceDN w:val="0"/>
        <w:spacing w:after="160"/>
      </w:pPr>
    </w:p>
    <w:p w14:paraId="2032C7D4" w14:textId="77777777" w:rsidR="004A170B" w:rsidRPr="004A170B" w:rsidRDefault="004A170B" w:rsidP="004A170B">
      <w:pPr>
        <w:widowControl w:val="0"/>
        <w:wordWrap w:val="0"/>
        <w:autoSpaceDE w:val="0"/>
        <w:autoSpaceDN w:val="0"/>
        <w:spacing w:after="160"/>
      </w:pPr>
      <w:r w:rsidRPr="004A170B">
        <w:t>/**</w:t>
      </w:r>
    </w:p>
    <w:p w14:paraId="5728DF83" w14:textId="77777777" w:rsidR="004A170B" w:rsidRPr="004A170B" w:rsidRDefault="004A170B" w:rsidP="004A170B">
      <w:pPr>
        <w:widowControl w:val="0"/>
        <w:wordWrap w:val="0"/>
        <w:autoSpaceDE w:val="0"/>
        <w:autoSpaceDN w:val="0"/>
        <w:spacing w:after="160"/>
      </w:pPr>
      <w:r w:rsidRPr="004A170B">
        <w:t> * Unit test for simple App.</w:t>
      </w:r>
    </w:p>
    <w:p w14:paraId="56139A14" w14:textId="77777777" w:rsidR="004A170B" w:rsidRPr="004A170B" w:rsidRDefault="004A170B" w:rsidP="004A170B">
      <w:pPr>
        <w:widowControl w:val="0"/>
        <w:wordWrap w:val="0"/>
        <w:autoSpaceDE w:val="0"/>
        <w:autoSpaceDN w:val="0"/>
        <w:spacing w:after="160"/>
      </w:pPr>
      <w:r w:rsidRPr="004A170B">
        <w:lastRenderedPageBreak/>
        <w:t> */</w:t>
      </w:r>
    </w:p>
    <w:p w14:paraId="490AC3E9" w14:textId="77777777" w:rsidR="004A170B" w:rsidRPr="004A170B" w:rsidRDefault="004A170B" w:rsidP="004A170B">
      <w:pPr>
        <w:widowControl w:val="0"/>
        <w:wordWrap w:val="0"/>
        <w:autoSpaceDE w:val="0"/>
        <w:autoSpaceDN w:val="0"/>
        <w:spacing w:after="160"/>
      </w:pPr>
      <w:r w:rsidRPr="004A170B">
        <w:t xml:space="preserve">public class AppTest </w:t>
      </w:r>
    </w:p>
    <w:p w14:paraId="3D0AA8E5" w14:textId="77777777" w:rsidR="004A170B" w:rsidRPr="004A170B" w:rsidRDefault="004A170B" w:rsidP="004A170B">
      <w:pPr>
        <w:widowControl w:val="0"/>
        <w:wordWrap w:val="0"/>
        <w:autoSpaceDE w:val="0"/>
        <w:autoSpaceDN w:val="0"/>
        <w:spacing w:after="160"/>
      </w:pPr>
      <w:r w:rsidRPr="004A170B">
        <w:t>{</w:t>
      </w:r>
    </w:p>
    <w:p w14:paraId="5CFE3E91" w14:textId="77777777" w:rsidR="004A170B" w:rsidRPr="004A170B" w:rsidRDefault="004A170B" w:rsidP="004A170B">
      <w:pPr>
        <w:widowControl w:val="0"/>
        <w:wordWrap w:val="0"/>
        <w:autoSpaceDE w:val="0"/>
        <w:autoSpaceDN w:val="0"/>
        <w:spacing w:after="160"/>
      </w:pPr>
      <w:r w:rsidRPr="004A170B">
        <w:t>    /**</w:t>
      </w:r>
    </w:p>
    <w:p w14:paraId="20B337AA" w14:textId="77777777" w:rsidR="004A170B" w:rsidRPr="004A170B" w:rsidRDefault="004A170B" w:rsidP="004A170B">
      <w:pPr>
        <w:widowControl w:val="0"/>
        <w:wordWrap w:val="0"/>
        <w:autoSpaceDE w:val="0"/>
        <w:autoSpaceDN w:val="0"/>
        <w:spacing w:after="160"/>
      </w:pPr>
      <w:r w:rsidRPr="004A170B">
        <w:t>     * Rigorous Test :-)</w:t>
      </w:r>
    </w:p>
    <w:p w14:paraId="166B3952" w14:textId="77777777" w:rsidR="004A170B" w:rsidRPr="004A170B" w:rsidRDefault="004A170B" w:rsidP="004A170B">
      <w:pPr>
        <w:widowControl w:val="0"/>
        <w:wordWrap w:val="0"/>
        <w:autoSpaceDE w:val="0"/>
        <w:autoSpaceDN w:val="0"/>
        <w:spacing w:after="160"/>
      </w:pPr>
      <w:r w:rsidRPr="004A170B">
        <w:t>     */</w:t>
      </w:r>
    </w:p>
    <w:p w14:paraId="2A82B9FC"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@Test</w:t>
      </w:r>
      <w:proofErr w:type="gramEnd"/>
    </w:p>
    <w:p w14:paraId="7425BF0D" w14:textId="77777777" w:rsidR="004A170B" w:rsidRPr="004A170B" w:rsidRDefault="004A170B" w:rsidP="004A170B">
      <w:pPr>
        <w:widowControl w:val="0"/>
        <w:wordWrap w:val="0"/>
        <w:autoSpaceDE w:val="0"/>
        <w:autoSpaceDN w:val="0"/>
        <w:spacing w:after="160"/>
      </w:pPr>
      <w:r w:rsidRPr="004A170B">
        <w:t xml:space="preserve">    public void </w:t>
      </w:r>
      <w:proofErr w:type="gramStart"/>
      <w:r w:rsidRPr="004A170B">
        <w:t>shouldAnswerWithTrue(</w:t>
      </w:r>
      <w:proofErr w:type="gramEnd"/>
      <w:r w:rsidRPr="004A170B">
        <w:t>)</w:t>
      </w:r>
    </w:p>
    <w:p w14:paraId="671F5300" w14:textId="77777777" w:rsidR="004A170B" w:rsidRPr="004A170B" w:rsidRDefault="004A170B" w:rsidP="004A170B">
      <w:pPr>
        <w:widowControl w:val="0"/>
        <w:wordWrap w:val="0"/>
        <w:autoSpaceDE w:val="0"/>
        <w:autoSpaceDN w:val="0"/>
        <w:spacing w:after="160"/>
      </w:pPr>
      <w:r w:rsidRPr="004A170B">
        <w:t>    {</w:t>
      </w:r>
    </w:p>
    <w:p w14:paraId="37C01BD0" w14:textId="77777777" w:rsidR="004A170B" w:rsidRPr="004A170B" w:rsidRDefault="004A170B" w:rsidP="004A170B">
      <w:pPr>
        <w:widowControl w:val="0"/>
        <w:wordWrap w:val="0"/>
        <w:autoSpaceDE w:val="0"/>
        <w:autoSpaceDN w:val="0"/>
        <w:spacing w:after="160"/>
      </w:pPr>
      <w:r w:rsidRPr="004A170B">
        <w:t xml:space="preserve">        </w:t>
      </w:r>
      <w:proofErr w:type="gramStart"/>
      <w:r w:rsidRPr="004A170B">
        <w:t>assertTrue( true</w:t>
      </w:r>
      <w:proofErr w:type="gramEnd"/>
      <w:r w:rsidRPr="004A170B">
        <w:t xml:space="preserve"> );</w:t>
      </w:r>
    </w:p>
    <w:p w14:paraId="5FF7DB38" w14:textId="77777777" w:rsidR="004A170B" w:rsidRPr="004A170B" w:rsidRDefault="004A170B" w:rsidP="004A170B">
      <w:pPr>
        <w:widowControl w:val="0"/>
        <w:wordWrap w:val="0"/>
        <w:autoSpaceDE w:val="0"/>
        <w:autoSpaceDN w:val="0"/>
        <w:spacing w:after="160"/>
      </w:pPr>
      <w:r w:rsidRPr="004A170B">
        <w:t>    }</w:t>
      </w:r>
    </w:p>
    <w:p w14:paraId="42A1D952" w14:textId="77777777" w:rsidR="004A170B" w:rsidRPr="004A170B" w:rsidRDefault="004A170B" w:rsidP="004A170B">
      <w:pPr>
        <w:widowControl w:val="0"/>
        <w:wordWrap w:val="0"/>
        <w:autoSpaceDE w:val="0"/>
        <w:autoSpaceDN w:val="0"/>
        <w:spacing w:after="160"/>
      </w:pPr>
      <w:r w:rsidRPr="004A170B">
        <w:t>}</w:t>
      </w:r>
    </w:p>
    <w:p w14:paraId="561B00CB" w14:textId="77777777" w:rsidR="004A170B" w:rsidRPr="004A170B" w:rsidRDefault="004A170B" w:rsidP="004A170B">
      <w:pPr>
        <w:widowControl w:val="0"/>
        <w:wordWrap w:val="0"/>
        <w:autoSpaceDE w:val="0"/>
        <w:autoSpaceDN w:val="0"/>
        <w:spacing w:after="160"/>
      </w:pPr>
    </w:p>
    <w:p w14:paraId="34966A38" w14:textId="77777777" w:rsidR="004A170B" w:rsidRDefault="004A170B" w:rsidP="004A170B">
      <w:pPr>
        <w:widowControl w:val="0"/>
        <w:wordWrap w:val="0"/>
        <w:autoSpaceDE w:val="0"/>
        <w:autoSpaceDN w:val="0"/>
        <w:spacing w:after="160"/>
      </w:pPr>
    </w:p>
    <w:p w14:paraId="1B634213" w14:textId="19B3F8D2" w:rsidR="004A170B" w:rsidRDefault="004A170B" w:rsidP="004A170B">
      <w:pPr>
        <w:widowControl w:val="0"/>
        <w:wordWrap w:val="0"/>
        <w:autoSpaceDE w:val="0"/>
        <w:autoSpaceDN w:val="0"/>
        <w:spacing w:after="160"/>
      </w:pPr>
      <w:r>
        <w:rPr>
          <w:rFonts w:hint="eastAsia"/>
        </w:rPr>
        <w:t>```</w:t>
      </w:r>
    </w:p>
    <w:p w14:paraId="1EF4913F" w14:textId="7484D962" w:rsidR="004A170B" w:rsidRDefault="004A170B" w:rsidP="004A170B">
      <w:pPr>
        <w:widowControl w:val="0"/>
        <w:wordWrap w:val="0"/>
        <w:autoSpaceDE w:val="0"/>
        <w:autoSpaceDN w:val="0"/>
        <w:spacing w:after="160"/>
      </w:pPr>
      <w:r>
        <w:rPr>
          <w:rFonts w:hint="eastAsia"/>
        </w:rPr>
        <w:t>을</w:t>
      </w:r>
    </w:p>
    <w:p w14:paraId="04F76459" w14:textId="77777777" w:rsidR="004A170B" w:rsidRDefault="004A170B" w:rsidP="004A170B">
      <w:pPr>
        <w:widowControl w:val="0"/>
        <w:wordWrap w:val="0"/>
        <w:autoSpaceDE w:val="0"/>
        <w:autoSpaceDN w:val="0"/>
        <w:spacing w:after="160"/>
      </w:pPr>
    </w:p>
    <w:p w14:paraId="7622D5B9" w14:textId="22320056" w:rsidR="004A170B" w:rsidRDefault="004A170B" w:rsidP="004A170B">
      <w:pPr>
        <w:widowControl w:val="0"/>
        <w:wordWrap w:val="0"/>
        <w:autoSpaceDE w:val="0"/>
        <w:autoSpaceDN w:val="0"/>
        <w:spacing w:after="160"/>
      </w:pPr>
      <w:r>
        <w:rPr>
          <w:rFonts w:hint="eastAsia"/>
        </w:rPr>
        <w:t>```</w:t>
      </w:r>
    </w:p>
    <w:p w14:paraId="0436A88B" w14:textId="77777777" w:rsidR="004A170B" w:rsidRDefault="004A170B" w:rsidP="004A170B">
      <w:pPr>
        <w:widowControl w:val="0"/>
        <w:wordWrap w:val="0"/>
        <w:autoSpaceDE w:val="0"/>
        <w:autoSpaceDN w:val="0"/>
        <w:spacing w:after="160"/>
      </w:pPr>
      <w:r>
        <w:t>package com.example;</w:t>
      </w:r>
    </w:p>
    <w:p w14:paraId="3FEC7E70" w14:textId="77777777" w:rsidR="004A170B" w:rsidRDefault="004A170B" w:rsidP="004A170B">
      <w:pPr>
        <w:widowControl w:val="0"/>
        <w:wordWrap w:val="0"/>
        <w:autoSpaceDE w:val="0"/>
        <w:autoSpaceDN w:val="0"/>
        <w:spacing w:after="160"/>
      </w:pPr>
    </w:p>
    <w:p w14:paraId="6EBB7363" w14:textId="77777777" w:rsidR="004A170B" w:rsidRDefault="004A170B" w:rsidP="004A170B">
      <w:pPr>
        <w:widowControl w:val="0"/>
        <w:wordWrap w:val="0"/>
        <w:autoSpaceDE w:val="0"/>
        <w:autoSpaceDN w:val="0"/>
        <w:spacing w:after="160"/>
      </w:pPr>
      <w:r>
        <w:t xml:space="preserve">import </w:t>
      </w:r>
      <w:proofErr w:type="gramStart"/>
      <w:r>
        <w:t>org.junit.jupiter.api.Test</w:t>
      </w:r>
      <w:proofErr w:type="gramEnd"/>
      <w:r>
        <w:t>;</w:t>
      </w:r>
    </w:p>
    <w:p w14:paraId="2846A1F7" w14:textId="77777777" w:rsidR="004A170B" w:rsidRDefault="004A170B" w:rsidP="004A170B">
      <w:pPr>
        <w:widowControl w:val="0"/>
        <w:wordWrap w:val="0"/>
        <w:autoSpaceDE w:val="0"/>
        <w:autoSpaceDN w:val="0"/>
        <w:spacing w:after="160"/>
      </w:pPr>
    </w:p>
    <w:p w14:paraId="38C04417" w14:textId="77777777" w:rsidR="004A170B" w:rsidRDefault="004A170B" w:rsidP="004A170B">
      <w:pPr>
        <w:widowControl w:val="0"/>
        <w:wordWrap w:val="0"/>
        <w:autoSpaceDE w:val="0"/>
        <w:autoSpaceDN w:val="0"/>
        <w:spacing w:after="160"/>
      </w:pPr>
      <w:r>
        <w:t xml:space="preserve">import static </w:t>
      </w:r>
      <w:proofErr w:type="gramStart"/>
      <w:r>
        <w:t>org.junit.jupiter.api.Assertions.assertTrue</w:t>
      </w:r>
      <w:proofErr w:type="gramEnd"/>
      <w:r>
        <w:t>;</w:t>
      </w:r>
    </w:p>
    <w:p w14:paraId="43010B82" w14:textId="77777777" w:rsidR="004A170B" w:rsidRDefault="004A170B" w:rsidP="004A170B">
      <w:pPr>
        <w:widowControl w:val="0"/>
        <w:wordWrap w:val="0"/>
        <w:autoSpaceDE w:val="0"/>
        <w:autoSpaceDN w:val="0"/>
        <w:spacing w:after="160"/>
      </w:pPr>
    </w:p>
    <w:p w14:paraId="1A235C4F" w14:textId="77777777" w:rsidR="004A170B" w:rsidRDefault="004A170B" w:rsidP="004A170B">
      <w:pPr>
        <w:widowControl w:val="0"/>
        <w:wordWrap w:val="0"/>
        <w:autoSpaceDE w:val="0"/>
        <w:autoSpaceDN w:val="0"/>
        <w:spacing w:after="160"/>
      </w:pPr>
      <w:r>
        <w:t>class AppTest {</w:t>
      </w:r>
    </w:p>
    <w:p w14:paraId="5999139F" w14:textId="77777777" w:rsidR="004A170B" w:rsidRDefault="004A170B" w:rsidP="004A170B">
      <w:pPr>
        <w:widowControl w:val="0"/>
        <w:wordWrap w:val="0"/>
        <w:autoSpaceDE w:val="0"/>
        <w:autoSpaceDN w:val="0"/>
        <w:spacing w:after="160"/>
      </w:pPr>
    </w:p>
    <w:p w14:paraId="60929B31" w14:textId="77777777" w:rsidR="004A170B" w:rsidRDefault="004A170B" w:rsidP="004A170B">
      <w:pPr>
        <w:widowControl w:val="0"/>
        <w:wordWrap w:val="0"/>
        <w:autoSpaceDE w:val="0"/>
        <w:autoSpaceDN w:val="0"/>
        <w:spacing w:after="160"/>
      </w:pPr>
      <w:r>
        <w:t xml:space="preserve">    </w:t>
      </w:r>
      <w:proofErr w:type="gramStart"/>
      <w:r>
        <w:t>@Test</w:t>
      </w:r>
      <w:proofErr w:type="gramEnd"/>
    </w:p>
    <w:p w14:paraId="73589E3C" w14:textId="77777777" w:rsidR="004A170B" w:rsidRDefault="004A170B" w:rsidP="004A170B">
      <w:pPr>
        <w:widowControl w:val="0"/>
        <w:wordWrap w:val="0"/>
        <w:autoSpaceDE w:val="0"/>
        <w:autoSpaceDN w:val="0"/>
        <w:spacing w:after="160"/>
      </w:pPr>
      <w:r>
        <w:t xml:space="preserve">    void </w:t>
      </w:r>
      <w:proofErr w:type="gramStart"/>
      <w:r>
        <w:t>testApp(</w:t>
      </w:r>
      <w:proofErr w:type="gramEnd"/>
      <w:r>
        <w:t>) {</w:t>
      </w:r>
    </w:p>
    <w:p w14:paraId="29BB522B" w14:textId="77777777" w:rsidR="004A170B" w:rsidRDefault="004A170B" w:rsidP="004A170B">
      <w:pPr>
        <w:widowControl w:val="0"/>
        <w:wordWrap w:val="0"/>
        <w:autoSpaceDE w:val="0"/>
        <w:autoSpaceDN w:val="0"/>
        <w:spacing w:after="160"/>
      </w:pPr>
      <w:r>
        <w:t xml:space="preserve">        assertTrue(true);</w:t>
      </w:r>
    </w:p>
    <w:p w14:paraId="124C0488" w14:textId="77777777" w:rsidR="004A170B" w:rsidRDefault="004A170B" w:rsidP="004A170B">
      <w:pPr>
        <w:widowControl w:val="0"/>
        <w:wordWrap w:val="0"/>
        <w:autoSpaceDE w:val="0"/>
        <w:autoSpaceDN w:val="0"/>
        <w:spacing w:after="160"/>
      </w:pPr>
      <w:r>
        <w:lastRenderedPageBreak/>
        <w:t xml:space="preserve">    }</w:t>
      </w:r>
    </w:p>
    <w:p w14:paraId="0555875C" w14:textId="09567EC5" w:rsidR="004A170B" w:rsidRDefault="004A170B" w:rsidP="004A170B">
      <w:pPr>
        <w:widowControl w:val="0"/>
        <w:wordWrap w:val="0"/>
        <w:autoSpaceDE w:val="0"/>
        <w:autoSpaceDN w:val="0"/>
        <w:spacing w:after="160"/>
      </w:pPr>
      <w:r>
        <w:t>}</w:t>
      </w:r>
    </w:p>
    <w:p w14:paraId="71510914" w14:textId="4CB03DBB" w:rsidR="004A170B" w:rsidRDefault="004A170B" w:rsidP="004A170B">
      <w:pPr>
        <w:widowControl w:val="0"/>
        <w:wordWrap w:val="0"/>
        <w:autoSpaceDE w:val="0"/>
        <w:autoSpaceDN w:val="0"/>
        <w:spacing w:after="160"/>
      </w:pPr>
      <w:r>
        <w:rPr>
          <w:rFonts w:hint="eastAsia"/>
        </w:rPr>
        <w:t>```</w:t>
      </w:r>
    </w:p>
    <w:p w14:paraId="634F4587" w14:textId="2578D93C" w:rsidR="004A170B" w:rsidRDefault="004A170B" w:rsidP="004A170B">
      <w:pPr>
        <w:widowControl w:val="0"/>
        <w:wordWrap w:val="0"/>
        <w:autoSpaceDE w:val="0"/>
        <w:autoSpaceDN w:val="0"/>
        <w:spacing w:after="160"/>
      </w:pPr>
      <w:r>
        <w:rPr>
          <w:rFonts w:hint="eastAsia"/>
        </w:rPr>
        <w:t>로 변경합니다.</w:t>
      </w:r>
    </w:p>
    <w:p w14:paraId="48FC44BB" w14:textId="77777777" w:rsidR="00843B92" w:rsidRDefault="00843B92" w:rsidP="00843B92">
      <w:pPr>
        <w:widowControl w:val="0"/>
        <w:wordWrap w:val="0"/>
        <w:autoSpaceDE w:val="0"/>
        <w:autoSpaceDN w:val="0"/>
        <w:spacing w:after="160"/>
      </w:pPr>
      <w:r>
        <w:rPr>
          <w:rFonts w:hint="eastAsia"/>
        </w:rPr>
        <w:t>프로젝트</w:t>
      </w:r>
      <w:r>
        <w:t xml:space="preserve"> 루트 (demo)에서 실행:</w:t>
      </w:r>
    </w:p>
    <w:p w14:paraId="10E58BE9" w14:textId="77777777" w:rsidR="00843B92" w:rsidRDefault="00843B92" w:rsidP="00843B92">
      <w:pPr>
        <w:widowControl w:val="0"/>
        <w:wordWrap w:val="0"/>
        <w:autoSpaceDE w:val="0"/>
        <w:autoSpaceDN w:val="0"/>
        <w:spacing w:after="160"/>
      </w:pPr>
    </w:p>
    <w:p w14:paraId="5135122E" w14:textId="77777777" w:rsidR="00843B92" w:rsidRDefault="00843B92" w:rsidP="00843B92">
      <w:pPr>
        <w:widowControl w:val="0"/>
        <w:wordWrap w:val="0"/>
        <w:autoSpaceDE w:val="0"/>
        <w:autoSpaceDN w:val="0"/>
        <w:spacing w:after="160"/>
      </w:pPr>
      <w:r>
        <w:t>mvn clean compile</w:t>
      </w:r>
    </w:p>
    <w:p w14:paraId="7C0752D0" w14:textId="77777777" w:rsidR="00843B92" w:rsidRDefault="00843B92" w:rsidP="00843B92">
      <w:pPr>
        <w:widowControl w:val="0"/>
        <w:wordWrap w:val="0"/>
        <w:autoSpaceDE w:val="0"/>
        <w:autoSpaceDN w:val="0"/>
        <w:spacing w:after="160"/>
      </w:pPr>
    </w:p>
    <w:p w14:paraId="4000E92D" w14:textId="77777777" w:rsidR="00843B92" w:rsidRDefault="00843B92" w:rsidP="00843B92">
      <w:pPr>
        <w:widowControl w:val="0"/>
        <w:wordWrap w:val="0"/>
        <w:autoSpaceDE w:val="0"/>
        <w:autoSpaceDN w:val="0"/>
        <w:spacing w:after="160"/>
      </w:pPr>
      <w:r>
        <w:rPr>
          <w:rFonts w:hint="eastAsia"/>
        </w:rPr>
        <w:t>그</w:t>
      </w:r>
      <w:r>
        <w:t xml:space="preserve"> 다음:</w:t>
      </w:r>
    </w:p>
    <w:p w14:paraId="7DFE47AC" w14:textId="77777777" w:rsidR="00843B92" w:rsidRDefault="00843B92" w:rsidP="00843B92">
      <w:pPr>
        <w:widowControl w:val="0"/>
        <w:wordWrap w:val="0"/>
        <w:autoSpaceDE w:val="0"/>
        <w:autoSpaceDN w:val="0"/>
        <w:spacing w:after="160"/>
      </w:pPr>
    </w:p>
    <w:p w14:paraId="377B0467" w14:textId="1F109A02" w:rsidR="004A170B" w:rsidRDefault="00843B92" w:rsidP="00843B92">
      <w:pPr>
        <w:widowControl w:val="0"/>
        <w:wordWrap w:val="0"/>
        <w:autoSpaceDE w:val="0"/>
        <w:autoSpaceDN w:val="0"/>
        <w:spacing w:after="160"/>
      </w:pPr>
      <w:r>
        <w:t>mvn test</w:t>
      </w:r>
    </w:p>
    <w:p w14:paraId="44927E01" w14:textId="77777777" w:rsidR="004A170B" w:rsidRDefault="004A170B" w:rsidP="004A170B">
      <w:pPr>
        <w:widowControl w:val="0"/>
        <w:wordWrap w:val="0"/>
        <w:autoSpaceDE w:val="0"/>
        <w:autoSpaceDN w:val="0"/>
        <w:spacing w:after="160"/>
      </w:pPr>
      <w:r>
        <w:t xml:space="preserve">App.java는 보통 </w:t>
      </w:r>
      <w:proofErr w:type="gramStart"/>
      <w:r>
        <w:t>문제 없습니다</w:t>
      </w:r>
      <w:proofErr w:type="gramEnd"/>
    </w:p>
    <w:p w14:paraId="42F8B558" w14:textId="77777777" w:rsidR="004A170B" w:rsidRDefault="004A170B" w:rsidP="004A170B">
      <w:pPr>
        <w:widowControl w:val="0"/>
        <w:wordWrap w:val="0"/>
        <w:autoSpaceDE w:val="0"/>
        <w:autoSpaceDN w:val="0"/>
        <w:spacing w:after="160"/>
      </w:pPr>
    </w:p>
    <w:p w14:paraId="29D5B23F" w14:textId="5A51C7A9" w:rsidR="004A170B" w:rsidRPr="005675DB" w:rsidRDefault="004A170B" w:rsidP="004A170B">
      <w:pPr>
        <w:widowControl w:val="0"/>
        <w:wordWrap w:val="0"/>
        <w:autoSpaceDE w:val="0"/>
        <w:autoSpaceDN w:val="0"/>
        <w:spacing w:after="160"/>
      </w:pPr>
      <w:r>
        <w:t>src/main/java/com/example/App.java 는 그대로 두고 실행해도 됩니다.</w:t>
      </w:r>
    </w:p>
    <w:p w14:paraId="7F7FF367" w14:textId="22ED2BC9" w:rsidR="00496233" w:rsidRDefault="00496233" w:rsidP="00496233">
      <w:pPr>
        <w:widowControl w:val="0"/>
        <w:wordWrap w:val="0"/>
        <w:autoSpaceDE w:val="0"/>
        <w:autoSpaceDN w:val="0"/>
        <w:spacing w:after="160"/>
      </w:pPr>
    </w:p>
    <w:p w14:paraId="47CF52E3" w14:textId="739665BC" w:rsidR="00843B92" w:rsidRDefault="00843B92" w:rsidP="00496233">
      <w:pPr>
        <w:widowControl w:val="0"/>
        <w:wordWrap w:val="0"/>
        <w:autoSpaceDE w:val="0"/>
        <w:autoSpaceDN w:val="0"/>
        <w:spacing w:after="160"/>
      </w:pPr>
      <w:r>
        <w:rPr>
          <w:noProof/>
        </w:rPr>
        <w:drawing>
          <wp:inline distT="0" distB="0" distL="0" distR="0" wp14:anchorId="6BC9DE19" wp14:editId="439C241D">
            <wp:extent cx="5760720" cy="1409700"/>
            <wp:effectExtent l="0" t="0" r="0" b="0"/>
            <wp:docPr id="15854980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8069" name=""/>
                    <pic:cNvPicPr/>
                  </pic:nvPicPr>
                  <pic:blipFill>
                    <a:blip r:embed="rId169"/>
                    <a:stretch>
                      <a:fillRect/>
                    </a:stretch>
                  </pic:blipFill>
                  <pic:spPr>
                    <a:xfrm>
                      <a:off x="0" y="0"/>
                      <a:ext cx="5760720" cy="1409700"/>
                    </a:xfrm>
                    <a:prstGeom prst="rect">
                      <a:avLst/>
                    </a:prstGeom>
                  </pic:spPr>
                </pic:pic>
              </a:graphicData>
            </a:graphic>
          </wp:inline>
        </w:drawing>
      </w:r>
    </w:p>
    <w:p w14:paraId="01BB9673" w14:textId="77777777" w:rsidR="00843B92" w:rsidRPr="00843B92" w:rsidRDefault="00843B92" w:rsidP="00843B92">
      <w:pPr>
        <w:widowControl w:val="0"/>
        <w:wordWrap w:val="0"/>
        <w:autoSpaceDE w:val="0"/>
        <w:autoSpaceDN w:val="0"/>
        <w:spacing w:after="160"/>
      </w:pPr>
      <w:proofErr w:type="gramStart"/>
      <w:r w:rsidRPr="00843B92">
        <w:t>  명령</w:t>
      </w:r>
      <w:proofErr w:type="gramEnd"/>
      <w:r w:rsidRPr="00843B92">
        <w:t xml:space="preserve"> 팔레트 열기 Ctrl + Shift + P </w:t>
      </w:r>
    </w:p>
    <w:p w14:paraId="14877AAB" w14:textId="77777777" w:rsidR="00843B92" w:rsidRPr="00843B92" w:rsidRDefault="00843B92" w:rsidP="00843B92">
      <w:pPr>
        <w:widowControl w:val="0"/>
        <w:wordWrap w:val="0"/>
        <w:autoSpaceDE w:val="0"/>
        <w:autoSpaceDN w:val="0"/>
        <w:spacing w:after="160"/>
      </w:pPr>
      <w:proofErr w:type="gramStart"/>
      <w:r w:rsidRPr="00843B92">
        <w:t>  Java</w:t>
      </w:r>
      <w:proofErr w:type="gramEnd"/>
      <w:r w:rsidRPr="00843B92">
        <w:t xml:space="preserve">: Clean Java Language Server Workspace 실행 </w:t>
      </w:r>
    </w:p>
    <w:p w14:paraId="2C79B124" w14:textId="77777777" w:rsidR="00843B92" w:rsidRPr="00843B92" w:rsidRDefault="00843B92" w:rsidP="00843B92">
      <w:pPr>
        <w:widowControl w:val="0"/>
        <w:wordWrap w:val="0"/>
        <w:autoSpaceDE w:val="0"/>
        <w:autoSpaceDN w:val="0"/>
        <w:spacing w:after="160"/>
      </w:pPr>
      <w:proofErr w:type="gramStart"/>
      <w:r w:rsidRPr="00843B92">
        <w:t>  VS</w:t>
      </w:r>
      <w:proofErr w:type="gramEnd"/>
      <w:r w:rsidRPr="00843B92">
        <w:t xml:space="preserve"> Code 재시작 </w:t>
      </w:r>
    </w:p>
    <w:p w14:paraId="3360772B" w14:textId="538D7357" w:rsidR="00843B92" w:rsidRDefault="00843B92" w:rsidP="00843B92">
      <w:pPr>
        <w:widowControl w:val="0"/>
        <w:wordWrap w:val="0"/>
        <w:autoSpaceDE w:val="0"/>
        <w:autoSpaceDN w:val="0"/>
        <w:spacing w:after="160"/>
      </w:pPr>
      <w:proofErr w:type="gramStart"/>
      <w:r w:rsidRPr="00843B92">
        <w:t>  다시</w:t>
      </w:r>
      <w:proofErr w:type="gramEnd"/>
      <w:r w:rsidRPr="00843B92">
        <w:t xml:space="preserve"> Run</w:t>
      </w:r>
    </w:p>
    <w:p w14:paraId="2220D97A" w14:textId="77777777" w:rsidR="00843B92" w:rsidRDefault="00843B92" w:rsidP="00496233">
      <w:pPr>
        <w:widowControl w:val="0"/>
        <w:wordWrap w:val="0"/>
        <w:autoSpaceDE w:val="0"/>
        <w:autoSpaceDN w:val="0"/>
        <w:spacing w:after="160"/>
      </w:pPr>
    </w:p>
    <w:p w14:paraId="056E0897" w14:textId="77777777" w:rsidR="00843B92" w:rsidRPr="0028197A" w:rsidRDefault="00843B92" w:rsidP="00496233">
      <w:pPr>
        <w:widowControl w:val="0"/>
        <w:wordWrap w:val="0"/>
        <w:autoSpaceDE w:val="0"/>
        <w:autoSpaceDN w:val="0"/>
        <w:spacing w:after="160"/>
      </w:pPr>
    </w:p>
    <w:p w14:paraId="6AA9B665" w14:textId="77777777" w:rsidR="00496233" w:rsidRPr="0028197A" w:rsidRDefault="00496233" w:rsidP="00496233">
      <w:pPr>
        <w:widowControl w:val="0"/>
        <w:wordWrap w:val="0"/>
        <w:autoSpaceDE w:val="0"/>
        <w:autoSpaceDN w:val="0"/>
        <w:spacing w:after="160"/>
      </w:pPr>
      <w:r w:rsidRPr="0028197A">
        <w:t>F5 or 오른쪽 위에 있는 Run Java 클릭하면</w:t>
      </w:r>
    </w:p>
    <w:p w14:paraId="0BC723D3" w14:textId="7FB590D0" w:rsidR="00496233" w:rsidRPr="0028197A" w:rsidRDefault="00496233" w:rsidP="00496233">
      <w:pPr>
        <w:widowControl w:val="0"/>
        <w:wordWrap w:val="0"/>
        <w:autoSpaceDE w:val="0"/>
        <w:autoSpaceDN w:val="0"/>
        <w:spacing w:after="160"/>
      </w:pPr>
    </w:p>
    <w:p w14:paraId="71B6150A" w14:textId="77777777" w:rsidR="00496233" w:rsidRPr="0028197A" w:rsidRDefault="00496233" w:rsidP="00496233">
      <w:pPr>
        <w:widowControl w:val="0"/>
        <w:wordWrap w:val="0"/>
        <w:autoSpaceDE w:val="0"/>
        <w:autoSpaceDN w:val="0"/>
        <w:spacing w:after="160"/>
      </w:pPr>
      <w:r w:rsidRPr="0028197A">
        <w:t>Hello World! 가 출력된다!!</w:t>
      </w:r>
    </w:p>
    <w:p w14:paraId="71521418" w14:textId="421D19C9" w:rsidR="00496233" w:rsidRPr="000F01E0" w:rsidRDefault="006309EF" w:rsidP="00496233">
      <w:r>
        <w:rPr>
          <w:noProof/>
        </w:rPr>
        <w:lastRenderedPageBreak/>
        <w:drawing>
          <wp:inline distT="0" distB="0" distL="0" distR="0" wp14:anchorId="717305FD" wp14:editId="0FD7C8E2">
            <wp:extent cx="5760720" cy="3616960"/>
            <wp:effectExtent l="0" t="0" r="0" b="0"/>
            <wp:docPr id="13616259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25969" name=""/>
                    <pic:cNvPicPr/>
                  </pic:nvPicPr>
                  <pic:blipFill>
                    <a:blip r:embed="rId170"/>
                    <a:stretch>
                      <a:fillRect/>
                    </a:stretch>
                  </pic:blipFill>
                  <pic:spPr>
                    <a:xfrm>
                      <a:off x="0" y="0"/>
                      <a:ext cx="5760720" cy="3616960"/>
                    </a:xfrm>
                    <a:prstGeom prst="rect">
                      <a:avLst/>
                    </a:prstGeom>
                  </pic:spPr>
                </pic:pic>
              </a:graphicData>
            </a:graphic>
          </wp:inline>
        </w:drawing>
      </w:r>
    </w:p>
    <w:p w14:paraId="61D881E7" w14:textId="77777777" w:rsidR="00496233" w:rsidRDefault="00496233" w:rsidP="005D5D48">
      <w:pPr>
        <w:widowControl w:val="0"/>
        <w:wordWrap w:val="0"/>
        <w:autoSpaceDE w:val="0"/>
        <w:autoSpaceDN w:val="0"/>
        <w:spacing w:after="160"/>
      </w:pPr>
    </w:p>
    <w:p w14:paraId="13D5DCC1" w14:textId="77777777" w:rsidR="00E174B7" w:rsidRDefault="00E174B7">
      <w:pPr>
        <w:spacing w:after="160"/>
      </w:pPr>
    </w:p>
    <w:p w14:paraId="57D7629F" w14:textId="77777777" w:rsidR="00E174B7" w:rsidRDefault="00E174B7" w:rsidP="00E174B7">
      <w:pPr>
        <w:spacing w:after="160"/>
      </w:pPr>
      <w:r>
        <w:t>VS Code에서 JUnit 테스트 실행하는 방법</w:t>
      </w:r>
    </w:p>
    <w:p w14:paraId="7CEF5A8E" w14:textId="77777777" w:rsidR="00E174B7" w:rsidRDefault="00E174B7" w:rsidP="00E174B7">
      <w:pPr>
        <w:spacing w:after="160"/>
      </w:pPr>
      <w:r>
        <w:rPr>
          <w:rFonts w:hint="eastAsia"/>
        </w:rPr>
        <w:t>방법</w:t>
      </w:r>
      <w:r>
        <w:t xml:space="preserve"> 1. 테스트 파일에서 바로 실행</w:t>
      </w:r>
    </w:p>
    <w:p w14:paraId="0571EFE7" w14:textId="77777777" w:rsidR="00E174B7" w:rsidRDefault="00E174B7" w:rsidP="00E174B7">
      <w:pPr>
        <w:spacing w:after="160"/>
      </w:pPr>
    </w:p>
    <w:p w14:paraId="7F0D1D32" w14:textId="77777777" w:rsidR="00E174B7" w:rsidRDefault="00E174B7" w:rsidP="00E174B7">
      <w:pPr>
        <w:spacing w:after="160"/>
      </w:pPr>
      <w:r>
        <w:t>AppTest.java를 열면 보통 각 @Test 위에:</w:t>
      </w:r>
    </w:p>
    <w:p w14:paraId="352614C8" w14:textId="77777777" w:rsidR="00E174B7" w:rsidRDefault="00E174B7" w:rsidP="00E174B7">
      <w:pPr>
        <w:spacing w:after="160"/>
      </w:pPr>
    </w:p>
    <w:p w14:paraId="10F7FBD3" w14:textId="77777777" w:rsidR="00E174B7" w:rsidRDefault="00E174B7" w:rsidP="00E174B7">
      <w:pPr>
        <w:spacing w:after="160"/>
      </w:pPr>
      <w:r>
        <w:t>Run Test</w:t>
      </w:r>
    </w:p>
    <w:p w14:paraId="148485DA" w14:textId="77777777" w:rsidR="00E174B7" w:rsidRDefault="00E174B7" w:rsidP="00E174B7">
      <w:pPr>
        <w:spacing w:after="160"/>
      </w:pPr>
      <w:r>
        <w:t>Debug Test</w:t>
      </w:r>
    </w:p>
    <w:p w14:paraId="3B0FB883" w14:textId="77777777" w:rsidR="00E174B7" w:rsidRDefault="00E174B7" w:rsidP="00E174B7">
      <w:pPr>
        <w:spacing w:after="160"/>
      </w:pPr>
    </w:p>
    <w:p w14:paraId="65265BE5" w14:textId="77777777" w:rsidR="00E174B7" w:rsidRDefault="00E174B7" w:rsidP="00E174B7">
      <w:pPr>
        <w:spacing w:after="160"/>
      </w:pPr>
      <w:r>
        <w:rPr>
          <w:rFonts w:hint="eastAsia"/>
        </w:rPr>
        <w:t>같은</w:t>
      </w:r>
      <w:r>
        <w:t xml:space="preserve"> 링크가 뜹니다.</w:t>
      </w:r>
    </w:p>
    <w:p w14:paraId="0BA04606" w14:textId="77777777" w:rsidR="00E174B7" w:rsidRDefault="00E174B7" w:rsidP="00E174B7">
      <w:pPr>
        <w:spacing w:after="160"/>
      </w:pPr>
    </w:p>
    <w:p w14:paraId="44904ABB" w14:textId="1EAB01E3" w:rsidR="00E174B7" w:rsidRDefault="00E174B7" w:rsidP="00E174B7">
      <w:pPr>
        <w:spacing w:after="160"/>
      </w:pPr>
      <w:r>
        <w:rPr>
          <w:rFonts w:hint="eastAsia"/>
        </w:rPr>
        <w:t>이걸</w:t>
      </w:r>
      <w:r>
        <w:t xml:space="preserve"> 눌러 실행할 수 있습니다.</w:t>
      </w:r>
    </w:p>
    <w:p w14:paraId="1AAAEA62" w14:textId="77777777" w:rsidR="00E174B7" w:rsidRDefault="00E174B7">
      <w:pPr>
        <w:spacing w:after="160"/>
      </w:pPr>
    </w:p>
    <w:p w14:paraId="3A327BBB" w14:textId="4673E125" w:rsidR="00E174B7" w:rsidRDefault="00E174B7">
      <w:pPr>
        <w:spacing w:after="160"/>
      </w:pPr>
      <w:r w:rsidRPr="00E174B7">
        <w:rPr>
          <w:noProof/>
        </w:rPr>
        <w:lastRenderedPageBreak/>
        <w:drawing>
          <wp:inline distT="0" distB="0" distL="0" distR="0" wp14:anchorId="669117A3" wp14:editId="05BF4B59">
            <wp:extent cx="5760720" cy="2372360"/>
            <wp:effectExtent l="0" t="0" r="0" b="0"/>
            <wp:docPr id="20618735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73593" name=""/>
                    <pic:cNvPicPr/>
                  </pic:nvPicPr>
                  <pic:blipFill>
                    <a:blip r:embed="rId171"/>
                    <a:stretch>
                      <a:fillRect/>
                    </a:stretch>
                  </pic:blipFill>
                  <pic:spPr>
                    <a:xfrm>
                      <a:off x="0" y="0"/>
                      <a:ext cx="5760720" cy="2372360"/>
                    </a:xfrm>
                    <a:prstGeom prst="rect">
                      <a:avLst/>
                    </a:prstGeom>
                  </pic:spPr>
                </pic:pic>
              </a:graphicData>
            </a:graphic>
          </wp:inline>
        </w:drawing>
      </w:r>
    </w:p>
    <w:p w14:paraId="274035C5" w14:textId="77777777" w:rsidR="00E174B7" w:rsidRDefault="00E174B7" w:rsidP="00E174B7">
      <w:pPr>
        <w:spacing w:after="160"/>
      </w:pPr>
      <w:r>
        <w:rPr>
          <w:rFonts w:hint="eastAsia"/>
        </w:rPr>
        <w:t>터미널에서</w:t>
      </w:r>
      <w:r>
        <w:t xml:space="preserve"> 결과 보는 법</w:t>
      </w:r>
    </w:p>
    <w:p w14:paraId="655B862E" w14:textId="77777777" w:rsidR="00E174B7" w:rsidRDefault="00E174B7" w:rsidP="00E174B7">
      <w:pPr>
        <w:spacing w:after="160"/>
      </w:pPr>
      <w:r>
        <w:t>mvn test</w:t>
      </w:r>
    </w:p>
    <w:p w14:paraId="033774B9" w14:textId="77777777" w:rsidR="00E174B7" w:rsidRDefault="00E174B7" w:rsidP="00E174B7">
      <w:pPr>
        <w:spacing w:after="160"/>
      </w:pPr>
    </w:p>
    <w:p w14:paraId="018580CD" w14:textId="77777777" w:rsidR="00E174B7" w:rsidRDefault="00E174B7" w:rsidP="00E174B7">
      <w:pPr>
        <w:spacing w:after="160"/>
      </w:pPr>
      <w:r>
        <w:rPr>
          <w:rFonts w:hint="eastAsia"/>
        </w:rPr>
        <w:t>성공하면</w:t>
      </w:r>
      <w:r>
        <w:t xml:space="preserve"> 보통 이런 느낌으로 나옵니다.</w:t>
      </w:r>
    </w:p>
    <w:p w14:paraId="79AAF6AA" w14:textId="77777777" w:rsidR="00E174B7" w:rsidRDefault="00E174B7" w:rsidP="00E174B7">
      <w:pPr>
        <w:spacing w:after="160"/>
      </w:pPr>
    </w:p>
    <w:p w14:paraId="35B92053" w14:textId="4B4E5A58" w:rsidR="00496233" w:rsidRDefault="00560C48" w:rsidP="00E174B7">
      <w:pPr>
        <w:spacing w:after="160"/>
      </w:pPr>
      <w:r>
        <w:rPr>
          <w:rFonts w:hint="eastAsia"/>
        </w:rPr>
        <w:t>```</w:t>
      </w:r>
    </w:p>
    <w:p w14:paraId="672F2CB7" w14:textId="77777777" w:rsidR="00560C48" w:rsidRDefault="00560C48" w:rsidP="00560C48">
      <w:pPr>
        <w:spacing w:after="160"/>
      </w:pPr>
      <w:r>
        <w:t>Microsoft Windows [Version 10.0.19045.6466]</w:t>
      </w:r>
    </w:p>
    <w:p w14:paraId="17D368B0" w14:textId="77777777" w:rsidR="00560C48" w:rsidRDefault="00560C48" w:rsidP="00560C48">
      <w:pPr>
        <w:spacing w:after="160"/>
      </w:pPr>
      <w:r>
        <w:t>(c) Microsoft Corporation. All rights reserved.</w:t>
      </w:r>
    </w:p>
    <w:p w14:paraId="2463D340" w14:textId="77777777" w:rsidR="00560C48" w:rsidRDefault="00560C48" w:rsidP="00560C48">
      <w:pPr>
        <w:spacing w:after="160"/>
      </w:pPr>
    </w:p>
    <w:p w14:paraId="24ABF147" w14:textId="77777777" w:rsidR="00560C48" w:rsidRDefault="00560C48" w:rsidP="00560C48">
      <w:pPr>
        <w:spacing w:after="160"/>
      </w:pPr>
      <w:r>
        <w:t>C:\DEV\maven_test\demo&gt;mvn test</w:t>
      </w:r>
    </w:p>
    <w:p w14:paraId="7353FF04" w14:textId="77777777" w:rsidR="00560C48" w:rsidRDefault="00560C48" w:rsidP="00560C48">
      <w:pPr>
        <w:spacing w:after="160"/>
      </w:pPr>
      <w:r>
        <w:t>[INFO] Scanning for projects...</w:t>
      </w:r>
    </w:p>
    <w:p w14:paraId="786B2E91" w14:textId="77777777" w:rsidR="00560C48" w:rsidRDefault="00560C48" w:rsidP="00560C48">
      <w:pPr>
        <w:spacing w:after="160"/>
      </w:pPr>
      <w:r>
        <w:t xml:space="preserve">[WARNING] </w:t>
      </w:r>
    </w:p>
    <w:p w14:paraId="42E66317" w14:textId="77777777" w:rsidR="00560C48" w:rsidRDefault="00560C48" w:rsidP="00560C48">
      <w:pPr>
        <w:spacing w:after="160"/>
      </w:pPr>
      <w:r>
        <w:t xml:space="preserve">[WARNING] Some problems were encountered while building </w:t>
      </w:r>
      <w:proofErr w:type="gramStart"/>
      <w:r>
        <w:t>the</w:t>
      </w:r>
      <w:proofErr w:type="gramEnd"/>
      <w:r>
        <w:t xml:space="preserve"> effective model for com.</w:t>
      </w:r>
      <w:proofErr w:type="gramStart"/>
      <w:r>
        <w:t>example:demo</w:t>
      </w:r>
      <w:proofErr w:type="gramEnd"/>
      <w:r>
        <w:t>:jar:1.0-SNAPSHOT</w:t>
      </w:r>
    </w:p>
    <w:p w14:paraId="1B745149" w14:textId="77777777" w:rsidR="00560C48" w:rsidRDefault="00560C48" w:rsidP="00560C48">
      <w:pPr>
        <w:spacing w:after="160"/>
      </w:pPr>
      <w:r>
        <w:t>[WARNING] '</w:t>
      </w:r>
      <w:proofErr w:type="gramStart"/>
      <w:r>
        <w:t>build.pluginManagement.plugins</w:t>
      </w:r>
      <w:proofErr w:type="gramEnd"/>
      <w:r>
        <w:t>.</w:t>
      </w:r>
      <w:proofErr w:type="gramStart"/>
      <w:r>
        <w:t>plugin.(groupId:artifactId</w:t>
      </w:r>
      <w:proofErr w:type="gramEnd"/>
      <w:r>
        <w:t xml:space="preserve">)' must be unique but found duplicate declaration of plugin </w:t>
      </w:r>
      <w:proofErr w:type="gramStart"/>
      <w:r>
        <w:t>org.apache</w:t>
      </w:r>
      <w:proofErr w:type="gramEnd"/>
      <w:r>
        <w:t>.</w:t>
      </w:r>
      <w:proofErr w:type="gramStart"/>
      <w:r>
        <w:t>maven.plugins</w:t>
      </w:r>
      <w:proofErr w:type="gramEnd"/>
      <w:r>
        <w:t>:maven-surefire-</w:t>
      </w:r>
      <w:proofErr w:type="gramStart"/>
      <w:r>
        <w:t>plugin @</w:t>
      </w:r>
      <w:proofErr w:type="gramEnd"/>
      <w:r>
        <w:t xml:space="preserve"> line 87, column 17</w:t>
      </w:r>
    </w:p>
    <w:p w14:paraId="585F0E85" w14:textId="77777777" w:rsidR="00560C48" w:rsidRDefault="00560C48" w:rsidP="00560C48">
      <w:pPr>
        <w:spacing w:after="160"/>
      </w:pPr>
      <w:r>
        <w:t xml:space="preserve">[WARNING] </w:t>
      </w:r>
    </w:p>
    <w:p w14:paraId="51BCFC93" w14:textId="77777777" w:rsidR="00560C48" w:rsidRDefault="00560C48" w:rsidP="00560C48">
      <w:pPr>
        <w:spacing w:after="160"/>
      </w:pPr>
      <w:r>
        <w:t xml:space="preserve">[WARNING] It is highly recommended to fix these problems because they threaten the stability of your </w:t>
      </w:r>
      <w:proofErr w:type="gramStart"/>
      <w:r>
        <w:t>build</w:t>
      </w:r>
      <w:proofErr w:type="gramEnd"/>
      <w:r>
        <w:t>.</w:t>
      </w:r>
    </w:p>
    <w:p w14:paraId="5A3281B2" w14:textId="77777777" w:rsidR="00560C48" w:rsidRDefault="00560C48" w:rsidP="00560C48">
      <w:pPr>
        <w:spacing w:after="160"/>
      </w:pPr>
      <w:r>
        <w:t xml:space="preserve">[WARNING] </w:t>
      </w:r>
    </w:p>
    <w:p w14:paraId="5EA671E3" w14:textId="77777777" w:rsidR="00560C48" w:rsidRDefault="00560C48" w:rsidP="00560C48">
      <w:pPr>
        <w:spacing w:after="160"/>
      </w:pPr>
      <w:r>
        <w:lastRenderedPageBreak/>
        <w:t>[WARNING] For this reason, future Maven versions might no longer support building such malformed projects.</w:t>
      </w:r>
    </w:p>
    <w:p w14:paraId="326C04B5" w14:textId="77777777" w:rsidR="00560C48" w:rsidRDefault="00560C48" w:rsidP="00560C48">
      <w:pPr>
        <w:spacing w:after="160"/>
      </w:pPr>
      <w:r>
        <w:t xml:space="preserve">[WARNING] </w:t>
      </w:r>
    </w:p>
    <w:p w14:paraId="74FD552A" w14:textId="77777777" w:rsidR="00560C48" w:rsidRDefault="00560C48" w:rsidP="00560C48">
      <w:pPr>
        <w:spacing w:after="160"/>
      </w:pPr>
      <w:r>
        <w:t xml:space="preserve">[INFO] </w:t>
      </w:r>
    </w:p>
    <w:p w14:paraId="35B91C0D" w14:textId="77777777" w:rsidR="00560C48" w:rsidRDefault="00560C48" w:rsidP="00560C48">
      <w:pPr>
        <w:spacing w:after="160"/>
      </w:pPr>
      <w:r>
        <w:t>[INFO</w:t>
      </w:r>
      <w:proofErr w:type="gramStart"/>
      <w:r>
        <w:t>] -</w:t>
      </w:r>
      <w:proofErr w:type="gramEnd"/>
      <w:r>
        <w:t>-------------------------&lt; com.</w:t>
      </w:r>
      <w:proofErr w:type="gramStart"/>
      <w:r>
        <w:t>example:demo</w:t>
      </w:r>
      <w:proofErr w:type="gramEnd"/>
      <w:r>
        <w:t xml:space="preserve"> &gt;--------------------------</w:t>
      </w:r>
    </w:p>
    <w:p w14:paraId="1975F8DD" w14:textId="77777777" w:rsidR="00560C48" w:rsidRDefault="00560C48" w:rsidP="00560C48">
      <w:pPr>
        <w:spacing w:after="160"/>
      </w:pPr>
      <w:r>
        <w:t>[INFO] Building demo 1.0-SNAPSHOT</w:t>
      </w:r>
    </w:p>
    <w:p w14:paraId="5DD8FD77" w14:textId="77777777" w:rsidR="00560C48" w:rsidRDefault="00560C48" w:rsidP="00560C48">
      <w:pPr>
        <w:spacing w:after="160"/>
      </w:pPr>
      <w:r>
        <w:t>[</w:t>
      </w:r>
      <w:proofErr w:type="gramStart"/>
      <w:r>
        <w:t xml:space="preserve">INFO]   </w:t>
      </w:r>
      <w:proofErr w:type="gramEnd"/>
      <w:r>
        <w:t>from pom.xml</w:t>
      </w:r>
    </w:p>
    <w:p w14:paraId="6880AD7F" w14:textId="77777777" w:rsidR="00560C48" w:rsidRDefault="00560C48" w:rsidP="00560C48">
      <w:pPr>
        <w:spacing w:after="160"/>
      </w:pPr>
      <w:r>
        <w:t>[INFO</w:t>
      </w:r>
      <w:proofErr w:type="gramStart"/>
      <w:r>
        <w:t>] -</w:t>
      </w:r>
      <w:proofErr w:type="gramEnd"/>
      <w:r>
        <w:t xml:space="preserve">-------------------------------[ </w:t>
      </w:r>
      <w:proofErr w:type="gramStart"/>
      <w:r>
        <w:t>jar ]</w:t>
      </w:r>
      <w:proofErr w:type="gramEnd"/>
      <w:r>
        <w:t>---------------------------------</w:t>
      </w:r>
    </w:p>
    <w:p w14:paraId="2B8CD73A" w14:textId="77777777" w:rsidR="00560C48" w:rsidRDefault="00560C48" w:rsidP="00560C48">
      <w:pPr>
        <w:spacing w:after="160"/>
      </w:pPr>
      <w:r>
        <w:t xml:space="preserve">[INFO] </w:t>
      </w:r>
    </w:p>
    <w:p w14:paraId="552989BC" w14:textId="77777777" w:rsidR="00560C48" w:rsidRDefault="00560C48" w:rsidP="00560C48">
      <w:pPr>
        <w:spacing w:after="160"/>
      </w:pPr>
      <w:r>
        <w:t>[INFO] --- resources:3.0.2:resources (default-resources</w:t>
      </w:r>
      <w:proofErr w:type="gramStart"/>
      <w:r>
        <w:t>) @</w:t>
      </w:r>
      <w:proofErr w:type="gramEnd"/>
      <w:r>
        <w:t xml:space="preserve"> demo ---</w:t>
      </w:r>
    </w:p>
    <w:p w14:paraId="3595DDF2" w14:textId="77777777" w:rsidR="00560C48" w:rsidRDefault="00560C48" w:rsidP="00560C48">
      <w:pPr>
        <w:spacing w:after="160"/>
      </w:pPr>
      <w:r>
        <w:t>[INFO] Using 'UTF-8' encoding to copy filtered resources.</w:t>
      </w:r>
    </w:p>
    <w:p w14:paraId="51704EED" w14:textId="77777777" w:rsidR="00560C48" w:rsidRDefault="00560C48" w:rsidP="00560C48">
      <w:pPr>
        <w:spacing w:after="160"/>
      </w:pPr>
      <w:r>
        <w:t>[INFO] skip non existing resourceDirectory C:\DEV\maven_test\demo\src\main\resources</w:t>
      </w:r>
    </w:p>
    <w:p w14:paraId="5C90B4E9" w14:textId="77777777" w:rsidR="00560C48" w:rsidRDefault="00560C48" w:rsidP="00560C48">
      <w:pPr>
        <w:spacing w:after="160"/>
      </w:pPr>
      <w:r>
        <w:t xml:space="preserve">[INFO] </w:t>
      </w:r>
    </w:p>
    <w:p w14:paraId="36792E2E" w14:textId="77777777" w:rsidR="00560C48" w:rsidRDefault="00560C48" w:rsidP="00560C48">
      <w:pPr>
        <w:spacing w:after="160"/>
      </w:pPr>
      <w:r>
        <w:t>[INFO] --- compiler:3.8.</w:t>
      </w:r>
      <w:proofErr w:type="gramStart"/>
      <w:r>
        <w:t>0:compile</w:t>
      </w:r>
      <w:proofErr w:type="gramEnd"/>
      <w:r>
        <w:t xml:space="preserve"> (default-</w:t>
      </w:r>
      <w:proofErr w:type="gramStart"/>
      <w:r>
        <w:t>compile) @</w:t>
      </w:r>
      <w:proofErr w:type="gramEnd"/>
      <w:r>
        <w:t xml:space="preserve"> demo ---</w:t>
      </w:r>
    </w:p>
    <w:p w14:paraId="61ED64E3" w14:textId="77777777" w:rsidR="00560C48" w:rsidRDefault="00560C48" w:rsidP="00560C48">
      <w:pPr>
        <w:spacing w:after="160"/>
      </w:pPr>
      <w:r>
        <w:t>[INFO] Nothing to compile - all classes are up to date</w:t>
      </w:r>
    </w:p>
    <w:p w14:paraId="6B4451EC" w14:textId="77777777" w:rsidR="00560C48" w:rsidRDefault="00560C48" w:rsidP="00560C48">
      <w:pPr>
        <w:spacing w:after="160"/>
      </w:pPr>
      <w:r>
        <w:t xml:space="preserve">[INFO] </w:t>
      </w:r>
    </w:p>
    <w:p w14:paraId="3707B56F" w14:textId="77777777" w:rsidR="00560C48" w:rsidRDefault="00560C48" w:rsidP="00560C48">
      <w:pPr>
        <w:spacing w:after="160"/>
      </w:pPr>
      <w:r>
        <w:t>[INFO] --- resources:3.0.</w:t>
      </w:r>
      <w:proofErr w:type="gramStart"/>
      <w:r>
        <w:t>2:testResources</w:t>
      </w:r>
      <w:proofErr w:type="gramEnd"/>
      <w:r>
        <w:t xml:space="preserve"> (default-</w:t>
      </w:r>
      <w:proofErr w:type="gramStart"/>
      <w:r>
        <w:t>testResources) @</w:t>
      </w:r>
      <w:proofErr w:type="gramEnd"/>
      <w:r>
        <w:t xml:space="preserve"> demo ---</w:t>
      </w:r>
    </w:p>
    <w:p w14:paraId="3DC82FFA" w14:textId="77777777" w:rsidR="00560C48" w:rsidRDefault="00560C48" w:rsidP="00560C48">
      <w:pPr>
        <w:spacing w:after="160"/>
      </w:pPr>
      <w:r>
        <w:t>[INFO] Using 'UTF-8' encoding to copy filtered resources.</w:t>
      </w:r>
    </w:p>
    <w:p w14:paraId="43E55CB1" w14:textId="77777777" w:rsidR="00560C48" w:rsidRDefault="00560C48" w:rsidP="00560C48">
      <w:pPr>
        <w:spacing w:after="160"/>
      </w:pPr>
      <w:r>
        <w:t>[INFO] skip non existing resourceDirectory C:\DEV\maven_test\demo\src\test\resources</w:t>
      </w:r>
    </w:p>
    <w:p w14:paraId="5121C818" w14:textId="77777777" w:rsidR="00560C48" w:rsidRDefault="00560C48" w:rsidP="00560C48">
      <w:pPr>
        <w:spacing w:after="160"/>
      </w:pPr>
      <w:r>
        <w:t xml:space="preserve">[INFO] </w:t>
      </w:r>
    </w:p>
    <w:p w14:paraId="180619BC" w14:textId="77777777" w:rsidR="00560C48" w:rsidRDefault="00560C48" w:rsidP="00560C48">
      <w:pPr>
        <w:spacing w:after="160"/>
      </w:pPr>
      <w:r>
        <w:t>[INFO] --- compiler:3.8.</w:t>
      </w:r>
      <w:proofErr w:type="gramStart"/>
      <w:r>
        <w:t>0:testCompile</w:t>
      </w:r>
      <w:proofErr w:type="gramEnd"/>
      <w:r>
        <w:t xml:space="preserve"> (default-testCompile</w:t>
      </w:r>
      <w:proofErr w:type="gramStart"/>
      <w:r>
        <w:t>) @ demo ---</w:t>
      </w:r>
      <w:proofErr w:type="gramEnd"/>
    </w:p>
    <w:p w14:paraId="3D16130B" w14:textId="77777777" w:rsidR="00560C48" w:rsidRDefault="00560C48" w:rsidP="00560C48">
      <w:pPr>
        <w:spacing w:after="160"/>
      </w:pPr>
      <w:r>
        <w:t>[INFO] Nothing to compile - all classes are up to date</w:t>
      </w:r>
    </w:p>
    <w:p w14:paraId="12E56D5B" w14:textId="77777777" w:rsidR="00560C48" w:rsidRDefault="00560C48" w:rsidP="00560C48">
      <w:pPr>
        <w:spacing w:after="160"/>
      </w:pPr>
      <w:r>
        <w:t xml:space="preserve">[INFO] </w:t>
      </w:r>
    </w:p>
    <w:p w14:paraId="06A1062B" w14:textId="77777777" w:rsidR="00560C48" w:rsidRDefault="00560C48" w:rsidP="00560C48">
      <w:pPr>
        <w:spacing w:after="160"/>
      </w:pPr>
      <w:r>
        <w:t>[INFO] --- surefire:3.2.5:test (default-</w:t>
      </w:r>
      <w:proofErr w:type="gramStart"/>
      <w:r>
        <w:t>test) @</w:t>
      </w:r>
      <w:proofErr w:type="gramEnd"/>
      <w:r>
        <w:t xml:space="preserve"> demo ---</w:t>
      </w:r>
    </w:p>
    <w:p w14:paraId="6A764562" w14:textId="77777777" w:rsidR="00560C48" w:rsidRDefault="00560C48" w:rsidP="00560C48">
      <w:pPr>
        <w:spacing w:after="160"/>
      </w:pPr>
      <w:r>
        <w:t xml:space="preserve">[INFO] Using auto detected provider </w:t>
      </w:r>
      <w:proofErr w:type="gramStart"/>
      <w:r>
        <w:t>org.apache</w:t>
      </w:r>
      <w:proofErr w:type="gramEnd"/>
      <w:r>
        <w:t>.</w:t>
      </w:r>
      <w:proofErr w:type="gramStart"/>
      <w:r>
        <w:t>maven.surefire</w:t>
      </w:r>
      <w:proofErr w:type="gramEnd"/>
      <w:r>
        <w:t>.</w:t>
      </w:r>
      <w:proofErr w:type="gramStart"/>
      <w:r>
        <w:t>junitplatform.JUnitPlatformProvider</w:t>
      </w:r>
      <w:proofErr w:type="gramEnd"/>
    </w:p>
    <w:p w14:paraId="5650AF6B" w14:textId="77777777" w:rsidR="00560C48" w:rsidRDefault="00560C48" w:rsidP="00560C48">
      <w:pPr>
        <w:spacing w:after="160"/>
      </w:pPr>
      <w:r>
        <w:lastRenderedPageBreak/>
        <w:t xml:space="preserve">[INFO] </w:t>
      </w:r>
    </w:p>
    <w:p w14:paraId="70668E82" w14:textId="77777777" w:rsidR="00560C48" w:rsidRDefault="00560C48" w:rsidP="00560C48">
      <w:pPr>
        <w:spacing w:after="160"/>
      </w:pPr>
      <w:r>
        <w:t>[INFO</w:t>
      </w:r>
      <w:proofErr w:type="gramStart"/>
      <w:r>
        <w:t>] -</w:t>
      </w:r>
      <w:proofErr w:type="gramEnd"/>
      <w:r>
        <w:t>------------------------------------------------------</w:t>
      </w:r>
    </w:p>
    <w:p w14:paraId="29760DFC" w14:textId="77777777" w:rsidR="00560C48" w:rsidRDefault="00560C48" w:rsidP="00560C48">
      <w:pPr>
        <w:spacing w:after="160"/>
      </w:pPr>
      <w:r>
        <w:t>[</w:t>
      </w:r>
      <w:proofErr w:type="gramStart"/>
      <w:r>
        <w:t>INFO]  T</w:t>
      </w:r>
      <w:proofErr w:type="gramEnd"/>
      <w:r>
        <w:t xml:space="preserve"> E S T S</w:t>
      </w:r>
    </w:p>
    <w:p w14:paraId="310340A8" w14:textId="77777777" w:rsidR="00560C48" w:rsidRDefault="00560C48" w:rsidP="00560C48">
      <w:pPr>
        <w:spacing w:after="160"/>
      </w:pPr>
      <w:r>
        <w:t>[INFO</w:t>
      </w:r>
      <w:proofErr w:type="gramStart"/>
      <w:r>
        <w:t>] -</w:t>
      </w:r>
      <w:proofErr w:type="gramEnd"/>
      <w:r>
        <w:t>------------------------------------------------------</w:t>
      </w:r>
    </w:p>
    <w:p w14:paraId="64D44B24" w14:textId="77777777" w:rsidR="00560C48" w:rsidRDefault="00560C48" w:rsidP="00560C48">
      <w:pPr>
        <w:spacing w:after="160"/>
      </w:pPr>
      <w:r>
        <w:t>[INFO] Running com.</w:t>
      </w:r>
      <w:proofErr w:type="gramStart"/>
      <w:r>
        <w:t>example.AppTest</w:t>
      </w:r>
      <w:proofErr w:type="gramEnd"/>
    </w:p>
    <w:p w14:paraId="3F538350" w14:textId="77777777" w:rsidR="00560C48" w:rsidRDefault="00560C48" w:rsidP="00560C48">
      <w:pPr>
        <w:spacing w:after="160"/>
      </w:pPr>
      <w:r>
        <w:t>[INFO] Tests run: 1, Failures: 0, Errors: 0, Skipped: 0, Time elapsed: 0.093 s -- in com.</w:t>
      </w:r>
      <w:proofErr w:type="gramStart"/>
      <w:r>
        <w:t>example.AppTest</w:t>
      </w:r>
      <w:proofErr w:type="gramEnd"/>
    </w:p>
    <w:p w14:paraId="01E168BC" w14:textId="77777777" w:rsidR="00560C48" w:rsidRDefault="00560C48" w:rsidP="00560C48">
      <w:pPr>
        <w:spacing w:after="160"/>
      </w:pPr>
      <w:r>
        <w:t xml:space="preserve">[INFO] </w:t>
      </w:r>
    </w:p>
    <w:p w14:paraId="3F7BB183" w14:textId="77777777" w:rsidR="00560C48" w:rsidRDefault="00560C48" w:rsidP="00560C48">
      <w:pPr>
        <w:spacing w:after="160"/>
      </w:pPr>
      <w:r>
        <w:t>[INFO] Results:</w:t>
      </w:r>
    </w:p>
    <w:p w14:paraId="0755D7CC" w14:textId="77777777" w:rsidR="00560C48" w:rsidRDefault="00560C48" w:rsidP="00560C48">
      <w:pPr>
        <w:spacing w:after="160"/>
      </w:pPr>
      <w:r>
        <w:t xml:space="preserve">[INFO] </w:t>
      </w:r>
    </w:p>
    <w:p w14:paraId="03445221" w14:textId="77777777" w:rsidR="00560C48" w:rsidRDefault="00560C48" w:rsidP="00560C48">
      <w:pPr>
        <w:spacing w:after="160"/>
      </w:pPr>
      <w:r>
        <w:t>[INFO] Tests run: 1, Failures: 0, Errors: 0, Skipped: 0</w:t>
      </w:r>
    </w:p>
    <w:p w14:paraId="6F0F651F" w14:textId="77777777" w:rsidR="00560C48" w:rsidRDefault="00560C48" w:rsidP="00560C48">
      <w:pPr>
        <w:spacing w:after="160"/>
      </w:pPr>
      <w:r>
        <w:t xml:space="preserve">[INFO] </w:t>
      </w:r>
    </w:p>
    <w:p w14:paraId="3CA74BC1" w14:textId="77777777" w:rsidR="00560C48" w:rsidRDefault="00560C48" w:rsidP="00560C48">
      <w:pPr>
        <w:spacing w:after="160"/>
      </w:pPr>
      <w:r>
        <w:t>[INFO</w:t>
      </w:r>
      <w:proofErr w:type="gramStart"/>
      <w:r>
        <w:t>] -</w:t>
      </w:r>
      <w:proofErr w:type="gramEnd"/>
      <w:r>
        <w:t>-----------------------------------------------------------------------</w:t>
      </w:r>
    </w:p>
    <w:p w14:paraId="7911EE78" w14:textId="77777777" w:rsidR="00560C48" w:rsidRDefault="00560C48" w:rsidP="00560C48">
      <w:pPr>
        <w:spacing w:after="160"/>
      </w:pPr>
      <w:r>
        <w:t>[INFO] BUILD SUCCESS</w:t>
      </w:r>
    </w:p>
    <w:p w14:paraId="3FF67D1C" w14:textId="77777777" w:rsidR="00560C48" w:rsidRDefault="00560C48" w:rsidP="00560C48">
      <w:pPr>
        <w:spacing w:after="160"/>
      </w:pPr>
      <w:r>
        <w:t>[INFO</w:t>
      </w:r>
      <w:proofErr w:type="gramStart"/>
      <w:r>
        <w:t>] -</w:t>
      </w:r>
      <w:proofErr w:type="gramEnd"/>
      <w:r>
        <w:t>-----------------------------------------------------------------------</w:t>
      </w:r>
    </w:p>
    <w:p w14:paraId="6E2A7D66" w14:textId="77777777" w:rsidR="00560C48" w:rsidRDefault="00560C48" w:rsidP="00560C48">
      <w:pPr>
        <w:spacing w:after="160"/>
      </w:pPr>
      <w:r>
        <w:t>[INFO] Total time</w:t>
      </w:r>
      <w:proofErr w:type="gramStart"/>
      <w:r>
        <w:t>:  4.249</w:t>
      </w:r>
      <w:proofErr w:type="gramEnd"/>
      <w:r>
        <w:t xml:space="preserve"> s</w:t>
      </w:r>
    </w:p>
    <w:p w14:paraId="6F19B746" w14:textId="77777777" w:rsidR="00560C48" w:rsidRDefault="00560C48" w:rsidP="00560C48">
      <w:pPr>
        <w:spacing w:after="160"/>
      </w:pPr>
      <w:r>
        <w:t>[INFO] Finished at: 2026-04-19T09:50:58+09:00</w:t>
      </w:r>
    </w:p>
    <w:p w14:paraId="4898F722" w14:textId="77777777" w:rsidR="00560C48" w:rsidRDefault="00560C48" w:rsidP="00560C48">
      <w:pPr>
        <w:spacing w:after="160"/>
      </w:pPr>
      <w:r>
        <w:t>[INFO</w:t>
      </w:r>
      <w:proofErr w:type="gramStart"/>
      <w:r>
        <w:t>] -</w:t>
      </w:r>
      <w:proofErr w:type="gramEnd"/>
      <w:r>
        <w:t>-----------------------------------------------------------------------</w:t>
      </w:r>
    </w:p>
    <w:p w14:paraId="2F4DB330" w14:textId="77777777" w:rsidR="00560C48" w:rsidRDefault="00560C48" w:rsidP="00560C48">
      <w:pPr>
        <w:spacing w:after="160"/>
      </w:pPr>
    </w:p>
    <w:p w14:paraId="726EC907" w14:textId="1A278B5A" w:rsidR="00560C48" w:rsidRDefault="00560C48" w:rsidP="00560C48">
      <w:pPr>
        <w:spacing w:after="160"/>
      </w:pPr>
      <w:r>
        <w:t>C:\DEV\maven_test\demo&gt;</w:t>
      </w:r>
    </w:p>
    <w:p w14:paraId="47B24D86" w14:textId="360FDDAF" w:rsidR="00560C48" w:rsidRDefault="00560C48" w:rsidP="00560C48">
      <w:pPr>
        <w:spacing w:after="160"/>
      </w:pPr>
      <w:r>
        <w:rPr>
          <w:rFonts w:hint="eastAsia"/>
        </w:rPr>
        <w:t>```</w:t>
      </w:r>
    </w:p>
    <w:p w14:paraId="4FA18CFB" w14:textId="77777777" w:rsidR="00560C48" w:rsidRDefault="00560C48" w:rsidP="00560C48">
      <w:pPr>
        <w:spacing w:after="160"/>
      </w:pPr>
    </w:p>
    <w:p w14:paraId="3BD4D599" w14:textId="77777777" w:rsidR="00560C48" w:rsidRDefault="00560C48" w:rsidP="00560C48">
      <w:pPr>
        <w:spacing w:after="160"/>
      </w:pPr>
    </w:p>
    <w:p w14:paraId="02878EC9" w14:textId="77777777" w:rsidR="00AE558C" w:rsidRDefault="00AE558C" w:rsidP="005D5D48">
      <w:pPr>
        <w:widowControl w:val="0"/>
        <w:wordWrap w:val="0"/>
        <w:autoSpaceDE w:val="0"/>
        <w:autoSpaceDN w:val="0"/>
        <w:spacing w:after="160"/>
      </w:pPr>
    </w:p>
    <w:p w14:paraId="2C257E64" w14:textId="77777777" w:rsidR="00972014" w:rsidRDefault="00972014" w:rsidP="005D5D48">
      <w:pPr>
        <w:widowControl w:val="0"/>
        <w:wordWrap w:val="0"/>
        <w:autoSpaceDE w:val="0"/>
        <w:autoSpaceDN w:val="0"/>
        <w:spacing w:after="160"/>
      </w:pPr>
    </w:p>
    <w:p w14:paraId="53C4F8E5" w14:textId="35FBF56F" w:rsidR="00D94EE9" w:rsidRPr="003E6BFE" w:rsidRDefault="00D94EE9" w:rsidP="00D94EE9">
      <w:pPr>
        <w:pStyle w:val="a3"/>
        <w:wordWrap/>
        <w:snapToGrid w:val="0"/>
        <w:spacing w:line="480" w:lineRule="auto"/>
        <w:jc w:val="left"/>
        <w:rPr>
          <w:rFonts w:ascii="돋움" w:eastAsia="돋움"/>
          <w:b/>
          <w:sz w:val="36"/>
          <w:szCs w:val="36"/>
          <w:u w:val="single"/>
        </w:rPr>
      </w:pPr>
      <w:r w:rsidRPr="003E6BFE">
        <w:rPr>
          <w:rFonts w:ascii="돋움" w:eastAsia="돋움" w:hint="eastAsia"/>
          <w:b/>
          <w:sz w:val="36"/>
          <w:szCs w:val="36"/>
          <w:u w:val="single"/>
        </w:rPr>
        <w:lastRenderedPageBreak/>
        <w:t xml:space="preserve">과제 </w:t>
      </w:r>
      <w:r>
        <w:rPr>
          <w:rFonts w:ascii="돋움" w:eastAsia="돋움" w:hint="eastAsia"/>
          <w:b/>
          <w:sz w:val="36"/>
          <w:szCs w:val="36"/>
          <w:u w:val="single"/>
        </w:rPr>
        <w:t>2</w:t>
      </w:r>
      <w:r w:rsidRPr="003E6BFE">
        <w:rPr>
          <w:rFonts w:ascii="돋움" w:eastAsia="돋움"/>
          <w:b/>
          <w:sz w:val="36"/>
          <w:szCs w:val="36"/>
          <w:u w:val="single"/>
        </w:rPr>
        <w:t xml:space="preserve">: </w:t>
      </w:r>
      <w:r>
        <w:rPr>
          <w:rFonts w:ascii="돋움" w:eastAsia="돋움" w:hint="eastAsia"/>
          <w:b/>
          <w:sz w:val="36"/>
          <w:szCs w:val="36"/>
        </w:rPr>
        <w:t>Git 사용하기</w:t>
      </w:r>
    </w:p>
    <w:tbl>
      <w:tblPr>
        <w:tblStyle w:val="aff0"/>
        <w:tblW w:w="5000" w:type="pct"/>
        <w:tblLook w:val="04A0" w:firstRow="1" w:lastRow="0" w:firstColumn="1" w:lastColumn="0" w:noHBand="0" w:noVBand="1"/>
      </w:tblPr>
      <w:tblGrid>
        <w:gridCol w:w="843"/>
        <w:gridCol w:w="8445"/>
      </w:tblGrid>
      <w:tr w:rsidR="00D94EE9" w14:paraId="3DFFC708" w14:textId="77777777" w:rsidTr="00FA6162">
        <w:tc>
          <w:tcPr>
            <w:tcW w:w="454" w:type="pct"/>
          </w:tcPr>
          <w:p w14:paraId="468D426E" w14:textId="77777777" w:rsidR="00D94EE9" w:rsidRPr="00FC5B24" w:rsidRDefault="00D94EE9" w:rsidP="00FA6162">
            <w:pPr>
              <w:pStyle w:val="a3"/>
              <w:wordWrap/>
              <w:snapToGrid w:val="0"/>
              <w:spacing w:line="480" w:lineRule="auto"/>
              <w:jc w:val="left"/>
              <w:rPr>
                <w:rFonts w:ascii="돋움" w:eastAsia="돋움"/>
                <w:spacing w:val="-3"/>
                <w:w w:val="95"/>
              </w:rPr>
            </w:pPr>
            <w:r w:rsidRPr="00FC5B24">
              <w:rPr>
                <w:rFonts w:ascii="돋움" w:eastAsia="돋움" w:hint="eastAsia"/>
                <w:b/>
                <w:sz w:val="24"/>
                <w:szCs w:val="18"/>
              </w:rPr>
              <w:t>제시 문제</w:t>
            </w:r>
            <w:r w:rsidRPr="00FC5B24">
              <w:rPr>
                <w:rFonts w:ascii="돋움" w:eastAsia="돋움"/>
                <w:b/>
                <w:sz w:val="24"/>
                <w:szCs w:val="18"/>
              </w:rPr>
              <w:t xml:space="preserve"> </w:t>
            </w:r>
          </w:p>
        </w:tc>
        <w:tc>
          <w:tcPr>
            <w:tcW w:w="4546" w:type="pct"/>
          </w:tcPr>
          <w:p w14:paraId="343A5C9D" w14:textId="11621CB9" w:rsidR="00D94EE9" w:rsidRPr="00FC5B24" w:rsidRDefault="00D94EE9" w:rsidP="00FA6162">
            <w:pPr>
              <w:pStyle w:val="a3"/>
              <w:wordWrap/>
              <w:snapToGrid w:val="0"/>
              <w:spacing w:line="480" w:lineRule="auto"/>
              <w:jc w:val="left"/>
              <w:rPr>
                <w:rFonts w:ascii="돋움" w:eastAsia="돋움"/>
                <w:spacing w:val="-3"/>
                <w:w w:val="95"/>
              </w:rPr>
            </w:pPr>
            <w:r>
              <w:rPr>
                <w:rFonts w:ascii="돋움" w:eastAsia="돋움" w:hint="eastAsia"/>
                <w:b/>
                <w:sz w:val="24"/>
                <w:szCs w:val="18"/>
              </w:rPr>
              <w:t>Git 설치 및 기본 사용</w:t>
            </w:r>
          </w:p>
        </w:tc>
      </w:tr>
    </w:tbl>
    <w:p w14:paraId="18834923" w14:textId="77777777" w:rsidR="00D94EE9" w:rsidRDefault="00D94EE9" w:rsidP="00D94EE9">
      <w:pPr>
        <w:pStyle w:val="a4"/>
        <w:spacing w:line="312" w:lineRule="auto"/>
        <w:ind w:left="283" w:hanging="283"/>
        <w:rPr>
          <w:rFonts w:ascii="돋움" w:eastAsia="돋움"/>
          <w:spacing w:val="-3"/>
          <w:w w:val="95"/>
        </w:rPr>
      </w:pPr>
    </w:p>
    <w:p w14:paraId="74844E66" w14:textId="3A390B3D" w:rsidR="00D94EE9" w:rsidRPr="00487E9F" w:rsidRDefault="00D94EE9" w:rsidP="00D94EE9">
      <w:pPr>
        <w:widowControl w:val="0"/>
        <w:wordWrap w:val="0"/>
        <w:autoSpaceDE w:val="0"/>
        <w:autoSpaceDN w:val="0"/>
        <w:spacing w:after="160"/>
        <w:rPr>
          <w:b/>
          <w:bCs/>
        </w:rPr>
      </w:pPr>
      <w:r w:rsidRPr="00487E9F">
        <w:rPr>
          <w:b/>
          <w:bCs/>
        </w:rPr>
        <w:t xml:space="preserve">개요 </w:t>
      </w:r>
    </w:p>
    <w:p w14:paraId="12C09632" w14:textId="77777777" w:rsidR="00D94EE9" w:rsidRPr="00487E9F" w:rsidRDefault="00D94EE9" w:rsidP="00D94EE9">
      <w:pPr>
        <w:widowControl w:val="0"/>
        <w:wordWrap w:val="0"/>
        <w:autoSpaceDE w:val="0"/>
        <w:autoSpaceDN w:val="0"/>
        <w:spacing w:after="160"/>
      </w:pPr>
      <w:r w:rsidRPr="00487E9F">
        <w:t xml:space="preserve">Git은 소스코드의 이력을 관리하는 편리한 </w:t>
      </w:r>
      <w:proofErr w:type="gramStart"/>
      <w:r w:rsidRPr="00487E9F">
        <w:t>도구 입니다</w:t>
      </w:r>
      <w:proofErr w:type="gramEnd"/>
      <w:r w:rsidRPr="00487E9F">
        <w:t>.</w:t>
      </w:r>
    </w:p>
    <w:p w14:paraId="014EA873" w14:textId="77777777" w:rsidR="00D94EE9" w:rsidRPr="00487E9F" w:rsidRDefault="00D94EE9" w:rsidP="00D94EE9">
      <w:pPr>
        <w:widowControl w:val="0"/>
        <w:wordWrap w:val="0"/>
        <w:autoSpaceDE w:val="0"/>
        <w:autoSpaceDN w:val="0"/>
        <w:spacing w:after="160"/>
      </w:pPr>
      <w:r w:rsidRPr="00487E9F">
        <w:t>로컬 레포지토리를 통해 자신의 코드를 관리하고, 원격 레포지토리를 통해 다른 사람과 협업하여 공동개발을 할 수 있습니다.</w:t>
      </w:r>
    </w:p>
    <w:p w14:paraId="41A104AA" w14:textId="0BF2F6BB" w:rsidR="00D94EE9" w:rsidRPr="00487E9F" w:rsidRDefault="00D94EE9" w:rsidP="00D94EE9">
      <w:pPr>
        <w:widowControl w:val="0"/>
        <w:wordWrap w:val="0"/>
        <w:autoSpaceDE w:val="0"/>
        <w:autoSpaceDN w:val="0"/>
        <w:spacing w:after="160"/>
      </w:pPr>
    </w:p>
    <w:p w14:paraId="593CD323" w14:textId="33C2D7F9" w:rsidR="00D94EE9" w:rsidRPr="00487E9F" w:rsidRDefault="00D94EE9" w:rsidP="00D94EE9">
      <w:pPr>
        <w:widowControl w:val="0"/>
        <w:wordWrap w:val="0"/>
        <w:autoSpaceDE w:val="0"/>
        <w:autoSpaceDN w:val="0"/>
        <w:spacing w:after="160"/>
        <w:rPr>
          <w:b/>
          <w:bCs/>
        </w:rPr>
      </w:pPr>
      <w:r w:rsidRPr="00487E9F">
        <w:rPr>
          <w:b/>
          <w:bCs/>
        </w:rPr>
        <w:t>테스트 환경 구축</w:t>
      </w:r>
      <w:r w:rsidR="00AE558C" w:rsidRPr="00487E9F">
        <w:rPr>
          <w:b/>
          <w:bCs/>
        </w:rPr>
        <w:t xml:space="preserve"> </w:t>
      </w:r>
    </w:p>
    <w:p w14:paraId="0D7CC1CE" w14:textId="77777777" w:rsidR="00D94EE9" w:rsidRPr="00487E9F" w:rsidRDefault="00D94EE9" w:rsidP="00D94EE9">
      <w:pPr>
        <w:widowControl w:val="0"/>
        <w:wordWrap w:val="0"/>
        <w:autoSpaceDE w:val="0"/>
        <w:autoSpaceDN w:val="0"/>
        <w:spacing w:after="160"/>
      </w:pPr>
      <w:r w:rsidRPr="00487E9F">
        <w:t>이전 따라하기의 하기 내용을 수행합니다.</w:t>
      </w:r>
    </w:p>
    <w:p w14:paraId="0623B862" w14:textId="77777777" w:rsidR="00D94EE9" w:rsidRPr="00487E9F" w:rsidRDefault="00D94EE9" w:rsidP="00D94EE9">
      <w:pPr>
        <w:widowControl w:val="0"/>
        <w:numPr>
          <w:ilvl w:val="0"/>
          <w:numId w:val="62"/>
        </w:numPr>
        <w:wordWrap w:val="0"/>
        <w:autoSpaceDE w:val="0"/>
        <w:autoSpaceDN w:val="0"/>
        <w:spacing w:after="160"/>
      </w:pPr>
      <w:hyperlink r:id="rId172" w:anchor="c-%EC%BD%94%EB%93%9C-%EC%9E%91%EC%84%B1%EA%B3%BC-%EB%B9%8C%EB%93%9C-%EA%B5%AC%EC%84%B1" w:history="1">
        <w:r w:rsidRPr="00487E9F">
          <w:rPr>
            <w:rStyle w:val="aff2"/>
          </w:rPr>
          <w:t>C++ 코드 작성과 빌드 구성</w:t>
        </w:r>
      </w:hyperlink>
      <w:r w:rsidRPr="00487E9F">
        <w:t>에 따라 소스코드 환경을 갖춥니다.</w:t>
      </w:r>
    </w:p>
    <w:p w14:paraId="23653217" w14:textId="52775AF9" w:rsidR="00D94EE9" w:rsidRPr="00487E9F" w:rsidRDefault="00D94EE9" w:rsidP="00D94EE9">
      <w:pPr>
        <w:widowControl w:val="0"/>
        <w:wordWrap w:val="0"/>
        <w:autoSpaceDE w:val="0"/>
        <w:autoSpaceDN w:val="0"/>
        <w:spacing w:after="160"/>
        <w:rPr>
          <w:b/>
          <w:bCs/>
        </w:rPr>
      </w:pPr>
      <w:r w:rsidRPr="00487E9F">
        <w:rPr>
          <w:b/>
          <w:bCs/>
        </w:rPr>
        <w:t>Git 설치</w:t>
      </w:r>
      <w:r w:rsidR="00AE558C" w:rsidRPr="00487E9F">
        <w:rPr>
          <w:b/>
          <w:bCs/>
        </w:rPr>
        <w:t xml:space="preserve"> </w:t>
      </w:r>
    </w:p>
    <w:p w14:paraId="7C3F4F74" w14:textId="77777777" w:rsidR="00D94EE9" w:rsidRPr="00487E9F" w:rsidRDefault="00D94EE9" w:rsidP="00D94EE9">
      <w:pPr>
        <w:widowControl w:val="0"/>
        <w:wordWrap w:val="0"/>
        <w:autoSpaceDE w:val="0"/>
        <w:autoSpaceDN w:val="0"/>
        <w:spacing w:after="160"/>
      </w:pPr>
      <w:r w:rsidRPr="00487E9F">
        <w:t xml:space="preserve">다음 링크에서 </w:t>
      </w:r>
      <w:proofErr w:type="gramStart"/>
      <w:r w:rsidRPr="00487E9F">
        <w:t>Git 을</w:t>
      </w:r>
      <w:proofErr w:type="gramEnd"/>
      <w:r w:rsidRPr="00487E9F">
        <w:t xml:space="preserve"> 다운로드 받고 설치합니다.</w:t>
      </w:r>
    </w:p>
    <w:p w14:paraId="23D810B3" w14:textId="77777777" w:rsidR="00D94EE9" w:rsidRPr="00487E9F" w:rsidRDefault="00D94EE9" w:rsidP="00D94EE9">
      <w:pPr>
        <w:widowControl w:val="0"/>
        <w:wordWrap w:val="0"/>
        <w:autoSpaceDE w:val="0"/>
        <w:autoSpaceDN w:val="0"/>
        <w:spacing w:after="160"/>
      </w:pPr>
      <w:hyperlink r:id="rId173" w:history="1">
        <w:r w:rsidRPr="00487E9F">
          <w:rPr>
            <w:rStyle w:val="aff2"/>
          </w:rPr>
          <w:t>Git(https://www.git-scm.com/downloads)</w:t>
        </w:r>
      </w:hyperlink>
    </w:p>
    <w:p w14:paraId="33056ABC" w14:textId="72B7D5A4" w:rsidR="00D94EE9" w:rsidRPr="00487E9F" w:rsidRDefault="00D94EE9" w:rsidP="00D94EE9">
      <w:pPr>
        <w:widowControl w:val="0"/>
        <w:wordWrap w:val="0"/>
        <w:autoSpaceDE w:val="0"/>
        <w:autoSpaceDN w:val="0"/>
        <w:spacing w:after="160"/>
        <w:rPr>
          <w:b/>
          <w:bCs/>
        </w:rPr>
      </w:pPr>
      <w:r w:rsidRPr="00487E9F">
        <w:rPr>
          <w:b/>
          <w:bCs/>
        </w:rPr>
        <w:t>Git 초기화</w:t>
      </w:r>
      <w:r w:rsidR="00AE558C" w:rsidRPr="00487E9F">
        <w:rPr>
          <w:b/>
          <w:bCs/>
        </w:rPr>
        <w:t xml:space="preserve"> </w:t>
      </w:r>
    </w:p>
    <w:p w14:paraId="71DC819D" w14:textId="77777777" w:rsidR="00D94EE9" w:rsidRPr="00487E9F" w:rsidRDefault="00D94EE9" w:rsidP="00D94EE9">
      <w:pPr>
        <w:widowControl w:val="0"/>
        <w:numPr>
          <w:ilvl w:val="0"/>
          <w:numId w:val="63"/>
        </w:numPr>
        <w:wordWrap w:val="0"/>
        <w:autoSpaceDE w:val="0"/>
        <w:autoSpaceDN w:val="0"/>
        <w:spacing w:after="160"/>
      </w:pPr>
      <w:r w:rsidRPr="00487E9F">
        <w:t>Git을 commit 하기 위해선 </w:t>
      </w:r>
      <w:proofErr w:type="gramStart"/>
      <w:r w:rsidRPr="00487E9F">
        <w:t>user.email</w:t>
      </w:r>
      <w:proofErr w:type="gramEnd"/>
      <w:r w:rsidRPr="00487E9F">
        <w:t xml:space="preserve">과 user.name설정이 필요합니다. 다음과 같이 </w:t>
      </w:r>
      <w:proofErr w:type="gramStart"/>
      <w:r w:rsidRPr="00487E9F">
        <w:t>설정합니다.(</w:t>
      </w:r>
      <w:proofErr w:type="gramEnd"/>
      <w:r w:rsidRPr="00487E9F">
        <w:t>xxx@xxx.com, myname 대신 본인 정보를 입력하셔야 합니다.)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D94EE9" w:rsidRPr="00487E9F" w14:paraId="5BA2C10F"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336563A4" w14:textId="77777777" w:rsidR="00D94EE9" w:rsidRPr="00487E9F" w:rsidRDefault="00D94EE9" w:rsidP="00FA6162">
            <w:pPr>
              <w:widowControl w:val="0"/>
              <w:wordWrap w:val="0"/>
              <w:autoSpaceDE w:val="0"/>
              <w:autoSpaceDN w:val="0"/>
              <w:spacing w:after="160"/>
            </w:pPr>
            <w:r w:rsidRPr="00487E9F">
              <w:t xml:space="preserve"> git config --global </w:t>
            </w:r>
            <w:proofErr w:type="gramStart"/>
            <w:r w:rsidRPr="00487E9F">
              <w:t>user.email</w:t>
            </w:r>
            <w:proofErr w:type="gramEnd"/>
            <w:r w:rsidRPr="00487E9F">
              <w:t xml:space="preserve"> "xxx@xxx.com"</w:t>
            </w:r>
          </w:p>
          <w:p w14:paraId="53AC4AF1" w14:textId="77777777" w:rsidR="00D94EE9" w:rsidRPr="00487E9F" w:rsidRDefault="00D94EE9" w:rsidP="00FA6162">
            <w:pPr>
              <w:widowControl w:val="0"/>
              <w:wordWrap w:val="0"/>
              <w:autoSpaceDE w:val="0"/>
              <w:autoSpaceDN w:val="0"/>
              <w:spacing w:after="160"/>
            </w:pPr>
            <w:r w:rsidRPr="00487E9F">
              <w:t xml:space="preserve"> git config --global user.name "myname"</w:t>
            </w:r>
          </w:p>
          <w:p w14:paraId="13C3DA84" w14:textId="77777777" w:rsidR="00D94EE9" w:rsidRPr="00487E9F" w:rsidRDefault="00D94EE9" w:rsidP="00FA6162">
            <w:pPr>
              <w:widowControl w:val="0"/>
              <w:wordWrap w:val="0"/>
              <w:autoSpaceDE w:val="0"/>
              <w:autoSpaceDN w:val="0"/>
              <w:spacing w:after="160"/>
            </w:pPr>
          </w:p>
        </w:tc>
      </w:tr>
    </w:tbl>
    <w:p w14:paraId="0DD544C1" w14:textId="77777777" w:rsidR="00D94EE9" w:rsidRPr="00487E9F" w:rsidRDefault="00D94EE9" w:rsidP="00D94EE9">
      <w:pPr>
        <w:widowControl w:val="0"/>
        <w:numPr>
          <w:ilvl w:val="0"/>
          <w:numId w:val="63"/>
        </w:numPr>
        <w:wordWrap w:val="0"/>
        <w:autoSpaceDE w:val="0"/>
        <w:autoSpaceDN w:val="0"/>
        <w:spacing w:after="160"/>
      </w:pPr>
      <w:r w:rsidRPr="00487E9F">
        <w:t>탐색기에서 Git 관리를 하고 싶은 폴더(src)에서 우클릭하여 Git Bash Here를 실행합니다.</w:t>
      </w:r>
    </w:p>
    <w:p w14:paraId="49BB4D98" w14:textId="77777777" w:rsidR="00D94EE9" w:rsidRPr="00487E9F" w:rsidRDefault="00D94EE9" w:rsidP="00D94EE9">
      <w:pPr>
        <w:widowControl w:val="0"/>
        <w:wordWrap w:val="0"/>
        <w:autoSpaceDE w:val="0"/>
        <w:autoSpaceDN w:val="0"/>
        <w:spacing w:after="160"/>
      </w:pPr>
      <w:r w:rsidRPr="00487E9F">
        <w:rPr>
          <w:noProof/>
        </w:rPr>
        <w:lastRenderedPageBreak/>
        <w:drawing>
          <wp:inline distT="0" distB="0" distL="0" distR="0" wp14:anchorId="1BCE0E32" wp14:editId="4B03672F">
            <wp:extent cx="3308350" cy="4699000"/>
            <wp:effectExtent l="0" t="0" r="6350" b="6350"/>
            <wp:docPr id="163741427" name="그림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308350" cy="4699000"/>
                    </a:xfrm>
                    <a:prstGeom prst="rect">
                      <a:avLst/>
                    </a:prstGeom>
                    <a:noFill/>
                    <a:ln>
                      <a:noFill/>
                    </a:ln>
                  </pic:spPr>
                </pic:pic>
              </a:graphicData>
            </a:graphic>
          </wp:inline>
        </w:drawing>
      </w:r>
    </w:p>
    <w:p w14:paraId="319CA3E0" w14:textId="77777777" w:rsidR="00D94EE9" w:rsidRPr="00487E9F" w:rsidRDefault="00D94EE9" w:rsidP="00D94EE9">
      <w:pPr>
        <w:widowControl w:val="0"/>
        <w:numPr>
          <w:ilvl w:val="0"/>
          <w:numId w:val="63"/>
        </w:numPr>
        <w:wordWrap w:val="0"/>
        <w:autoSpaceDE w:val="0"/>
        <w:autoSpaceDN w:val="0"/>
        <w:spacing w:after="160"/>
      </w:pPr>
      <w:r w:rsidRPr="00487E9F">
        <w:t>git status를 실행하여 상태를 확인합니다. Git을 초기화 하지 않아 오류 메시지가 나옵니다.</w:t>
      </w:r>
    </w:p>
    <w:p w14:paraId="6147922D" w14:textId="742F08DD" w:rsidR="00D94EE9" w:rsidRPr="00487E9F" w:rsidRDefault="00AE558C" w:rsidP="00D94EE9">
      <w:pPr>
        <w:widowControl w:val="0"/>
        <w:wordWrap w:val="0"/>
        <w:autoSpaceDE w:val="0"/>
        <w:autoSpaceDN w:val="0"/>
        <w:spacing w:after="160"/>
      </w:pPr>
      <w:r>
        <w:rPr>
          <w:noProof/>
        </w:rPr>
        <w:drawing>
          <wp:inline distT="0" distB="0" distL="0" distR="0" wp14:anchorId="4B73FE65" wp14:editId="07091E0A">
            <wp:extent cx="5760720" cy="2966085"/>
            <wp:effectExtent l="0" t="0" r="0" b="0"/>
            <wp:docPr id="20789738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73822" name=""/>
                    <pic:cNvPicPr/>
                  </pic:nvPicPr>
                  <pic:blipFill>
                    <a:blip r:embed="rId175"/>
                    <a:stretch>
                      <a:fillRect/>
                    </a:stretch>
                  </pic:blipFill>
                  <pic:spPr>
                    <a:xfrm>
                      <a:off x="0" y="0"/>
                      <a:ext cx="5760720" cy="2966085"/>
                    </a:xfrm>
                    <a:prstGeom prst="rect">
                      <a:avLst/>
                    </a:prstGeom>
                  </pic:spPr>
                </pic:pic>
              </a:graphicData>
            </a:graphic>
          </wp:inline>
        </w:drawing>
      </w:r>
    </w:p>
    <w:p w14:paraId="11BFC555" w14:textId="77777777" w:rsidR="00D94EE9" w:rsidRPr="00487E9F" w:rsidRDefault="00D94EE9" w:rsidP="00D94EE9">
      <w:pPr>
        <w:widowControl w:val="0"/>
        <w:numPr>
          <w:ilvl w:val="0"/>
          <w:numId w:val="63"/>
        </w:numPr>
        <w:wordWrap w:val="0"/>
        <w:autoSpaceDE w:val="0"/>
        <w:autoSpaceDN w:val="0"/>
        <w:spacing w:after="160"/>
      </w:pPr>
      <w:r w:rsidRPr="00487E9F">
        <w:t>git init를 실행하여 초기화 합니다.</w:t>
      </w:r>
    </w:p>
    <w:p w14:paraId="05020076" w14:textId="4FBFD270" w:rsidR="00D94EE9" w:rsidRPr="00487E9F" w:rsidRDefault="00AE558C" w:rsidP="00D94EE9">
      <w:pPr>
        <w:widowControl w:val="0"/>
        <w:wordWrap w:val="0"/>
        <w:autoSpaceDE w:val="0"/>
        <w:autoSpaceDN w:val="0"/>
        <w:spacing w:after="160"/>
      </w:pPr>
      <w:r>
        <w:rPr>
          <w:noProof/>
        </w:rPr>
        <w:lastRenderedPageBreak/>
        <w:drawing>
          <wp:inline distT="0" distB="0" distL="0" distR="0" wp14:anchorId="0CF8EB85" wp14:editId="33951A26">
            <wp:extent cx="5760720" cy="2966085"/>
            <wp:effectExtent l="0" t="0" r="0" b="0"/>
            <wp:docPr id="9746076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07615" name=""/>
                    <pic:cNvPicPr/>
                  </pic:nvPicPr>
                  <pic:blipFill>
                    <a:blip r:embed="rId176"/>
                    <a:stretch>
                      <a:fillRect/>
                    </a:stretch>
                  </pic:blipFill>
                  <pic:spPr>
                    <a:xfrm>
                      <a:off x="0" y="0"/>
                      <a:ext cx="5760720" cy="2966085"/>
                    </a:xfrm>
                    <a:prstGeom prst="rect">
                      <a:avLst/>
                    </a:prstGeom>
                  </pic:spPr>
                </pic:pic>
              </a:graphicData>
            </a:graphic>
          </wp:inline>
        </w:drawing>
      </w:r>
    </w:p>
    <w:p w14:paraId="38D85348" w14:textId="77777777" w:rsidR="00D94EE9" w:rsidRPr="00487E9F" w:rsidRDefault="00D94EE9" w:rsidP="00D94EE9">
      <w:pPr>
        <w:widowControl w:val="0"/>
        <w:numPr>
          <w:ilvl w:val="0"/>
          <w:numId w:val="63"/>
        </w:numPr>
        <w:wordWrap w:val="0"/>
        <w:autoSpaceDE w:val="0"/>
        <w:autoSpaceDN w:val="0"/>
        <w:spacing w:after="160"/>
      </w:pPr>
      <w:r w:rsidRPr="00487E9F">
        <w:t xml:space="preserve">git </w:t>
      </w:r>
      <w:proofErr w:type="gramStart"/>
      <w:r w:rsidRPr="00487E9F">
        <w:t>status 를</w:t>
      </w:r>
      <w:proofErr w:type="gramEnd"/>
      <w:r w:rsidRPr="00487E9F">
        <w:t xml:space="preserve"> 실행하여 상태를 확인합니다. 아직 commit 되지 않았고, main.cpp파일과 main.exe파일이 Untracked files로 되어 있습니다.</w:t>
      </w:r>
    </w:p>
    <w:p w14:paraId="5DFFD5A2" w14:textId="1C68F0E1" w:rsidR="00D94EE9" w:rsidRPr="00487E9F" w:rsidRDefault="00AE558C" w:rsidP="00D94EE9">
      <w:pPr>
        <w:widowControl w:val="0"/>
        <w:wordWrap w:val="0"/>
        <w:autoSpaceDE w:val="0"/>
        <w:autoSpaceDN w:val="0"/>
        <w:spacing w:after="160"/>
      </w:pPr>
      <w:r>
        <w:rPr>
          <w:noProof/>
        </w:rPr>
        <w:drawing>
          <wp:inline distT="0" distB="0" distL="0" distR="0" wp14:anchorId="00EDB4EB" wp14:editId="6B7BC74D">
            <wp:extent cx="5760720" cy="2966085"/>
            <wp:effectExtent l="0" t="0" r="0" b="0"/>
            <wp:docPr id="12271971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7109" name=""/>
                    <pic:cNvPicPr/>
                  </pic:nvPicPr>
                  <pic:blipFill>
                    <a:blip r:embed="rId177"/>
                    <a:stretch>
                      <a:fillRect/>
                    </a:stretch>
                  </pic:blipFill>
                  <pic:spPr>
                    <a:xfrm>
                      <a:off x="0" y="0"/>
                      <a:ext cx="5760720" cy="2966085"/>
                    </a:xfrm>
                    <a:prstGeom prst="rect">
                      <a:avLst/>
                    </a:prstGeom>
                  </pic:spPr>
                </pic:pic>
              </a:graphicData>
            </a:graphic>
          </wp:inline>
        </w:drawing>
      </w:r>
    </w:p>
    <w:p w14:paraId="3AB397F2" w14:textId="77777777" w:rsidR="00D94EE9" w:rsidRDefault="00D94EE9" w:rsidP="00D94EE9">
      <w:pPr>
        <w:widowControl w:val="0"/>
        <w:numPr>
          <w:ilvl w:val="0"/>
          <w:numId w:val="63"/>
        </w:numPr>
        <w:wordWrap w:val="0"/>
        <w:autoSpaceDE w:val="0"/>
        <w:autoSpaceDN w:val="0"/>
        <w:spacing w:after="160"/>
      </w:pPr>
      <w:r w:rsidRPr="00487E9F">
        <w:t xml:space="preserve">exe 파일의 경우는 이력관리가 </w:t>
      </w:r>
      <w:proofErr w:type="gramStart"/>
      <w:r w:rsidRPr="00487E9F">
        <w:t>필요없으므로 .gitignore</w:t>
      </w:r>
      <w:proofErr w:type="gramEnd"/>
      <w:r w:rsidRPr="00487E9F">
        <w:t> 파일을 다음과 같이 만들어 *.exe 를 추가합니다.</w:t>
      </w:r>
    </w:p>
    <w:p w14:paraId="15114107" w14:textId="77777777" w:rsidR="00AE558C" w:rsidRDefault="00AE558C" w:rsidP="00AE558C">
      <w:pPr>
        <w:widowControl w:val="0"/>
        <w:wordWrap w:val="0"/>
        <w:autoSpaceDE w:val="0"/>
        <w:autoSpaceDN w:val="0"/>
        <w:spacing w:after="160"/>
      </w:pPr>
      <w:r>
        <w:t>k8s@DESKTOP-R0EQ2U6 MINGW64 /c/DEV/language_test/cpp/src (main)</w:t>
      </w:r>
    </w:p>
    <w:p w14:paraId="51F878E4" w14:textId="77777777" w:rsidR="00AE558C" w:rsidRDefault="00AE558C" w:rsidP="00AE558C">
      <w:pPr>
        <w:widowControl w:val="0"/>
        <w:wordWrap w:val="0"/>
        <w:autoSpaceDE w:val="0"/>
        <w:autoSpaceDN w:val="0"/>
        <w:spacing w:after="160"/>
      </w:pPr>
      <w:r>
        <w:t xml:space="preserve">$ cat </w:t>
      </w:r>
      <w:proofErr w:type="gramStart"/>
      <w:r>
        <w:t>&gt; .gitignore</w:t>
      </w:r>
      <w:proofErr w:type="gramEnd"/>
    </w:p>
    <w:p w14:paraId="3E0918F6" w14:textId="4442AA61" w:rsidR="00AE558C" w:rsidRDefault="00AE558C" w:rsidP="00AE558C">
      <w:pPr>
        <w:widowControl w:val="0"/>
        <w:wordWrap w:val="0"/>
        <w:autoSpaceDE w:val="0"/>
        <w:autoSpaceDN w:val="0"/>
        <w:spacing w:after="160"/>
      </w:pPr>
      <w:r>
        <w:t>*.exe</w:t>
      </w:r>
    </w:p>
    <w:p w14:paraId="2AB68021" w14:textId="77777777" w:rsidR="00AE558C" w:rsidRDefault="00AE558C" w:rsidP="00AE558C">
      <w:pPr>
        <w:widowControl w:val="0"/>
        <w:wordWrap w:val="0"/>
        <w:autoSpaceDE w:val="0"/>
        <w:autoSpaceDN w:val="0"/>
        <w:spacing w:after="160"/>
      </w:pPr>
    </w:p>
    <w:p w14:paraId="5798F7D4" w14:textId="525EBE56" w:rsidR="00AE558C" w:rsidRPr="00487E9F" w:rsidRDefault="00AE558C" w:rsidP="00AE558C">
      <w:pPr>
        <w:widowControl w:val="0"/>
        <w:wordWrap w:val="0"/>
        <w:autoSpaceDE w:val="0"/>
        <w:autoSpaceDN w:val="0"/>
        <w:spacing w:after="160"/>
      </w:pPr>
      <w:r>
        <w:rPr>
          <w:noProof/>
        </w:rPr>
        <w:lastRenderedPageBreak/>
        <w:drawing>
          <wp:inline distT="0" distB="0" distL="0" distR="0" wp14:anchorId="17B8D43E" wp14:editId="7516AE62">
            <wp:extent cx="5760720" cy="2966085"/>
            <wp:effectExtent l="0" t="0" r="0" b="0"/>
            <wp:docPr id="16911434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3458" name=""/>
                    <pic:cNvPicPr/>
                  </pic:nvPicPr>
                  <pic:blipFill>
                    <a:blip r:embed="rId178"/>
                    <a:stretch>
                      <a:fillRect/>
                    </a:stretch>
                  </pic:blipFill>
                  <pic:spPr>
                    <a:xfrm>
                      <a:off x="0" y="0"/>
                      <a:ext cx="5760720" cy="2966085"/>
                    </a:xfrm>
                    <a:prstGeom prst="rect">
                      <a:avLst/>
                    </a:prstGeom>
                  </pic:spPr>
                </pic:pic>
              </a:graphicData>
            </a:graphic>
          </wp:inline>
        </w:drawing>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D94EE9" w:rsidRPr="00487E9F" w14:paraId="3D6D1847"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16D8EE91" w14:textId="77777777" w:rsidR="00D94EE9" w:rsidRPr="00487E9F" w:rsidRDefault="00D94EE9" w:rsidP="00FA6162">
            <w:pPr>
              <w:widowControl w:val="0"/>
              <w:wordWrap w:val="0"/>
              <w:autoSpaceDE w:val="0"/>
              <w:autoSpaceDN w:val="0"/>
              <w:spacing w:after="160"/>
            </w:pPr>
            <w:r w:rsidRPr="00487E9F">
              <w:t xml:space="preserve"> *.exe</w:t>
            </w:r>
          </w:p>
          <w:p w14:paraId="1B44E760" w14:textId="77777777" w:rsidR="00D94EE9" w:rsidRPr="00487E9F" w:rsidRDefault="00D94EE9" w:rsidP="00FA6162">
            <w:pPr>
              <w:widowControl w:val="0"/>
              <w:wordWrap w:val="0"/>
              <w:autoSpaceDE w:val="0"/>
              <w:autoSpaceDN w:val="0"/>
              <w:spacing w:after="160"/>
            </w:pPr>
          </w:p>
        </w:tc>
      </w:tr>
    </w:tbl>
    <w:p w14:paraId="1D4943CC" w14:textId="77777777" w:rsidR="00D94EE9" w:rsidRPr="00487E9F" w:rsidRDefault="00D94EE9" w:rsidP="00D94EE9">
      <w:pPr>
        <w:widowControl w:val="0"/>
        <w:wordWrap w:val="0"/>
        <w:autoSpaceDE w:val="0"/>
        <w:autoSpaceDN w:val="0"/>
        <w:spacing w:after="160"/>
      </w:pPr>
      <w:r w:rsidRPr="00487E9F">
        <w:rPr>
          <w:noProof/>
        </w:rPr>
        <w:drawing>
          <wp:inline distT="0" distB="0" distL="0" distR="0" wp14:anchorId="7C3C63A5" wp14:editId="33C7AB3A">
            <wp:extent cx="3670300" cy="1308100"/>
            <wp:effectExtent l="0" t="0" r="6350" b="6350"/>
            <wp:docPr id="1129839289" name="그림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670300" cy="1308100"/>
                    </a:xfrm>
                    <a:prstGeom prst="rect">
                      <a:avLst/>
                    </a:prstGeom>
                    <a:noFill/>
                    <a:ln>
                      <a:noFill/>
                    </a:ln>
                  </pic:spPr>
                </pic:pic>
              </a:graphicData>
            </a:graphic>
          </wp:inline>
        </w:drawing>
      </w:r>
    </w:p>
    <w:p w14:paraId="1EBAA115" w14:textId="15AAD95E" w:rsidR="00D94EE9" w:rsidRPr="00487E9F" w:rsidRDefault="00D94EE9" w:rsidP="00D94EE9">
      <w:pPr>
        <w:widowControl w:val="0"/>
        <w:numPr>
          <w:ilvl w:val="0"/>
          <w:numId w:val="63"/>
        </w:numPr>
        <w:wordWrap w:val="0"/>
        <w:autoSpaceDE w:val="0"/>
        <w:autoSpaceDN w:val="0"/>
        <w:spacing w:after="160"/>
      </w:pPr>
      <w:r w:rsidRPr="00487E9F">
        <w:t xml:space="preserve">git status를 다시 </w:t>
      </w:r>
      <w:proofErr w:type="gramStart"/>
      <w:r w:rsidRPr="00487E9F">
        <w:t>실행하면 .gitignore</w:t>
      </w:r>
      <w:proofErr w:type="gramEnd"/>
      <w:r w:rsidRPr="00487E9F">
        <w:t>가 추가되고 확인됩니다.</w:t>
      </w:r>
    </w:p>
    <w:p w14:paraId="78C27067" w14:textId="128E2D9B" w:rsidR="00D94EE9" w:rsidRPr="00487E9F" w:rsidRDefault="00F03B62" w:rsidP="00D94EE9">
      <w:pPr>
        <w:widowControl w:val="0"/>
        <w:wordWrap w:val="0"/>
        <w:autoSpaceDE w:val="0"/>
        <w:autoSpaceDN w:val="0"/>
        <w:spacing w:after="160"/>
      </w:pPr>
      <w:r>
        <w:rPr>
          <w:noProof/>
        </w:rPr>
        <w:drawing>
          <wp:inline distT="0" distB="0" distL="0" distR="0" wp14:anchorId="7378467B" wp14:editId="6EE40EFA">
            <wp:extent cx="5760720" cy="2966085"/>
            <wp:effectExtent l="0" t="0" r="0" b="0"/>
            <wp:docPr id="20280513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1321" name=""/>
                    <pic:cNvPicPr/>
                  </pic:nvPicPr>
                  <pic:blipFill>
                    <a:blip r:embed="rId180"/>
                    <a:stretch>
                      <a:fillRect/>
                    </a:stretch>
                  </pic:blipFill>
                  <pic:spPr>
                    <a:xfrm>
                      <a:off x="0" y="0"/>
                      <a:ext cx="5760720" cy="2966085"/>
                    </a:xfrm>
                    <a:prstGeom prst="rect">
                      <a:avLst/>
                    </a:prstGeom>
                  </pic:spPr>
                </pic:pic>
              </a:graphicData>
            </a:graphic>
          </wp:inline>
        </w:drawing>
      </w:r>
    </w:p>
    <w:p w14:paraId="2802FCD9" w14:textId="77777777" w:rsidR="00F03B62" w:rsidRDefault="00F03B62">
      <w:pPr>
        <w:spacing w:after="160"/>
        <w:rPr>
          <w:b/>
          <w:bCs/>
        </w:rPr>
      </w:pPr>
      <w:r>
        <w:rPr>
          <w:b/>
          <w:bCs/>
        </w:rPr>
        <w:br w:type="page"/>
      </w:r>
    </w:p>
    <w:p w14:paraId="565F0E16" w14:textId="0C8D6908" w:rsidR="00D94EE9" w:rsidRPr="00487E9F" w:rsidRDefault="00D94EE9" w:rsidP="00D94EE9">
      <w:pPr>
        <w:widowControl w:val="0"/>
        <w:wordWrap w:val="0"/>
        <w:autoSpaceDE w:val="0"/>
        <w:autoSpaceDN w:val="0"/>
        <w:spacing w:after="160"/>
        <w:rPr>
          <w:b/>
          <w:bCs/>
        </w:rPr>
      </w:pPr>
      <w:r w:rsidRPr="00487E9F">
        <w:rPr>
          <w:b/>
          <w:bCs/>
        </w:rPr>
        <w:lastRenderedPageBreak/>
        <w:t>Git 기본 사용(add, commit)</w:t>
      </w:r>
      <w:r w:rsidR="00F03B62" w:rsidRPr="00487E9F">
        <w:rPr>
          <w:b/>
          <w:bCs/>
        </w:rPr>
        <w:t xml:space="preserve"> </w:t>
      </w:r>
    </w:p>
    <w:p w14:paraId="17AC46C6" w14:textId="77777777" w:rsidR="00D94EE9" w:rsidRPr="00487E9F" w:rsidRDefault="00D94EE9" w:rsidP="00D94EE9">
      <w:pPr>
        <w:widowControl w:val="0"/>
        <w:numPr>
          <w:ilvl w:val="0"/>
          <w:numId w:val="64"/>
        </w:numPr>
        <w:wordWrap w:val="0"/>
        <w:autoSpaceDE w:val="0"/>
        <w:autoSpaceDN w:val="0"/>
        <w:spacing w:after="160"/>
      </w:pPr>
      <w:r w:rsidRPr="00487E9F">
        <w:t xml:space="preserve">git </w:t>
      </w:r>
      <w:proofErr w:type="gramStart"/>
      <w:r w:rsidRPr="00487E9F">
        <w:t>add .을</w:t>
      </w:r>
      <w:proofErr w:type="gramEnd"/>
      <w:r w:rsidRPr="00487E9F">
        <w:t xml:space="preserve"> 실행하여 파일을 staged 상태로 전환합니다. (참고로 git add *을 사용하면 delete 된 파일은 staged가 되지 않습니다) git status를 사용해서 확인하면, 아직 commit 되지 않았고</w:t>
      </w:r>
      <w:proofErr w:type="gramStart"/>
      <w:r w:rsidRPr="00487E9F">
        <w:t>, .gitignore</w:t>
      </w:r>
      <w:proofErr w:type="gramEnd"/>
      <w:r w:rsidRPr="00487E9F">
        <w:t>와 main.cpp가 staged 상태임을 알려줍니다. (또한 git rm --cached로 unstage 할 수 있다고 안내합니다.)</w:t>
      </w:r>
    </w:p>
    <w:p w14:paraId="4723D92B" w14:textId="65D05B67" w:rsidR="00D94EE9" w:rsidRPr="00487E9F" w:rsidRDefault="00F03B62" w:rsidP="00D94EE9">
      <w:pPr>
        <w:widowControl w:val="0"/>
        <w:wordWrap w:val="0"/>
        <w:autoSpaceDE w:val="0"/>
        <w:autoSpaceDN w:val="0"/>
        <w:spacing w:after="160"/>
      </w:pPr>
      <w:r>
        <w:rPr>
          <w:noProof/>
        </w:rPr>
        <w:drawing>
          <wp:inline distT="0" distB="0" distL="0" distR="0" wp14:anchorId="054F6A18" wp14:editId="48147424">
            <wp:extent cx="5760720" cy="3789045"/>
            <wp:effectExtent l="0" t="0" r="0" b="0"/>
            <wp:docPr id="13699765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76547" name=""/>
                    <pic:cNvPicPr/>
                  </pic:nvPicPr>
                  <pic:blipFill>
                    <a:blip r:embed="rId181"/>
                    <a:stretch>
                      <a:fillRect/>
                    </a:stretch>
                  </pic:blipFill>
                  <pic:spPr>
                    <a:xfrm>
                      <a:off x="0" y="0"/>
                      <a:ext cx="5760720" cy="3789045"/>
                    </a:xfrm>
                    <a:prstGeom prst="rect">
                      <a:avLst/>
                    </a:prstGeom>
                  </pic:spPr>
                </pic:pic>
              </a:graphicData>
            </a:graphic>
          </wp:inline>
        </w:drawing>
      </w:r>
    </w:p>
    <w:p w14:paraId="454F2C26" w14:textId="77777777" w:rsidR="00D94EE9" w:rsidRPr="00487E9F" w:rsidRDefault="00D94EE9" w:rsidP="00D94EE9">
      <w:pPr>
        <w:widowControl w:val="0"/>
        <w:numPr>
          <w:ilvl w:val="0"/>
          <w:numId w:val="64"/>
        </w:numPr>
        <w:wordWrap w:val="0"/>
        <w:autoSpaceDE w:val="0"/>
        <w:autoSpaceDN w:val="0"/>
        <w:spacing w:after="160"/>
      </w:pPr>
      <w:r w:rsidRPr="00487E9F">
        <w:t xml:space="preserve">git commit을 실행하면 메시지 작성을 위한 편집창이 다음과 같이 </w:t>
      </w:r>
      <w:proofErr w:type="gramStart"/>
      <w:r w:rsidRPr="00487E9F">
        <w:t>나타납니다.(</w:t>
      </w:r>
      <w:proofErr w:type="gramEnd"/>
      <w:r w:rsidRPr="00487E9F">
        <w:t>git commit -m "메시지</w:t>
      </w:r>
      <w:proofErr w:type="gramStart"/>
      <w:r w:rsidRPr="00487E9F">
        <w:t>" 는</w:t>
      </w:r>
      <w:proofErr w:type="gramEnd"/>
      <w:r w:rsidRPr="00487E9F">
        <w:t xml:space="preserve"> 편집창 없이 바로 메시지를 입력할 수 있어 더 유용합니다.)</w:t>
      </w:r>
    </w:p>
    <w:p w14:paraId="095D8C5E" w14:textId="77777777" w:rsidR="00D94EE9" w:rsidRPr="00487E9F" w:rsidRDefault="00D94EE9" w:rsidP="00D94EE9">
      <w:pPr>
        <w:widowControl w:val="0"/>
        <w:wordWrap w:val="0"/>
        <w:autoSpaceDE w:val="0"/>
        <w:autoSpaceDN w:val="0"/>
        <w:spacing w:after="160"/>
      </w:pPr>
      <w:r w:rsidRPr="00487E9F">
        <w:rPr>
          <w:noProof/>
        </w:rPr>
        <w:lastRenderedPageBreak/>
        <w:drawing>
          <wp:inline distT="0" distB="0" distL="0" distR="0" wp14:anchorId="67E97AA6" wp14:editId="031318A9">
            <wp:extent cx="5530850" cy="3524250"/>
            <wp:effectExtent l="0" t="0" r="0" b="0"/>
            <wp:docPr id="1505139223" name="그림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530850" cy="3524250"/>
                    </a:xfrm>
                    <a:prstGeom prst="rect">
                      <a:avLst/>
                    </a:prstGeom>
                    <a:noFill/>
                    <a:ln>
                      <a:noFill/>
                    </a:ln>
                  </pic:spPr>
                </pic:pic>
              </a:graphicData>
            </a:graphic>
          </wp:inline>
        </w:drawing>
      </w:r>
    </w:p>
    <w:p w14:paraId="64DEAE77" w14:textId="77777777" w:rsidR="00D94EE9" w:rsidRPr="00487E9F" w:rsidRDefault="00D94EE9" w:rsidP="00D94EE9">
      <w:pPr>
        <w:widowControl w:val="0"/>
        <w:numPr>
          <w:ilvl w:val="0"/>
          <w:numId w:val="64"/>
        </w:numPr>
        <w:wordWrap w:val="0"/>
        <w:autoSpaceDE w:val="0"/>
        <w:autoSpaceDN w:val="0"/>
        <w:spacing w:after="160"/>
      </w:pPr>
      <w:r w:rsidRPr="00487E9F">
        <w:t>insert키를 눌러 메시지 작성후(메시지 작성후 #이 있는 라인을 지움) ESC</w:t>
      </w:r>
      <w:proofErr w:type="gramStart"/>
      <w:r w:rsidRPr="00487E9F">
        <w:t>누르고 :wq</w:t>
      </w:r>
      <w:proofErr w:type="gramEnd"/>
      <w:r w:rsidRPr="00487E9F">
        <w:t>를 눌러 에디트창을 닫습니다. 그러면 commit 성공 메시지가 표시됩니다.</w:t>
      </w:r>
    </w:p>
    <w:p w14:paraId="6FC08698" w14:textId="4C8696F2" w:rsidR="00D94EE9" w:rsidRPr="00487E9F" w:rsidRDefault="00F03B62" w:rsidP="00D94EE9">
      <w:pPr>
        <w:widowControl w:val="0"/>
        <w:wordWrap w:val="0"/>
        <w:autoSpaceDE w:val="0"/>
        <w:autoSpaceDN w:val="0"/>
        <w:spacing w:after="160"/>
      </w:pPr>
      <w:r>
        <w:rPr>
          <w:noProof/>
        </w:rPr>
        <w:drawing>
          <wp:inline distT="0" distB="0" distL="0" distR="0" wp14:anchorId="7B2B38EB" wp14:editId="3EC48E3C">
            <wp:extent cx="5760720" cy="3789045"/>
            <wp:effectExtent l="0" t="0" r="0" b="0"/>
            <wp:docPr id="16289891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89193" name=""/>
                    <pic:cNvPicPr/>
                  </pic:nvPicPr>
                  <pic:blipFill>
                    <a:blip r:embed="rId183"/>
                    <a:stretch>
                      <a:fillRect/>
                    </a:stretch>
                  </pic:blipFill>
                  <pic:spPr>
                    <a:xfrm>
                      <a:off x="0" y="0"/>
                      <a:ext cx="5760720" cy="3789045"/>
                    </a:xfrm>
                    <a:prstGeom prst="rect">
                      <a:avLst/>
                    </a:prstGeom>
                  </pic:spPr>
                </pic:pic>
              </a:graphicData>
            </a:graphic>
          </wp:inline>
        </w:drawing>
      </w:r>
      <w:r>
        <w:rPr>
          <w:noProof/>
        </w:rPr>
        <w:lastRenderedPageBreak/>
        <w:drawing>
          <wp:inline distT="0" distB="0" distL="0" distR="0" wp14:anchorId="62599994" wp14:editId="24BC3EDC">
            <wp:extent cx="5760720" cy="3789045"/>
            <wp:effectExtent l="0" t="0" r="0" b="0"/>
            <wp:docPr id="11472951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95106" name=""/>
                    <pic:cNvPicPr/>
                  </pic:nvPicPr>
                  <pic:blipFill>
                    <a:blip r:embed="rId184"/>
                    <a:stretch>
                      <a:fillRect/>
                    </a:stretch>
                  </pic:blipFill>
                  <pic:spPr>
                    <a:xfrm>
                      <a:off x="0" y="0"/>
                      <a:ext cx="5760720" cy="3789045"/>
                    </a:xfrm>
                    <a:prstGeom prst="rect">
                      <a:avLst/>
                    </a:prstGeom>
                  </pic:spPr>
                </pic:pic>
              </a:graphicData>
            </a:graphic>
          </wp:inline>
        </w:drawing>
      </w:r>
    </w:p>
    <w:p w14:paraId="47F86FA7" w14:textId="77777777" w:rsidR="00D94EE9" w:rsidRPr="00487E9F" w:rsidRDefault="00D94EE9" w:rsidP="00D94EE9">
      <w:pPr>
        <w:widowControl w:val="0"/>
        <w:numPr>
          <w:ilvl w:val="0"/>
          <w:numId w:val="64"/>
        </w:numPr>
        <w:wordWrap w:val="0"/>
        <w:autoSpaceDE w:val="0"/>
        <w:autoSpaceDN w:val="0"/>
        <w:spacing w:after="160"/>
      </w:pPr>
      <w:r w:rsidRPr="00487E9F">
        <w:t>git status를 실행하여 commit 된 상태를 확인합니다. 혹은 git log로 commit 메시지와 함께 볼 수 있습니다.</w:t>
      </w:r>
    </w:p>
    <w:p w14:paraId="20E02C04" w14:textId="0CAF9995" w:rsidR="00D94EE9" w:rsidRPr="00487E9F" w:rsidRDefault="00F03B62" w:rsidP="00D94EE9">
      <w:pPr>
        <w:widowControl w:val="0"/>
        <w:wordWrap w:val="0"/>
        <w:autoSpaceDE w:val="0"/>
        <w:autoSpaceDN w:val="0"/>
        <w:spacing w:after="160"/>
      </w:pPr>
      <w:r>
        <w:rPr>
          <w:noProof/>
        </w:rPr>
        <w:drawing>
          <wp:inline distT="0" distB="0" distL="0" distR="0" wp14:anchorId="47A3A6CB" wp14:editId="77231F9D">
            <wp:extent cx="5760720" cy="3789045"/>
            <wp:effectExtent l="0" t="0" r="0" b="0"/>
            <wp:docPr id="6011427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42736" name=""/>
                    <pic:cNvPicPr/>
                  </pic:nvPicPr>
                  <pic:blipFill>
                    <a:blip r:embed="rId185"/>
                    <a:stretch>
                      <a:fillRect/>
                    </a:stretch>
                  </pic:blipFill>
                  <pic:spPr>
                    <a:xfrm>
                      <a:off x="0" y="0"/>
                      <a:ext cx="5760720" cy="3789045"/>
                    </a:xfrm>
                    <a:prstGeom prst="rect">
                      <a:avLst/>
                    </a:prstGeom>
                  </pic:spPr>
                </pic:pic>
              </a:graphicData>
            </a:graphic>
          </wp:inline>
        </w:drawing>
      </w:r>
    </w:p>
    <w:p w14:paraId="530560D5" w14:textId="77777777" w:rsidR="00D94EE9" w:rsidRPr="00487E9F" w:rsidRDefault="00D94EE9" w:rsidP="00D94EE9">
      <w:pPr>
        <w:widowControl w:val="0"/>
        <w:numPr>
          <w:ilvl w:val="0"/>
          <w:numId w:val="64"/>
        </w:numPr>
        <w:wordWrap w:val="0"/>
        <w:autoSpaceDE w:val="0"/>
        <w:autoSpaceDN w:val="0"/>
        <w:spacing w:after="160"/>
      </w:pPr>
      <w:r w:rsidRPr="00487E9F">
        <w:t xml:space="preserve">commit 메시지를 수정하고 싶다면 git commit --amend로 가장 최근 </w:t>
      </w:r>
      <w:r w:rsidRPr="00487E9F">
        <w:lastRenderedPageBreak/>
        <w:t>commit의 메시지를 수정할 수 있습니다. 2번의 에디트 창이 표시됩니다.</w:t>
      </w:r>
    </w:p>
    <w:p w14:paraId="10609AE2" w14:textId="008FA1DA" w:rsidR="00D94EE9" w:rsidRPr="00487E9F" w:rsidRDefault="00F03B62" w:rsidP="00D94EE9">
      <w:pPr>
        <w:widowControl w:val="0"/>
        <w:wordWrap w:val="0"/>
        <w:autoSpaceDE w:val="0"/>
        <w:autoSpaceDN w:val="0"/>
        <w:spacing w:after="160"/>
      </w:pPr>
      <w:r>
        <w:rPr>
          <w:noProof/>
        </w:rPr>
        <w:drawing>
          <wp:inline distT="0" distB="0" distL="0" distR="0" wp14:anchorId="2140CF76" wp14:editId="4B1E1EEA">
            <wp:extent cx="5760720" cy="3789045"/>
            <wp:effectExtent l="0" t="0" r="0" b="0"/>
            <wp:docPr id="3382369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6938" name=""/>
                    <pic:cNvPicPr/>
                  </pic:nvPicPr>
                  <pic:blipFill>
                    <a:blip r:embed="rId186"/>
                    <a:stretch>
                      <a:fillRect/>
                    </a:stretch>
                  </pic:blipFill>
                  <pic:spPr>
                    <a:xfrm>
                      <a:off x="0" y="0"/>
                      <a:ext cx="5760720" cy="3789045"/>
                    </a:xfrm>
                    <a:prstGeom prst="rect">
                      <a:avLst/>
                    </a:prstGeom>
                  </pic:spPr>
                </pic:pic>
              </a:graphicData>
            </a:graphic>
          </wp:inline>
        </w:drawing>
      </w:r>
    </w:p>
    <w:p w14:paraId="652278DC" w14:textId="7A0138C1" w:rsidR="00D94EE9" w:rsidRPr="00487E9F" w:rsidRDefault="00D94EE9" w:rsidP="00D94EE9">
      <w:pPr>
        <w:widowControl w:val="0"/>
        <w:wordWrap w:val="0"/>
        <w:autoSpaceDE w:val="0"/>
        <w:autoSpaceDN w:val="0"/>
        <w:spacing w:after="160"/>
      </w:pPr>
    </w:p>
    <w:p w14:paraId="768388EE" w14:textId="30CF49FF" w:rsidR="00D94EE9" w:rsidRPr="00487E9F" w:rsidRDefault="00D94EE9" w:rsidP="00D94EE9">
      <w:pPr>
        <w:widowControl w:val="0"/>
        <w:wordWrap w:val="0"/>
        <w:autoSpaceDE w:val="0"/>
        <w:autoSpaceDN w:val="0"/>
        <w:spacing w:after="160"/>
        <w:rPr>
          <w:b/>
          <w:bCs/>
        </w:rPr>
      </w:pPr>
      <w:r w:rsidRPr="00487E9F">
        <w:rPr>
          <w:b/>
          <w:bCs/>
        </w:rPr>
        <w:t>Git Commit 되돌리기(revert)</w:t>
      </w:r>
      <w:r w:rsidR="00F03B62" w:rsidRPr="00487E9F">
        <w:rPr>
          <w:b/>
          <w:bCs/>
        </w:rPr>
        <w:t xml:space="preserve"> </w:t>
      </w:r>
    </w:p>
    <w:p w14:paraId="2F28F9B7" w14:textId="77777777" w:rsidR="00D94EE9" w:rsidRPr="00487E9F" w:rsidRDefault="00D94EE9" w:rsidP="00D94EE9">
      <w:pPr>
        <w:widowControl w:val="0"/>
        <w:numPr>
          <w:ilvl w:val="0"/>
          <w:numId w:val="65"/>
        </w:numPr>
        <w:wordWrap w:val="0"/>
        <w:autoSpaceDE w:val="0"/>
        <w:autoSpaceDN w:val="0"/>
        <w:spacing w:after="160"/>
      </w:pPr>
      <w:r w:rsidRPr="00487E9F">
        <w:t>본 따라하기로 파일이 삭제되니, 중요한 파일로 테스트를 하신다면, 안전한 곳에 파일을 보관하시기 바랍니다.</w:t>
      </w:r>
    </w:p>
    <w:p w14:paraId="5200A0A5" w14:textId="77777777" w:rsidR="00D94EE9" w:rsidRPr="00487E9F" w:rsidRDefault="00D94EE9" w:rsidP="00D94EE9">
      <w:pPr>
        <w:widowControl w:val="0"/>
        <w:numPr>
          <w:ilvl w:val="0"/>
          <w:numId w:val="65"/>
        </w:numPr>
        <w:wordWrap w:val="0"/>
        <w:autoSpaceDE w:val="0"/>
        <w:autoSpaceDN w:val="0"/>
        <w:spacing w:after="160"/>
      </w:pPr>
      <w:r w:rsidRPr="00487E9F">
        <w:t>git log --oneline을 실행하여 되돌릴 commit의 id를 확인합니다.</w:t>
      </w:r>
    </w:p>
    <w:p w14:paraId="7D1FB87F" w14:textId="25F33A26" w:rsidR="00D94EE9" w:rsidRPr="00487E9F" w:rsidRDefault="00F03B62" w:rsidP="00D94EE9">
      <w:pPr>
        <w:widowControl w:val="0"/>
        <w:wordWrap w:val="0"/>
        <w:autoSpaceDE w:val="0"/>
        <w:autoSpaceDN w:val="0"/>
        <w:spacing w:after="160"/>
      </w:pPr>
      <w:r>
        <w:rPr>
          <w:noProof/>
        </w:rPr>
        <w:drawing>
          <wp:inline distT="0" distB="0" distL="0" distR="0" wp14:anchorId="7F0A9699" wp14:editId="598D9F78">
            <wp:extent cx="5760720" cy="2181860"/>
            <wp:effectExtent l="0" t="0" r="0" b="0"/>
            <wp:docPr id="13308375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37521" name=""/>
                    <pic:cNvPicPr/>
                  </pic:nvPicPr>
                  <pic:blipFill>
                    <a:blip r:embed="rId187"/>
                    <a:stretch>
                      <a:fillRect/>
                    </a:stretch>
                  </pic:blipFill>
                  <pic:spPr>
                    <a:xfrm>
                      <a:off x="0" y="0"/>
                      <a:ext cx="5760720" cy="2181860"/>
                    </a:xfrm>
                    <a:prstGeom prst="rect">
                      <a:avLst/>
                    </a:prstGeom>
                  </pic:spPr>
                </pic:pic>
              </a:graphicData>
            </a:graphic>
          </wp:inline>
        </w:drawing>
      </w:r>
    </w:p>
    <w:p w14:paraId="44F5E92E" w14:textId="77777777" w:rsidR="00D94EE9" w:rsidRPr="00487E9F" w:rsidRDefault="00D94EE9" w:rsidP="00D94EE9">
      <w:pPr>
        <w:widowControl w:val="0"/>
        <w:numPr>
          <w:ilvl w:val="0"/>
          <w:numId w:val="65"/>
        </w:numPr>
        <w:wordWrap w:val="0"/>
        <w:autoSpaceDE w:val="0"/>
        <w:autoSpaceDN w:val="0"/>
        <w:spacing w:after="160"/>
      </w:pPr>
      <w:r w:rsidRPr="00487E9F">
        <w:t xml:space="preserve">git revert </w:t>
      </w:r>
      <w:proofErr w:type="gramStart"/>
      <w:r w:rsidRPr="00487E9F">
        <w:t>id 를</w:t>
      </w:r>
      <w:proofErr w:type="gramEnd"/>
      <w:r w:rsidRPr="00487E9F">
        <w:t xml:space="preserve"> 입력하여 commit을 되돌립니다. 그러면, commit 메시지 편집창이 표시되고, 편집창에 메시지를 작성합니다.</w:t>
      </w:r>
    </w:p>
    <w:p w14:paraId="28FF6C18" w14:textId="292BA4A6" w:rsidR="00D94EE9" w:rsidRPr="00487E9F" w:rsidRDefault="00D94EE9" w:rsidP="00D94EE9">
      <w:pPr>
        <w:widowControl w:val="0"/>
        <w:wordWrap w:val="0"/>
        <w:autoSpaceDE w:val="0"/>
        <w:autoSpaceDN w:val="0"/>
        <w:spacing w:after="160"/>
      </w:pPr>
    </w:p>
    <w:p w14:paraId="4A230C78" w14:textId="2431FED2" w:rsidR="00D94EE9" w:rsidRPr="00487E9F" w:rsidRDefault="00D94EE9" w:rsidP="00D94EE9">
      <w:pPr>
        <w:widowControl w:val="0"/>
        <w:wordWrap w:val="0"/>
        <w:autoSpaceDE w:val="0"/>
        <w:autoSpaceDN w:val="0"/>
        <w:spacing w:after="160"/>
        <w:rPr>
          <w:b/>
          <w:bCs/>
        </w:rPr>
      </w:pPr>
      <w:r w:rsidRPr="00487E9F">
        <w:rPr>
          <w:b/>
          <w:bCs/>
        </w:rPr>
        <w:lastRenderedPageBreak/>
        <w:t>Git 관리 삭제</w:t>
      </w:r>
      <w:r w:rsidR="00F03B62" w:rsidRPr="00487E9F">
        <w:rPr>
          <w:b/>
          <w:bCs/>
        </w:rPr>
        <w:t xml:space="preserve"> </w:t>
      </w:r>
    </w:p>
    <w:p w14:paraId="3DA237E1" w14:textId="77777777" w:rsidR="00D94EE9" w:rsidRPr="00487E9F" w:rsidRDefault="00D94EE9" w:rsidP="00D94EE9">
      <w:pPr>
        <w:widowControl w:val="0"/>
        <w:numPr>
          <w:ilvl w:val="0"/>
          <w:numId w:val="66"/>
        </w:numPr>
        <w:wordWrap w:val="0"/>
        <w:autoSpaceDE w:val="0"/>
        <w:autoSpaceDN w:val="0"/>
        <w:spacing w:after="160"/>
      </w:pPr>
      <w:r w:rsidRPr="00487E9F">
        <w:t xml:space="preserve">Git 관리중인 </w:t>
      </w:r>
      <w:proofErr w:type="gramStart"/>
      <w:r w:rsidRPr="00487E9F">
        <w:t>폴더에서 .git</w:t>
      </w:r>
      <w:proofErr w:type="gramEnd"/>
      <w:r w:rsidRPr="00487E9F">
        <w:t xml:space="preserve">폴더를 삭제합니다. 만일 탐색기에서 보이지 않는다면 탐색기/보기/숨긴 </w:t>
      </w:r>
      <w:proofErr w:type="gramStart"/>
      <w:r w:rsidRPr="00487E9F">
        <w:t>항목 을</w:t>
      </w:r>
      <w:proofErr w:type="gramEnd"/>
      <w:r w:rsidRPr="00487E9F">
        <w:t xml:space="preserve"> 체크하시기 바랍니다.</w:t>
      </w:r>
    </w:p>
    <w:p w14:paraId="134675E1" w14:textId="77777777" w:rsidR="00D94EE9" w:rsidRPr="00487E9F" w:rsidRDefault="00D94EE9" w:rsidP="00D94EE9">
      <w:pPr>
        <w:widowControl w:val="0"/>
        <w:wordWrap w:val="0"/>
        <w:autoSpaceDE w:val="0"/>
        <w:autoSpaceDN w:val="0"/>
        <w:spacing w:after="160"/>
      </w:pPr>
      <w:r w:rsidRPr="00487E9F">
        <w:rPr>
          <w:noProof/>
        </w:rPr>
        <w:drawing>
          <wp:inline distT="0" distB="0" distL="0" distR="0" wp14:anchorId="62BC4A73" wp14:editId="6C80FD29">
            <wp:extent cx="5731510" cy="601980"/>
            <wp:effectExtent l="0" t="0" r="2540" b="7620"/>
            <wp:docPr id="1616374656" name="그림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731510" cy="601980"/>
                    </a:xfrm>
                    <a:prstGeom prst="rect">
                      <a:avLst/>
                    </a:prstGeom>
                    <a:noFill/>
                    <a:ln>
                      <a:noFill/>
                    </a:ln>
                  </pic:spPr>
                </pic:pic>
              </a:graphicData>
            </a:graphic>
          </wp:inline>
        </w:drawing>
      </w:r>
    </w:p>
    <w:p w14:paraId="1124E2A0" w14:textId="623B1163" w:rsidR="00D94EE9" w:rsidRPr="00487E9F" w:rsidRDefault="00D94EE9" w:rsidP="00D94EE9">
      <w:pPr>
        <w:widowControl w:val="0"/>
        <w:wordWrap w:val="0"/>
        <w:autoSpaceDE w:val="0"/>
        <w:autoSpaceDN w:val="0"/>
        <w:spacing w:after="160"/>
        <w:rPr>
          <w:b/>
          <w:bCs/>
        </w:rPr>
      </w:pPr>
      <w:r w:rsidRPr="00487E9F">
        <w:rPr>
          <w:b/>
          <w:bCs/>
        </w:rPr>
        <w:t>기타</w:t>
      </w:r>
      <w:r w:rsidR="00F03B62" w:rsidRPr="00487E9F">
        <w:rPr>
          <w:b/>
          <w:bCs/>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034"/>
        <w:gridCol w:w="7278"/>
      </w:tblGrid>
      <w:tr w:rsidR="00D94EE9" w:rsidRPr="00487E9F" w14:paraId="239DB6B9" w14:textId="77777777" w:rsidTr="00F03B62">
        <w:trPr>
          <w:tblHeader/>
        </w:trPr>
        <w:tc>
          <w:tcPr>
            <w:tcW w:w="1092" w:type="pct"/>
            <w:shd w:val="clear" w:color="auto" w:fill="CECFD1"/>
            <w:tcMar>
              <w:top w:w="120" w:type="dxa"/>
              <w:left w:w="120" w:type="dxa"/>
              <w:bottom w:w="120" w:type="dxa"/>
              <w:right w:w="120" w:type="dxa"/>
            </w:tcMar>
            <w:vAlign w:val="center"/>
            <w:hideMark/>
          </w:tcPr>
          <w:p w14:paraId="4F16DC35" w14:textId="77777777" w:rsidR="00D94EE9" w:rsidRPr="00487E9F" w:rsidRDefault="00D94EE9" w:rsidP="00FA6162">
            <w:pPr>
              <w:widowControl w:val="0"/>
              <w:wordWrap w:val="0"/>
              <w:autoSpaceDE w:val="0"/>
              <w:autoSpaceDN w:val="0"/>
              <w:spacing w:after="160"/>
              <w:rPr>
                <w:b/>
                <w:bCs/>
              </w:rPr>
            </w:pPr>
            <w:r w:rsidRPr="00487E9F">
              <w:rPr>
                <w:b/>
                <w:bCs/>
              </w:rPr>
              <w:t>항목</w:t>
            </w:r>
          </w:p>
        </w:tc>
        <w:tc>
          <w:tcPr>
            <w:tcW w:w="3908" w:type="pct"/>
            <w:shd w:val="clear" w:color="auto" w:fill="CECFD1"/>
            <w:tcMar>
              <w:top w:w="120" w:type="dxa"/>
              <w:left w:w="120" w:type="dxa"/>
              <w:bottom w:w="120" w:type="dxa"/>
              <w:right w:w="120" w:type="dxa"/>
            </w:tcMar>
            <w:vAlign w:val="center"/>
            <w:hideMark/>
          </w:tcPr>
          <w:p w14:paraId="3B0AAD0E" w14:textId="77777777" w:rsidR="00D94EE9" w:rsidRPr="00487E9F" w:rsidRDefault="00D94EE9" w:rsidP="00FA6162">
            <w:pPr>
              <w:widowControl w:val="0"/>
              <w:wordWrap w:val="0"/>
              <w:autoSpaceDE w:val="0"/>
              <w:autoSpaceDN w:val="0"/>
              <w:spacing w:after="160"/>
              <w:rPr>
                <w:b/>
                <w:bCs/>
              </w:rPr>
            </w:pPr>
            <w:r w:rsidRPr="00487E9F">
              <w:rPr>
                <w:b/>
                <w:bCs/>
              </w:rPr>
              <w:t>내용</w:t>
            </w:r>
          </w:p>
        </w:tc>
      </w:tr>
      <w:tr w:rsidR="00D94EE9" w:rsidRPr="00487E9F" w14:paraId="5A8DB5FF" w14:textId="77777777" w:rsidTr="00F03B62">
        <w:tc>
          <w:tcPr>
            <w:tcW w:w="1092" w:type="pct"/>
            <w:tcBorders>
              <w:bottom w:val="single" w:sz="6" w:space="0" w:color="9B9B9D"/>
            </w:tcBorders>
            <w:tcMar>
              <w:top w:w="120" w:type="dxa"/>
              <w:left w:w="120" w:type="dxa"/>
              <w:bottom w:w="120" w:type="dxa"/>
              <w:right w:w="120" w:type="dxa"/>
            </w:tcMar>
            <w:vAlign w:val="center"/>
            <w:hideMark/>
          </w:tcPr>
          <w:p w14:paraId="7477995E" w14:textId="77777777" w:rsidR="00D94EE9" w:rsidRPr="00487E9F" w:rsidRDefault="00D94EE9" w:rsidP="00FA6162">
            <w:pPr>
              <w:widowControl w:val="0"/>
              <w:wordWrap w:val="0"/>
              <w:autoSpaceDE w:val="0"/>
              <w:autoSpaceDN w:val="0"/>
              <w:spacing w:after="160"/>
            </w:pPr>
            <w:r w:rsidRPr="00487E9F">
              <w:t>git branch -m master main</w:t>
            </w:r>
          </w:p>
        </w:tc>
        <w:tc>
          <w:tcPr>
            <w:tcW w:w="3908" w:type="pct"/>
            <w:tcBorders>
              <w:bottom w:val="single" w:sz="6" w:space="0" w:color="9B9B9D"/>
            </w:tcBorders>
            <w:tcMar>
              <w:top w:w="120" w:type="dxa"/>
              <w:left w:w="120" w:type="dxa"/>
              <w:bottom w:w="120" w:type="dxa"/>
              <w:right w:w="120" w:type="dxa"/>
            </w:tcMar>
            <w:vAlign w:val="center"/>
            <w:hideMark/>
          </w:tcPr>
          <w:p w14:paraId="2B4393E6" w14:textId="77777777" w:rsidR="00D94EE9" w:rsidRPr="00487E9F" w:rsidRDefault="00D94EE9" w:rsidP="00FA6162">
            <w:pPr>
              <w:widowControl w:val="0"/>
              <w:wordWrap w:val="0"/>
              <w:autoSpaceDE w:val="0"/>
              <w:autoSpaceDN w:val="0"/>
              <w:spacing w:after="160"/>
            </w:pPr>
            <w:r w:rsidRPr="00487E9F">
              <w:t>기본 master를 main으로 변경</w:t>
            </w:r>
          </w:p>
        </w:tc>
      </w:tr>
      <w:tr w:rsidR="00D94EE9" w:rsidRPr="00487E9F" w14:paraId="20B5B716" w14:textId="77777777" w:rsidTr="00F03B62">
        <w:tc>
          <w:tcPr>
            <w:tcW w:w="1092" w:type="pct"/>
            <w:tcBorders>
              <w:bottom w:val="single" w:sz="6" w:space="0" w:color="9B9B9D"/>
            </w:tcBorders>
            <w:tcMar>
              <w:top w:w="120" w:type="dxa"/>
              <w:left w:w="120" w:type="dxa"/>
              <w:bottom w:w="120" w:type="dxa"/>
              <w:right w:w="120" w:type="dxa"/>
            </w:tcMar>
            <w:vAlign w:val="center"/>
            <w:hideMark/>
          </w:tcPr>
          <w:p w14:paraId="098BD081" w14:textId="77777777" w:rsidR="00D94EE9" w:rsidRPr="00487E9F" w:rsidRDefault="00D94EE9" w:rsidP="00FA6162">
            <w:pPr>
              <w:widowControl w:val="0"/>
              <w:wordWrap w:val="0"/>
              <w:autoSpaceDE w:val="0"/>
              <w:autoSpaceDN w:val="0"/>
              <w:spacing w:after="160"/>
            </w:pPr>
            <w:r w:rsidRPr="00487E9F">
              <w:t>git push --set-upstream origin main</w:t>
            </w:r>
          </w:p>
        </w:tc>
        <w:tc>
          <w:tcPr>
            <w:tcW w:w="3908" w:type="pct"/>
            <w:tcBorders>
              <w:bottom w:val="single" w:sz="6" w:space="0" w:color="9B9B9D"/>
            </w:tcBorders>
            <w:tcMar>
              <w:top w:w="120" w:type="dxa"/>
              <w:left w:w="120" w:type="dxa"/>
              <w:bottom w:w="120" w:type="dxa"/>
              <w:right w:w="120" w:type="dxa"/>
            </w:tcMar>
            <w:vAlign w:val="center"/>
            <w:hideMark/>
          </w:tcPr>
          <w:p w14:paraId="53CAA8AC" w14:textId="77777777" w:rsidR="00D94EE9" w:rsidRPr="00487E9F" w:rsidRDefault="00D94EE9" w:rsidP="00FA6162">
            <w:pPr>
              <w:widowControl w:val="0"/>
              <w:wordWrap w:val="0"/>
              <w:autoSpaceDE w:val="0"/>
              <w:autoSpaceDN w:val="0"/>
              <w:spacing w:after="160"/>
            </w:pPr>
            <w:r w:rsidRPr="00487E9F">
              <w:t>원격지 브랜치에 최초 push시에 사용. origin저장소의 main 브랜치에 push함. 이때 origin main을 upstream 브랜치로 설정함. 최초 실행 후에는 git push만 해도 됨</w:t>
            </w:r>
          </w:p>
        </w:tc>
      </w:tr>
    </w:tbl>
    <w:p w14:paraId="32D77981" w14:textId="77777777" w:rsidR="00D94EE9" w:rsidRPr="006C6530" w:rsidRDefault="00D94EE9" w:rsidP="00D94EE9"/>
    <w:p w14:paraId="6FDEDCAE" w14:textId="3ABDA1EE" w:rsidR="003922DC" w:rsidRDefault="003922DC">
      <w:pPr>
        <w:spacing w:after="160"/>
        <w:rPr>
          <w:rFonts w:ascii="돋움" w:eastAsia="돋움" w:hAnsiTheme="minorHAnsi" w:cstheme="minorBidi"/>
          <w:color w:val="000000"/>
          <w:spacing w:val="-3"/>
          <w:w w:val="95"/>
          <w:kern w:val="2"/>
          <w:sz w:val="20"/>
          <w:shd w:val="clear" w:color="000000" w:fill="auto"/>
        </w:rPr>
      </w:pPr>
      <w:r>
        <w:rPr>
          <w:rFonts w:ascii="돋움" w:eastAsia="돋움"/>
          <w:spacing w:val="-3"/>
          <w:w w:val="95"/>
        </w:rPr>
        <w:br w:type="page"/>
      </w:r>
    </w:p>
    <w:p w14:paraId="68B79245" w14:textId="77777777" w:rsidR="003922DC" w:rsidRPr="003E6BFE" w:rsidRDefault="003922DC" w:rsidP="003922DC">
      <w:pPr>
        <w:pStyle w:val="a3"/>
        <w:wordWrap/>
        <w:snapToGrid w:val="0"/>
        <w:spacing w:line="480" w:lineRule="auto"/>
        <w:jc w:val="left"/>
        <w:rPr>
          <w:rFonts w:ascii="돋움" w:eastAsia="돋움"/>
          <w:b/>
          <w:sz w:val="36"/>
          <w:szCs w:val="36"/>
          <w:u w:val="single"/>
        </w:rPr>
      </w:pPr>
      <w:r w:rsidRPr="003E6BFE">
        <w:rPr>
          <w:rFonts w:ascii="돋움" w:eastAsia="돋움" w:hint="eastAsia"/>
          <w:b/>
          <w:sz w:val="36"/>
          <w:szCs w:val="36"/>
          <w:u w:val="single"/>
        </w:rPr>
        <w:lastRenderedPageBreak/>
        <w:t xml:space="preserve">과제 </w:t>
      </w:r>
      <w:r>
        <w:rPr>
          <w:rFonts w:ascii="돋움" w:eastAsia="돋움" w:hint="eastAsia"/>
          <w:b/>
          <w:sz w:val="36"/>
          <w:szCs w:val="36"/>
          <w:u w:val="single"/>
        </w:rPr>
        <w:t>2</w:t>
      </w:r>
      <w:r w:rsidRPr="003E6BFE">
        <w:rPr>
          <w:rFonts w:ascii="돋움" w:eastAsia="돋움"/>
          <w:b/>
          <w:sz w:val="36"/>
          <w:szCs w:val="36"/>
          <w:u w:val="single"/>
        </w:rPr>
        <w:t xml:space="preserve">: </w:t>
      </w:r>
      <w:r>
        <w:rPr>
          <w:rFonts w:ascii="돋움" w:eastAsia="돋움" w:hint="eastAsia"/>
          <w:b/>
          <w:sz w:val="36"/>
          <w:szCs w:val="36"/>
        </w:rPr>
        <w:t>Git 사용하기</w:t>
      </w:r>
    </w:p>
    <w:tbl>
      <w:tblPr>
        <w:tblStyle w:val="aff0"/>
        <w:tblW w:w="5000" w:type="pct"/>
        <w:tblLook w:val="04A0" w:firstRow="1" w:lastRow="0" w:firstColumn="1" w:lastColumn="0" w:noHBand="0" w:noVBand="1"/>
      </w:tblPr>
      <w:tblGrid>
        <w:gridCol w:w="843"/>
        <w:gridCol w:w="8445"/>
      </w:tblGrid>
      <w:tr w:rsidR="003922DC" w14:paraId="33503ECD" w14:textId="77777777" w:rsidTr="00FA6162">
        <w:tc>
          <w:tcPr>
            <w:tcW w:w="454" w:type="pct"/>
          </w:tcPr>
          <w:p w14:paraId="65736011" w14:textId="77777777" w:rsidR="003922DC" w:rsidRPr="00FC5B24" w:rsidRDefault="003922DC" w:rsidP="00FA6162">
            <w:pPr>
              <w:pStyle w:val="a3"/>
              <w:wordWrap/>
              <w:snapToGrid w:val="0"/>
              <w:spacing w:line="480" w:lineRule="auto"/>
              <w:jc w:val="left"/>
              <w:rPr>
                <w:rFonts w:ascii="돋움" w:eastAsia="돋움"/>
                <w:spacing w:val="-3"/>
                <w:w w:val="95"/>
              </w:rPr>
            </w:pPr>
            <w:r w:rsidRPr="00FC5B24">
              <w:rPr>
                <w:rFonts w:ascii="돋움" w:eastAsia="돋움" w:hint="eastAsia"/>
                <w:b/>
                <w:sz w:val="24"/>
                <w:szCs w:val="18"/>
              </w:rPr>
              <w:t>제시 문제</w:t>
            </w:r>
            <w:r w:rsidRPr="00FC5B24">
              <w:rPr>
                <w:rFonts w:ascii="돋움" w:eastAsia="돋움"/>
                <w:b/>
                <w:sz w:val="24"/>
                <w:szCs w:val="18"/>
              </w:rPr>
              <w:t xml:space="preserve"> </w:t>
            </w:r>
          </w:p>
        </w:tc>
        <w:tc>
          <w:tcPr>
            <w:tcW w:w="4546" w:type="pct"/>
          </w:tcPr>
          <w:p w14:paraId="729D856E" w14:textId="77777777" w:rsidR="003922DC" w:rsidRDefault="003922DC" w:rsidP="00FA6162">
            <w:pPr>
              <w:pStyle w:val="a3"/>
              <w:wordWrap/>
              <w:snapToGrid w:val="0"/>
              <w:spacing w:line="480" w:lineRule="auto"/>
              <w:jc w:val="left"/>
              <w:rPr>
                <w:rFonts w:ascii="돋움" w:eastAsia="돋움"/>
                <w:b/>
                <w:sz w:val="24"/>
                <w:szCs w:val="18"/>
              </w:rPr>
            </w:pPr>
            <w:r w:rsidRPr="003922DC">
              <w:rPr>
                <w:rFonts w:ascii="돋움" w:eastAsia="돋움"/>
                <w:b/>
                <w:sz w:val="24"/>
                <w:szCs w:val="18"/>
              </w:rPr>
              <w:t>VSCode 로 Git 사용하기</w:t>
            </w:r>
          </w:p>
          <w:p w14:paraId="163967CF" w14:textId="6D13AACB" w:rsidR="003922DC" w:rsidRPr="00FC5B24" w:rsidRDefault="003922DC" w:rsidP="00FA6162">
            <w:pPr>
              <w:pStyle w:val="a3"/>
              <w:wordWrap/>
              <w:snapToGrid w:val="0"/>
              <w:spacing w:line="480" w:lineRule="auto"/>
              <w:jc w:val="left"/>
              <w:rPr>
                <w:rFonts w:ascii="돋움" w:eastAsia="돋움"/>
                <w:spacing w:val="-3"/>
                <w:w w:val="95"/>
              </w:rPr>
            </w:pPr>
            <w:r w:rsidRPr="003922DC">
              <w:rPr>
                <w:rFonts w:ascii="돋움" w:eastAsia="돋움"/>
                <w:b/>
                <w:sz w:val="24"/>
                <w:szCs w:val="18"/>
              </w:rPr>
              <w:t>Hello</w:t>
            </w:r>
            <w:r>
              <w:rPr>
                <w:rFonts w:ascii="돋움" w:eastAsia="돋움" w:hint="eastAsia"/>
                <w:b/>
                <w:sz w:val="24"/>
                <w:szCs w:val="18"/>
              </w:rPr>
              <w:t>C++</w:t>
            </w:r>
            <w:r w:rsidRPr="003922DC">
              <w:rPr>
                <w:rFonts w:ascii="돋움" w:eastAsia="돋움"/>
                <w:b/>
                <w:sz w:val="24"/>
                <w:szCs w:val="18"/>
              </w:rPr>
              <w:t>-Git</w:t>
            </w:r>
          </w:p>
        </w:tc>
      </w:tr>
    </w:tbl>
    <w:p w14:paraId="17F9E9C6" w14:textId="77777777" w:rsidR="001B2298" w:rsidRPr="003922DC" w:rsidRDefault="001B2298" w:rsidP="00803060">
      <w:pPr>
        <w:pStyle w:val="a4"/>
        <w:spacing w:line="312" w:lineRule="auto"/>
        <w:ind w:left="283" w:hanging="283"/>
        <w:rPr>
          <w:rFonts w:ascii="돋움" w:eastAsia="돋움"/>
          <w:spacing w:val="-3"/>
          <w:w w:val="95"/>
        </w:rPr>
      </w:pPr>
    </w:p>
    <w:p w14:paraId="75A5E525" w14:textId="215FC256" w:rsidR="003922DC" w:rsidRPr="00A5106A" w:rsidRDefault="003922DC" w:rsidP="003922DC">
      <w:pPr>
        <w:widowControl w:val="0"/>
        <w:wordWrap w:val="0"/>
        <w:autoSpaceDE w:val="0"/>
        <w:autoSpaceDN w:val="0"/>
        <w:spacing w:after="160"/>
        <w:rPr>
          <w:b/>
          <w:bCs/>
        </w:rPr>
      </w:pPr>
      <w:r w:rsidRPr="00A5106A">
        <w:rPr>
          <w:b/>
          <w:bCs/>
        </w:rPr>
        <w:t xml:space="preserve">개요 </w:t>
      </w:r>
    </w:p>
    <w:p w14:paraId="7854A3C4" w14:textId="77777777" w:rsidR="003922DC" w:rsidRPr="00A5106A" w:rsidRDefault="003922DC" w:rsidP="003922DC">
      <w:pPr>
        <w:widowControl w:val="0"/>
        <w:wordWrap w:val="0"/>
        <w:autoSpaceDE w:val="0"/>
        <w:autoSpaceDN w:val="0"/>
        <w:spacing w:after="160"/>
      </w:pPr>
      <w:proofErr w:type="gramStart"/>
      <w:r w:rsidRPr="00A5106A">
        <w:t>Git 을</w:t>
      </w:r>
      <w:proofErr w:type="gramEnd"/>
      <w:r w:rsidRPr="00A5106A">
        <w:t xml:space="preserve"> 설치했다면 VSCode에서 Panel(TERMINAL)과 UI를 통해 Git을 사용할 수 있습니다.</w:t>
      </w:r>
    </w:p>
    <w:p w14:paraId="621B829F" w14:textId="6523E8E0" w:rsidR="003922DC" w:rsidRPr="00A5106A" w:rsidRDefault="003922DC" w:rsidP="003922DC">
      <w:pPr>
        <w:widowControl w:val="0"/>
        <w:wordWrap w:val="0"/>
        <w:autoSpaceDE w:val="0"/>
        <w:autoSpaceDN w:val="0"/>
        <w:spacing w:after="160"/>
        <w:rPr>
          <w:b/>
          <w:bCs/>
        </w:rPr>
      </w:pPr>
      <w:r w:rsidRPr="00A5106A">
        <w:rPr>
          <w:b/>
          <w:bCs/>
        </w:rPr>
        <w:t xml:space="preserve">사전 설치 </w:t>
      </w:r>
    </w:p>
    <w:p w14:paraId="546F07AB" w14:textId="77777777" w:rsidR="003922DC" w:rsidRPr="00A5106A" w:rsidRDefault="003922DC" w:rsidP="003922DC">
      <w:pPr>
        <w:widowControl w:val="0"/>
        <w:wordWrap w:val="0"/>
        <w:autoSpaceDE w:val="0"/>
        <w:autoSpaceDN w:val="0"/>
        <w:spacing w:after="160"/>
      </w:pPr>
      <w:r w:rsidRPr="00A5106A">
        <w:t>하기 항목이 사전에 설치되어야 합니다.</w:t>
      </w:r>
    </w:p>
    <w:tbl>
      <w:tblPr>
        <w:tblW w:w="5000" w:type="pct"/>
        <w:tblCellMar>
          <w:top w:w="15" w:type="dxa"/>
          <w:left w:w="15" w:type="dxa"/>
          <w:bottom w:w="15" w:type="dxa"/>
          <w:right w:w="15" w:type="dxa"/>
        </w:tblCellMar>
        <w:tblLook w:val="04A0" w:firstRow="1" w:lastRow="0" w:firstColumn="1" w:lastColumn="0" w:noHBand="0" w:noVBand="1"/>
      </w:tblPr>
      <w:tblGrid>
        <w:gridCol w:w="4393"/>
        <w:gridCol w:w="4919"/>
      </w:tblGrid>
      <w:tr w:rsidR="003922DC" w:rsidRPr="00A5106A" w14:paraId="40CC2864" w14:textId="77777777" w:rsidTr="003922DC">
        <w:trPr>
          <w:tblHeader/>
        </w:trPr>
        <w:tc>
          <w:tcPr>
            <w:tcW w:w="2359" w:type="pct"/>
            <w:shd w:val="clear" w:color="auto" w:fill="CECFD1"/>
            <w:tcMar>
              <w:top w:w="120" w:type="dxa"/>
              <w:left w:w="120" w:type="dxa"/>
              <w:bottom w:w="120" w:type="dxa"/>
              <w:right w:w="120" w:type="dxa"/>
            </w:tcMar>
            <w:vAlign w:val="center"/>
            <w:hideMark/>
          </w:tcPr>
          <w:p w14:paraId="42861944" w14:textId="77777777" w:rsidR="003922DC" w:rsidRPr="00A5106A" w:rsidRDefault="003922DC" w:rsidP="00FA6162">
            <w:pPr>
              <w:widowControl w:val="0"/>
              <w:wordWrap w:val="0"/>
              <w:autoSpaceDE w:val="0"/>
              <w:autoSpaceDN w:val="0"/>
              <w:spacing w:after="160"/>
              <w:rPr>
                <w:b/>
                <w:bCs/>
              </w:rPr>
            </w:pPr>
            <w:r w:rsidRPr="00A5106A">
              <w:rPr>
                <w:b/>
                <w:bCs/>
              </w:rPr>
              <w:t>항목</w:t>
            </w:r>
          </w:p>
        </w:tc>
        <w:tc>
          <w:tcPr>
            <w:tcW w:w="2641" w:type="pct"/>
            <w:shd w:val="clear" w:color="auto" w:fill="CECFD1"/>
            <w:tcMar>
              <w:top w:w="120" w:type="dxa"/>
              <w:left w:w="120" w:type="dxa"/>
              <w:bottom w:w="120" w:type="dxa"/>
              <w:right w:w="120" w:type="dxa"/>
            </w:tcMar>
            <w:vAlign w:val="center"/>
            <w:hideMark/>
          </w:tcPr>
          <w:p w14:paraId="2D841FFE" w14:textId="77777777" w:rsidR="003922DC" w:rsidRPr="00A5106A" w:rsidRDefault="003922DC" w:rsidP="00FA6162">
            <w:pPr>
              <w:widowControl w:val="0"/>
              <w:wordWrap w:val="0"/>
              <w:autoSpaceDE w:val="0"/>
              <w:autoSpaceDN w:val="0"/>
              <w:spacing w:after="160"/>
              <w:rPr>
                <w:b/>
                <w:bCs/>
              </w:rPr>
            </w:pPr>
            <w:r w:rsidRPr="00A5106A">
              <w:rPr>
                <w:b/>
                <w:bCs/>
              </w:rPr>
              <w:t>내용</w:t>
            </w:r>
          </w:p>
        </w:tc>
      </w:tr>
      <w:tr w:rsidR="003922DC" w:rsidRPr="00A5106A" w14:paraId="5888088A" w14:textId="77777777" w:rsidTr="003922DC">
        <w:tc>
          <w:tcPr>
            <w:tcW w:w="2359" w:type="pct"/>
            <w:tcBorders>
              <w:bottom w:val="single" w:sz="6" w:space="0" w:color="9B9B9D"/>
            </w:tcBorders>
            <w:tcMar>
              <w:top w:w="120" w:type="dxa"/>
              <w:left w:w="120" w:type="dxa"/>
              <w:bottom w:w="120" w:type="dxa"/>
              <w:right w:w="120" w:type="dxa"/>
            </w:tcMar>
            <w:vAlign w:val="center"/>
            <w:hideMark/>
          </w:tcPr>
          <w:p w14:paraId="73366B5A" w14:textId="77777777" w:rsidR="003922DC" w:rsidRPr="00A5106A" w:rsidRDefault="003922DC" w:rsidP="00FA6162">
            <w:pPr>
              <w:widowControl w:val="0"/>
              <w:wordWrap w:val="0"/>
              <w:autoSpaceDE w:val="0"/>
              <w:autoSpaceDN w:val="0"/>
              <w:spacing w:after="160"/>
            </w:pPr>
            <w:r w:rsidRPr="00A5106A">
              <w:t>VSCode</w:t>
            </w:r>
          </w:p>
        </w:tc>
        <w:tc>
          <w:tcPr>
            <w:tcW w:w="2641" w:type="pct"/>
            <w:tcBorders>
              <w:bottom w:val="single" w:sz="6" w:space="0" w:color="9B9B9D"/>
            </w:tcBorders>
            <w:tcMar>
              <w:top w:w="120" w:type="dxa"/>
              <w:left w:w="120" w:type="dxa"/>
              <w:bottom w:w="120" w:type="dxa"/>
              <w:right w:w="120" w:type="dxa"/>
            </w:tcMar>
            <w:vAlign w:val="center"/>
            <w:hideMark/>
          </w:tcPr>
          <w:p w14:paraId="09C15289" w14:textId="64248171" w:rsidR="003922DC" w:rsidRPr="00A5106A" w:rsidRDefault="003922DC" w:rsidP="00FA6162">
            <w:pPr>
              <w:widowControl w:val="0"/>
              <w:wordWrap w:val="0"/>
              <w:autoSpaceDE w:val="0"/>
              <w:autoSpaceDN w:val="0"/>
              <w:spacing w:after="160"/>
            </w:pPr>
            <w:r w:rsidRPr="003922DC">
              <w:t>VSCode 설치</w:t>
            </w:r>
          </w:p>
        </w:tc>
      </w:tr>
      <w:tr w:rsidR="003922DC" w:rsidRPr="00A5106A" w14:paraId="2CF956D4" w14:textId="77777777" w:rsidTr="003922DC">
        <w:tc>
          <w:tcPr>
            <w:tcW w:w="2359" w:type="pct"/>
            <w:tcBorders>
              <w:bottom w:val="single" w:sz="6" w:space="0" w:color="9B9B9D"/>
            </w:tcBorders>
            <w:tcMar>
              <w:top w:w="120" w:type="dxa"/>
              <w:left w:w="120" w:type="dxa"/>
              <w:bottom w:w="120" w:type="dxa"/>
              <w:right w:w="120" w:type="dxa"/>
            </w:tcMar>
            <w:vAlign w:val="center"/>
            <w:hideMark/>
          </w:tcPr>
          <w:p w14:paraId="75BC8DDE" w14:textId="77777777" w:rsidR="003922DC" w:rsidRPr="00A5106A" w:rsidRDefault="003922DC" w:rsidP="00FA6162">
            <w:pPr>
              <w:widowControl w:val="0"/>
              <w:wordWrap w:val="0"/>
              <w:autoSpaceDE w:val="0"/>
              <w:autoSpaceDN w:val="0"/>
              <w:spacing w:after="160"/>
            </w:pPr>
            <w:r w:rsidRPr="00A5106A">
              <w:t xml:space="preserve">VSCode </w:t>
            </w:r>
            <w:proofErr w:type="gramStart"/>
            <w:r w:rsidRPr="00A5106A">
              <w:t>Extension(</w:t>
            </w:r>
            <w:proofErr w:type="gramEnd"/>
            <w:r w:rsidRPr="00A5106A">
              <w:t>C/C++ Extension Pack)</w:t>
            </w:r>
          </w:p>
        </w:tc>
        <w:tc>
          <w:tcPr>
            <w:tcW w:w="2641" w:type="pct"/>
            <w:tcBorders>
              <w:bottom w:val="single" w:sz="6" w:space="0" w:color="9B9B9D"/>
            </w:tcBorders>
            <w:tcMar>
              <w:top w:w="120" w:type="dxa"/>
              <w:left w:w="120" w:type="dxa"/>
              <w:bottom w:w="120" w:type="dxa"/>
              <w:right w:w="120" w:type="dxa"/>
            </w:tcMar>
            <w:vAlign w:val="center"/>
            <w:hideMark/>
          </w:tcPr>
          <w:p w14:paraId="5D9B6187" w14:textId="35B914EE" w:rsidR="003922DC" w:rsidRPr="00A5106A" w:rsidRDefault="003922DC" w:rsidP="00FA6162">
            <w:pPr>
              <w:widowControl w:val="0"/>
              <w:wordWrap w:val="0"/>
              <w:autoSpaceDE w:val="0"/>
              <w:autoSpaceDN w:val="0"/>
              <w:spacing w:after="160"/>
            </w:pPr>
            <w:r w:rsidRPr="003922DC">
              <w:t>VSCode Extension 설치(C/C++ Extension Pack)</w:t>
            </w:r>
          </w:p>
        </w:tc>
      </w:tr>
      <w:tr w:rsidR="003922DC" w:rsidRPr="00A5106A" w14:paraId="6DF71278" w14:textId="77777777" w:rsidTr="003922DC">
        <w:tc>
          <w:tcPr>
            <w:tcW w:w="2359" w:type="pct"/>
            <w:tcBorders>
              <w:bottom w:val="single" w:sz="6" w:space="0" w:color="9B9B9D"/>
            </w:tcBorders>
            <w:tcMar>
              <w:top w:w="120" w:type="dxa"/>
              <w:left w:w="120" w:type="dxa"/>
              <w:bottom w:w="120" w:type="dxa"/>
              <w:right w:w="120" w:type="dxa"/>
            </w:tcMar>
            <w:vAlign w:val="center"/>
            <w:hideMark/>
          </w:tcPr>
          <w:p w14:paraId="7484D43C" w14:textId="77777777" w:rsidR="003922DC" w:rsidRPr="00A5106A" w:rsidRDefault="003922DC" w:rsidP="00FA6162">
            <w:pPr>
              <w:widowControl w:val="0"/>
              <w:wordWrap w:val="0"/>
              <w:autoSpaceDE w:val="0"/>
              <w:autoSpaceDN w:val="0"/>
              <w:spacing w:after="160"/>
            </w:pPr>
            <w:r w:rsidRPr="00A5106A">
              <w:t>MinGW-w64</w:t>
            </w:r>
          </w:p>
        </w:tc>
        <w:tc>
          <w:tcPr>
            <w:tcW w:w="2641" w:type="pct"/>
            <w:tcBorders>
              <w:bottom w:val="single" w:sz="6" w:space="0" w:color="9B9B9D"/>
            </w:tcBorders>
            <w:tcMar>
              <w:top w:w="120" w:type="dxa"/>
              <w:left w:w="120" w:type="dxa"/>
              <w:bottom w:w="120" w:type="dxa"/>
              <w:right w:w="120" w:type="dxa"/>
            </w:tcMar>
            <w:vAlign w:val="center"/>
            <w:hideMark/>
          </w:tcPr>
          <w:p w14:paraId="26CEFE1B" w14:textId="6AF81F94" w:rsidR="003922DC" w:rsidRPr="00A5106A" w:rsidRDefault="003922DC" w:rsidP="00FA6162">
            <w:pPr>
              <w:widowControl w:val="0"/>
              <w:wordWrap w:val="0"/>
              <w:autoSpaceDE w:val="0"/>
              <w:autoSpaceDN w:val="0"/>
              <w:spacing w:after="160"/>
            </w:pPr>
            <w:r w:rsidRPr="003922DC">
              <w:t>MinGW-w64 설치(GNU C++ 컴파일러)</w:t>
            </w:r>
          </w:p>
        </w:tc>
      </w:tr>
      <w:tr w:rsidR="003922DC" w:rsidRPr="00A5106A" w14:paraId="03C94175" w14:textId="77777777" w:rsidTr="003922DC">
        <w:tc>
          <w:tcPr>
            <w:tcW w:w="2359" w:type="pct"/>
            <w:tcBorders>
              <w:bottom w:val="single" w:sz="6" w:space="0" w:color="9B9B9D"/>
            </w:tcBorders>
            <w:tcMar>
              <w:top w:w="120" w:type="dxa"/>
              <w:left w:w="120" w:type="dxa"/>
              <w:bottom w:w="120" w:type="dxa"/>
              <w:right w:w="120" w:type="dxa"/>
            </w:tcMar>
            <w:vAlign w:val="center"/>
            <w:hideMark/>
          </w:tcPr>
          <w:p w14:paraId="3A8C7C6E" w14:textId="77777777" w:rsidR="003922DC" w:rsidRPr="00A5106A" w:rsidRDefault="003922DC" w:rsidP="00FA6162">
            <w:pPr>
              <w:widowControl w:val="0"/>
              <w:wordWrap w:val="0"/>
              <w:autoSpaceDE w:val="0"/>
              <w:autoSpaceDN w:val="0"/>
              <w:spacing w:after="160"/>
            </w:pPr>
            <w:r w:rsidRPr="00A5106A">
              <w:t>Git</w:t>
            </w:r>
          </w:p>
        </w:tc>
        <w:tc>
          <w:tcPr>
            <w:tcW w:w="2641" w:type="pct"/>
            <w:tcBorders>
              <w:bottom w:val="single" w:sz="6" w:space="0" w:color="9B9B9D"/>
            </w:tcBorders>
            <w:tcMar>
              <w:top w:w="120" w:type="dxa"/>
              <w:left w:w="120" w:type="dxa"/>
              <w:bottom w:w="120" w:type="dxa"/>
              <w:right w:w="120" w:type="dxa"/>
            </w:tcMar>
            <w:vAlign w:val="center"/>
            <w:hideMark/>
          </w:tcPr>
          <w:p w14:paraId="3A8E6519" w14:textId="77B4A161" w:rsidR="003922DC" w:rsidRPr="00A5106A" w:rsidRDefault="003922DC" w:rsidP="00FA6162">
            <w:pPr>
              <w:widowControl w:val="0"/>
              <w:wordWrap w:val="0"/>
              <w:autoSpaceDE w:val="0"/>
              <w:autoSpaceDN w:val="0"/>
              <w:spacing w:after="160"/>
            </w:pPr>
            <w:r w:rsidRPr="003922DC">
              <w:t>Git 설치</w:t>
            </w:r>
          </w:p>
        </w:tc>
      </w:tr>
    </w:tbl>
    <w:p w14:paraId="5AE0E305" w14:textId="7F15E663" w:rsidR="003922DC" w:rsidRPr="00A5106A" w:rsidRDefault="003922DC" w:rsidP="003922DC">
      <w:pPr>
        <w:widowControl w:val="0"/>
        <w:wordWrap w:val="0"/>
        <w:autoSpaceDE w:val="0"/>
        <w:autoSpaceDN w:val="0"/>
        <w:spacing w:after="160"/>
        <w:rPr>
          <w:b/>
          <w:bCs/>
        </w:rPr>
      </w:pPr>
      <w:r w:rsidRPr="00A5106A">
        <w:rPr>
          <w:b/>
          <w:bCs/>
        </w:rPr>
        <w:t xml:space="preserve">테스트 환경 구축 </w:t>
      </w:r>
    </w:p>
    <w:p w14:paraId="1AE88BAD" w14:textId="553876B8" w:rsidR="003922DC" w:rsidRDefault="003922DC" w:rsidP="003922DC">
      <w:pPr>
        <w:widowControl w:val="0"/>
        <w:wordWrap w:val="0"/>
        <w:autoSpaceDE w:val="0"/>
        <w:autoSpaceDN w:val="0"/>
        <w:spacing w:after="160"/>
      </w:pPr>
    </w:p>
    <w:p w14:paraId="7E6FAD14" w14:textId="77777777" w:rsidR="002B375D" w:rsidRDefault="002B375D" w:rsidP="002B375D">
      <w:pPr>
        <w:widowControl w:val="0"/>
        <w:wordWrap w:val="0"/>
        <w:autoSpaceDE w:val="0"/>
        <w:autoSpaceDN w:val="0"/>
        <w:spacing w:after="160"/>
      </w:pPr>
      <w:r w:rsidRPr="000F01E0">
        <w:rPr>
          <w:b/>
          <w:bCs/>
        </w:rPr>
        <w:t>VS Code + MinGW + CMake + GoogleTest</w:t>
      </w:r>
      <w:r w:rsidRPr="000F01E0">
        <w:t xml:space="preserve"> 기준으로, 처음부터 바로 쓸 수 있는 </w:t>
      </w:r>
      <w:r w:rsidRPr="000F01E0">
        <w:rPr>
          <w:b/>
          <w:bCs/>
        </w:rPr>
        <w:t>HelloCplusplus CMake 기반 프로젝트</w:t>
      </w:r>
      <w:r w:rsidRPr="000F01E0">
        <w:t xml:space="preserve">를 </w:t>
      </w:r>
      <w:r w:rsidRPr="000F01E0">
        <w:rPr>
          <w:b/>
          <w:bCs/>
        </w:rPr>
        <w:t>테스트 구조 포함</w:t>
      </w:r>
      <w:r w:rsidRPr="000F01E0">
        <w:t>으로 다시 만들어드리겠습니다.</w:t>
      </w:r>
    </w:p>
    <w:p w14:paraId="1ACCB333" w14:textId="3A035C4E" w:rsidR="002B375D" w:rsidRPr="000F01E0" w:rsidRDefault="002B375D" w:rsidP="002B375D">
      <w:pPr>
        <w:widowControl w:val="0"/>
        <w:wordWrap w:val="0"/>
        <w:autoSpaceDE w:val="0"/>
        <w:autoSpaceDN w:val="0"/>
        <w:spacing w:after="160"/>
      </w:pPr>
      <w:r>
        <w:rPr>
          <w:noProof/>
        </w:rPr>
        <w:lastRenderedPageBreak/>
        <w:drawing>
          <wp:inline distT="0" distB="0" distL="0" distR="0" wp14:anchorId="2DF8FFB1" wp14:editId="1A93BAFF">
            <wp:extent cx="5760720" cy="2530475"/>
            <wp:effectExtent l="0" t="0" r="0" b="0"/>
            <wp:docPr id="17171429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2910" name=""/>
                    <pic:cNvPicPr/>
                  </pic:nvPicPr>
                  <pic:blipFill>
                    <a:blip r:embed="rId189"/>
                    <a:stretch>
                      <a:fillRect/>
                    </a:stretch>
                  </pic:blipFill>
                  <pic:spPr>
                    <a:xfrm>
                      <a:off x="0" y="0"/>
                      <a:ext cx="5760720" cy="2530475"/>
                    </a:xfrm>
                    <a:prstGeom prst="rect">
                      <a:avLst/>
                    </a:prstGeom>
                  </pic:spPr>
                </pic:pic>
              </a:graphicData>
            </a:graphic>
          </wp:inline>
        </w:drawing>
      </w:r>
    </w:p>
    <w:p w14:paraId="1D4FC810" w14:textId="77777777" w:rsidR="002B375D" w:rsidRPr="000F01E0" w:rsidRDefault="002B375D" w:rsidP="002B375D">
      <w:pPr>
        <w:widowControl w:val="0"/>
        <w:wordWrap w:val="0"/>
        <w:autoSpaceDE w:val="0"/>
        <w:autoSpaceDN w:val="0"/>
        <w:spacing w:after="160"/>
      </w:pPr>
      <w:r w:rsidRPr="000F01E0">
        <w:t>아래 그대로 만들면 됩니다.</w:t>
      </w:r>
    </w:p>
    <w:p w14:paraId="18BAC197" w14:textId="77777777" w:rsidR="002B375D" w:rsidRPr="000F01E0" w:rsidRDefault="00000000" w:rsidP="002B375D">
      <w:pPr>
        <w:widowControl w:val="0"/>
        <w:wordWrap w:val="0"/>
        <w:autoSpaceDE w:val="0"/>
        <w:autoSpaceDN w:val="0"/>
        <w:spacing w:after="160"/>
      </w:pPr>
      <w:r>
        <w:pict w14:anchorId="30DE8F81">
          <v:rect id="_x0000_i1031" style="width:0;height:1.5pt" o:hralign="center" o:hrstd="t" o:hr="t" fillcolor="#a0a0a0" stroked="f"/>
        </w:pict>
      </w:r>
    </w:p>
    <w:p w14:paraId="4FA18509" w14:textId="77777777" w:rsidR="002B375D" w:rsidRPr="000F01E0" w:rsidRDefault="002B375D" w:rsidP="002B375D">
      <w:pPr>
        <w:widowControl w:val="0"/>
        <w:wordWrap w:val="0"/>
        <w:autoSpaceDE w:val="0"/>
        <w:autoSpaceDN w:val="0"/>
        <w:spacing w:after="160"/>
        <w:rPr>
          <w:b/>
          <w:bCs/>
        </w:rPr>
      </w:pPr>
      <w:r w:rsidRPr="000F01E0">
        <w:rPr>
          <w:b/>
          <w:bCs/>
        </w:rPr>
        <w:t>프로젝트 목표</w:t>
      </w:r>
    </w:p>
    <w:p w14:paraId="0279998B" w14:textId="77777777" w:rsidR="002B375D" w:rsidRPr="000F01E0" w:rsidRDefault="002B375D" w:rsidP="002B375D">
      <w:pPr>
        <w:widowControl w:val="0"/>
        <w:wordWrap w:val="0"/>
        <w:autoSpaceDE w:val="0"/>
        <w:autoSpaceDN w:val="0"/>
        <w:spacing w:after="160"/>
      </w:pPr>
      <w:r w:rsidRPr="000F01E0">
        <w:t>구성:</w:t>
      </w:r>
    </w:p>
    <w:p w14:paraId="0E0412DC" w14:textId="77777777" w:rsidR="002B375D" w:rsidRPr="000F01E0" w:rsidRDefault="002B375D" w:rsidP="002B375D">
      <w:pPr>
        <w:widowControl w:val="0"/>
        <w:numPr>
          <w:ilvl w:val="0"/>
          <w:numId w:val="74"/>
        </w:numPr>
        <w:wordWrap w:val="0"/>
        <w:autoSpaceDE w:val="0"/>
        <w:autoSpaceDN w:val="0"/>
        <w:spacing w:after="160"/>
      </w:pPr>
      <w:proofErr w:type="gramStart"/>
      <w:r w:rsidRPr="000F01E0">
        <w:t>src/ :</w:t>
      </w:r>
      <w:proofErr w:type="gramEnd"/>
      <w:r w:rsidRPr="000F01E0">
        <w:t xml:space="preserve"> 실제 코드 </w:t>
      </w:r>
    </w:p>
    <w:p w14:paraId="4D543F97" w14:textId="77777777" w:rsidR="002B375D" w:rsidRPr="000F01E0" w:rsidRDefault="002B375D" w:rsidP="002B375D">
      <w:pPr>
        <w:widowControl w:val="0"/>
        <w:numPr>
          <w:ilvl w:val="0"/>
          <w:numId w:val="74"/>
        </w:numPr>
        <w:wordWrap w:val="0"/>
        <w:autoSpaceDE w:val="0"/>
        <w:autoSpaceDN w:val="0"/>
        <w:spacing w:after="160"/>
      </w:pPr>
      <w:proofErr w:type="gramStart"/>
      <w:r w:rsidRPr="000F01E0">
        <w:t>include/ :</w:t>
      </w:r>
      <w:proofErr w:type="gramEnd"/>
      <w:r w:rsidRPr="000F01E0">
        <w:t xml:space="preserve"> 헤더 </w:t>
      </w:r>
    </w:p>
    <w:p w14:paraId="34186124" w14:textId="77777777" w:rsidR="002B375D" w:rsidRPr="000F01E0" w:rsidRDefault="002B375D" w:rsidP="002B375D">
      <w:pPr>
        <w:widowControl w:val="0"/>
        <w:numPr>
          <w:ilvl w:val="0"/>
          <w:numId w:val="74"/>
        </w:numPr>
        <w:wordWrap w:val="0"/>
        <w:autoSpaceDE w:val="0"/>
        <w:autoSpaceDN w:val="0"/>
        <w:spacing w:after="160"/>
      </w:pPr>
      <w:proofErr w:type="gramStart"/>
      <w:r w:rsidRPr="000F01E0">
        <w:t>tests/ :</w:t>
      </w:r>
      <w:proofErr w:type="gramEnd"/>
      <w:r w:rsidRPr="000F01E0">
        <w:t xml:space="preserve"> GoogleTest 테스트 코드 </w:t>
      </w:r>
    </w:p>
    <w:p w14:paraId="26538164" w14:textId="77777777" w:rsidR="002B375D" w:rsidRPr="000F01E0" w:rsidRDefault="002B375D" w:rsidP="002B375D">
      <w:pPr>
        <w:widowControl w:val="0"/>
        <w:numPr>
          <w:ilvl w:val="0"/>
          <w:numId w:val="74"/>
        </w:numPr>
        <w:wordWrap w:val="0"/>
        <w:autoSpaceDE w:val="0"/>
        <w:autoSpaceDN w:val="0"/>
        <w:spacing w:after="160"/>
      </w:pPr>
      <w:r w:rsidRPr="000F01E0">
        <w:t>googletest-1.16.</w:t>
      </w:r>
      <w:proofErr w:type="gramStart"/>
      <w:r w:rsidRPr="000F01E0">
        <w:t>0/ :</w:t>
      </w:r>
      <w:proofErr w:type="gramEnd"/>
      <w:r w:rsidRPr="000F01E0">
        <w:t xml:space="preserve"> 다운받은 GoogleTest 소스 폴더 </w:t>
      </w:r>
    </w:p>
    <w:p w14:paraId="6C978E9A" w14:textId="77777777" w:rsidR="002B375D" w:rsidRPr="000F01E0" w:rsidRDefault="002B375D" w:rsidP="002B375D">
      <w:pPr>
        <w:widowControl w:val="0"/>
        <w:numPr>
          <w:ilvl w:val="0"/>
          <w:numId w:val="74"/>
        </w:numPr>
        <w:wordWrap w:val="0"/>
        <w:autoSpaceDE w:val="0"/>
        <w:autoSpaceDN w:val="0"/>
        <w:spacing w:after="160"/>
      </w:pPr>
      <w:proofErr w:type="gramStart"/>
      <w:r w:rsidRPr="000F01E0">
        <w:t>CMakeLists.txt :</w:t>
      </w:r>
      <w:proofErr w:type="gramEnd"/>
      <w:r w:rsidRPr="000F01E0">
        <w:t xml:space="preserve"> 전체 빌드 설정 </w:t>
      </w:r>
    </w:p>
    <w:p w14:paraId="0D468968" w14:textId="77777777" w:rsidR="002B375D" w:rsidRPr="000F01E0" w:rsidRDefault="002B375D" w:rsidP="002B375D">
      <w:pPr>
        <w:widowControl w:val="0"/>
        <w:numPr>
          <w:ilvl w:val="0"/>
          <w:numId w:val="74"/>
        </w:numPr>
        <w:wordWrap w:val="0"/>
        <w:autoSpaceDE w:val="0"/>
        <w:autoSpaceDN w:val="0"/>
        <w:spacing w:after="160"/>
      </w:pPr>
      <w:proofErr w:type="gramStart"/>
      <w:r w:rsidRPr="000F01E0">
        <w:t>.vscode/ :</w:t>
      </w:r>
      <w:proofErr w:type="gramEnd"/>
      <w:r w:rsidRPr="000F01E0">
        <w:t xml:space="preserve"> VS Code 실행/디버깅 설정 </w:t>
      </w:r>
    </w:p>
    <w:p w14:paraId="66121E24" w14:textId="77777777" w:rsidR="002B375D" w:rsidRPr="000F01E0" w:rsidRDefault="00000000" w:rsidP="002B375D">
      <w:pPr>
        <w:widowControl w:val="0"/>
        <w:wordWrap w:val="0"/>
        <w:autoSpaceDE w:val="0"/>
        <w:autoSpaceDN w:val="0"/>
        <w:spacing w:after="160"/>
      </w:pPr>
      <w:r>
        <w:pict w14:anchorId="65341E7A">
          <v:rect id="_x0000_i1032" style="width:0;height:1.5pt" o:hralign="center" o:hrstd="t" o:hr="t" fillcolor="#a0a0a0" stroked="f"/>
        </w:pict>
      </w:r>
    </w:p>
    <w:p w14:paraId="601B303B" w14:textId="77777777" w:rsidR="002B375D" w:rsidRPr="000F01E0" w:rsidRDefault="002B375D" w:rsidP="002B375D">
      <w:pPr>
        <w:widowControl w:val="0"/>
        <w:wordWrap w:val="0"/>
        <w:autoSpaceDE w:val="0"/>
        <w:autoSpaceDN w:val="0"/>
        <w:spacing w:after="160"/>
        <w:rPr>
          <w:b/>
          <w:bCs/>
        </w:rPr>
      </w:pPr>
      <w:r w:rsidRPr="000F01E0">
        <w:rPr>
          <w:b/>
          <w:bCs/>
        </w:rPr>
        <w:t>1) 폴더 구조</w:t>
      </w:r>
    </w:p>
    <w:p w14:paraId="0E162985" w14:textId="77777777" w:rsidR="002B375D" w:rsidRPr="000F01E0" w:rsidRDefault="002B375D" w:rsidP="002B375D">
      <w:pPr>
        <w:widowControl w:val="0"/>
        <w:wordWrap w:val="0"/>
        <w:autoSpaceDE w:val="0"/>
        <w:autoSpaceDN w:val="0"/>
        <w:spacing w:after="160"/>
      </w:pPr>
      <w:r w:rsidRPr="000F01E0">
        <w:t>HelloCplusplus/</w:t>
      </w:r>
      <w:r w:rsidRPr="000F01E0">
        <w:br/>
        <w:t xml:space="preserve">  .vscode/</w:t>
      </w:r>
      <w:r w:rsidRPr="000F01E0">
        <w:br/>
        <w:t xml:space="preserve">    </w:t>
      </w:r>
      <w:proofErr w:type="gramStart"/>
      <w:r w:rsidRPr="000F01E0">
        <w:t>launch.json</w:t>
      </w:r>
      <w:proofErr w:type="gramEnd"/>
      <w:r w:rsidRPr="000F01E0">
        <w:br/>
        <w:t xml:space="preserve">    </w:t>
      </w:r>
      <w:proofErr w:type="gramStart"/>
      <w:r w:rsidRPr="000F01E0">
        <w:t>settings.json</w:t>
      </w:r>
      <w:proofErr w:type="gramEnd"/>
      <w:r w:rsidRPr="000F01E0">
        <w:br/>
        <w:t xml:space="preserve">  include/</w:t>
      </w:r>
      <w:r w:rsidRPr="000F01E0">
        <w:br/>
        <w:t xml:space="preserve">    Hello.h</w:t>
      </w:r>
      <w:r w:rsidRPr="000F01E0">
        <w:br/>
        <w:t xml:space="preserve">  src/</w:t>
      </w:r>
      <w:r w:rsidRPr="000F01E0">
        <w:br/>
        <w:t xml:space="preserve">    Hello.cpp</w:t>
      </w:r>
      <w:r w:rsidRPr="000F01E0">
        <w:br/>
        <w:t xml:space="preserve">    main.cpp</w:t>
      </w:r>
      <w:r w:rsidRPr="000F01E0">
        <w:br/>
        <w:t xml:space="preserve">  tests/</w:t>
      </w:r>
      <w:r w:rsidRPr="000F01E0">
        <w:br/>
        <w:t xml:space="preserve">    test_hello.cpp</w:t>
      </w:r>
      <w:r w:rsidRPr="000F01E0">
        <w:br/>
        <w:t xml:space="preserve">  googletest-1.16.0/</w:t>
      </w:r>
      <w:r w:rsidRPr="000F01E0">
        <w:br/>
      </w:r>
      <w:r w:rsidRPr="000F01E0">
        <w:lastRenderedPageBreak/>
        <w:t xml:space="preserve">  CMakeLists.txt</w:t>
      </w:r>
    </w:p>
    <w:p w14:paraId="03437DE1" w14:textId="77777777" w:rsidR="002B375D" w:rsidRPr="000F01E0" w:rsidRDefault="00000000" w:rsidP="002B375D">
      <w:pPr>
        <w:widowControl w:val="0"/>
        <w:wordWrap w:val="0"/>
        <w:autoSpaceDE w:val="0"/>
        <w:autoSpaceDN w:val="0"/>
        <w:spacing w:after="160"/>
      </w:pPr>
      <w:r>
        <w:pict w14:anchorId="1B822DA0">
          <v:rect id="_x0000_i1033" style="width:0;height:1.5pt" o:hralign="center" o:hrstd="t" o:hr="t" fillcolor="#a0a0a0" stroked="f"/>
        </w:pict>
      </w:r>
    </w:p>
    <w:p w14:paraId="4F40DACF" w14:textId="77777777" w:rsidR="002B375D" w:rsidRPr="000F01E0" w:rsidRDefault="002B375D" w:rsidP="002B375D">
      <w:pPr>
        <w:widowControl w:val="0"/>
        <w:wordWrap w:val="0"/>
        <w:autoSpaceDE w:val="0"/>
        <w:autoSpaceDN w:val="0"/>
        <w:spacing w:after="160"/>
        <w:rPr>
          <w:b/>
          <w:bCs/>
        </w:rPr>
      </w:pPr>
      <w:r w:rsidRPr="000F01E0">
        <w:rPr>
          <w:b/>
          <w:bCs/>
        </w:rPr>
        <w:t>2) 메인 코드</w:t>
      </w:r>
    </w:p>
    <w:p w14:paraId="06170847" w14:textId="77777777" w:rsidR="002B375D" w:rsidRPr="000F01E0" w:rsidRDefault="002B375D" w:rsidP="002B375D">
      <w:pPr>
        <w:widowControl w:val="0"/>
        <w:wordWrap w:val="0"/>
        <w:autoSpaceDE w:val="0"/>
        <w:autoSpaceDN w:val="0"/>
        <w:spacing w:after="160"/>
        <w:rPr>
          <w:b/>
          <w:bCs/>
        </w:rPr>
      </w:pPr>
      <w:r w:rsidRPr="000F01E0">
        <w:rPr>
          <w:b/>
          <w:bCs/>
        </w:rPr>
        <w:t>include/Hello</w:t>
      </w:r>
      <w:proofErr w:type="gramStart"/>
      <w:r w:rsidRPr="000F01E0">
        <w:rPr>
          <w:b/>
          <w:bCs/>
        </w:rPr>
        <w:t>.h</w:t>
      </w:r>
      <w:proofErr w:type="gramEnd"/>
    </w:p>
    <w:p w14:paraId="3CA54470" w14:textId="77777777" w:rsidR="002B375D" w:rsidRPr="000F01E0" w:rsidRDefault="002B375D" w:rsidP="002B375D">
      <w:pPr>
        <w:widowControl w:val="0"/>
        <w:wordWrap w:val="0"/>
        <w:autoSpaceDE w:val="0"/>
        <w:autoSpaceDN w:val="0"/>
        <w:spacing w:after="160"/>
      </w:pPr>
      <w:r w:rsidRPr="000F01E0">
        <w:t>#pragma once</w:t>
      </w:r>
      <w:r w:rsidRPr="000F01E0">
        <w:br/>
      </w:r>
      <w:r w:rsidRPr="000F01E0">
        <w:br/>
        <w:t>#include &lt;string&gt;</w:t>
      </w:r>
      <w:r w:rsidRPr="000F01E0">
        <w:br/>
      </w:r>
      <w:r w:rsidRPr="000F01E0">
        <w:br/>
      </w:r>
      <w:proofErr w:type="gramStart"/>
      <w:r w:rsidRPr="000F01E0">
        <w:t>std::</w:t>
      </w:r>
      <w:proofErr w:type="gramEnd"/>
      <w:r w:rsidRPr="000F01E0">
        <w:t xml:space="preserve">string </w:t>
      </w:r>
      <w:proofErr w:type="gramStart"/>
      <w:r w:rsidRPr="000F01E0">
        <w:t>getHelloMessage(</w:t>
      </w:r>
      <w:proofErr w:type="gramEnd"/>
      <w:r w:rsidRPr="000F01E0">
        <w:t>);</w:t>
      </w:r>
    </w:p>
    <w:p w14:paraId="2B3F62D1" w14:textId="77777777" w:rsidR="002B375D" w:rsidRPr="000F01E0" w:rsidRDefault="00000000" w:rsidP="002B375D">
      <w:pPr>
        <w:widowControl w:val="0"/>
        <w:wordWrap w:val="0"/>
        <w:autoSpaceDE w:val="0"/>
        <w:autoSpaceDN w:val="0"/>
        <w:spacing w:after="160"/>
      </w:pPr>
      <w:r>
        <w:pict w14:anchorId="6C1D1DE7">
          <v:rect id="_x0000_i1034" style="width:0;height:1.5pt" o:hralign="center" o:hrstd="t" o:hr="t" fillcolor="#a0a0a0" stroked="f"/>
        </w:pict>
      </w:r>
    </w:p>
    <w:p w14:paraId="39BEB582" w14:textId="77777777" w:rsidR="002B375D" w:rsidRPr="000F01E0" w:rsidRDefault="002B375D" w:rsidP="002B375D">
      <w:pPr>
        <w:widowControl w:val="0"/>
        <w:wordWrap w:val="0"/>
        <w:autoSpaceDE w:val="0"/>
        <w:autoSpaceDN w:val="0"/>
        <w:spacing w:after="160"/>
        <w:rPr>
          <w:b/>
          <w:bCs/>
        </w:rPr>
      </w:pPr>
      <w:r w:rsidRPr="000F01E0">
        <w:rPr>
          <w:b/>
          <w:bCs/>
        </w:rPr>
        <w:t>src/Hello.cpp</w:t>
      </w:r>
    </w:p>
    <w:p w14:paraId="6445FDF0" w14:textId="77777777" w:rsidR="002B375D" w:rsidRPr="000F01E0" w:rsidRDefault="002B375D" w:rsidP="002B375D">
      <w:pPr>
        <w:widowControl w:val="0"/>
        <w:wordWrap w:val="0"/>
        <w:autoSpaceDE w:val="0"/>
        <w:autoSpaceDN w:val="0"/>
        <w:spacing w:after="160"/>
      </w:pPr>
      <w:proofErr w:type="gramStart"/>
      <w:r w:rsidRPr="000F01E0">
        <w:t>#include</w:t>
      </w:r>
      <w:proofErr w:type="gramEnd"/>
      <w:r w:rsidRPr="000F01E0">
        <w:t xml:space="preserve"> "Hello.h"</w:t>
      </w:r>
      <w:r w:rsidRPr="000F01E0">
        <w:br/>
      </w:r>
      <w:r w:rsidRPr="000F01E0">
        <w:br/>
      </w:r>
      <w:proofErr w:type="gramStart"/>
      <w:r w:rsidRPr="000F01E0">
        <w:t>std::</w:t>
      </w:r>
      <w:proofErr w:type="gramEnd"/>
      <w:r w:rsidRPr="000F01E0">
        <w:t xml:space="preserve">string </w:t>
      </w:r>
      <w:proofErr w:type="gramStart"/>
      <w:r w:rsidRPr="000F01E0">
        <w:t>getHelloMessage(</w:t>
      </w:r>
      <w:proofErr w:type="gramEnd"/>
      <w:r w:rsidRPr="000F01E0">
        <w:t>) {</w:t>
      </w:r>
      <w:r w:rsidRPr="000F01E0">
        <w:br/>
        <w:t xml:space="preserve">    return "Hello, C++ in VS Code!";</w:t>
      </w:r>
      <w:r w:rsidRPr="000F01E0">
        <w:br/>
        <w:t>}</w:t>
      </w:r>
    </w:p>
    <w:p w14:paraId="6C2BC57D" w14:textId="77777777" w:rsidR="002B375D" w:rsidRPr="000F01E0" w:rsidRDefault="00000000" w:rsidP="002B375D">
      <w:pPr>
        <w:widowControl w:val="0"/>
        <w:wordWrap w:val="0"/>
        <w:autoSpaceDE w:val="0"/>
        <w:autoSpaceDN w:val="0"/>
        <w:spacing w:after="160"/>
      </w:pPr>
      <w:r>
        <w:pict w14:anchorId="34110B66">
          <v:rect id="_x0000_i1035" style="width:0;height:1.5pt" o:hralign="center" o:hrstd="t" o:hr="t" fillcolor="#a0a0a0" stroked="f"/>
        </w:pict>
      </w:r>
    </w:p>
    <w:p w14:paraId="66443C6D" w14:textId="77777777" w:rsidR="002B375D" w:rsidRPr="000F01E0" w:rsidRDefault="002B375D" w:rsidP="002B375D">
      <w:pPr>
        <w:widowControl w:val="0"/>
        <w:wordWrap w:val="0"/>
        <w:autoSpaceDE w:val="0"/>
        <w:autoSpaceDN w:val="0"/>
        <w:spacing w:after="160"/>
        <w:rPr>
          <w:b/>
          <w:bCs/>
        </w:rPr>
      </w:pPr>
      <w:r w:rsidRPr="000F01E0">
        <w:rPr>
          <w:b/>
          <w:bCs/>
        </w:rPr>
        <w:t>src/main.cpp</w:t>
      </w:r>
    </w:p>
    <w:p w14:paraId="62CF10B7" w14:textId="77777777" w:rsidR="002B375D" w:rsidRPr="000F01E0" w:rsidRDefault="002B375D" w:rsidP="002B375D">
      <w:pPr>
        <w:widowControl w:val="0"/>
        <w:wordWrap w:val="0"/>
        <w:autoSpaceDE w:val="0"/>
        <w:autoSpaceDN w:val="0"/>
        <w:spacing w:after="160"/>
      </w:pPr>
      <w:proofErr w:type="gramStart"/>
      <w:r w:rsidRPr="000F01E0">
        <w:t>#include</w:t>
      </w:r>
      <w:proofErr w:type="gramEnd"/>
      <w:r w:rsidRPr="000F01E0">
        <w:t xml:space="preserve"> &lt;iostream&gt;</w:t>
      </w:r>
      <w:r w:rsidRPr="000F01E0">
        <w:br/>
        <w:t>#include "Hello.h"</w:t>
      </w:r>
      <w:r w:rsidRPr="000F01E0">
        <w:br/>
      </w:r>
      <w:r w:rsidRPr="000F01E0">
        <w:br/>
        <w:t xml:space="preserve">int </w:t>
      </w:r>
      <w:proofErr w:type="gramStart"/>
      <w:r w:rsidRPr="000F01E0">
        <w:t>main(</w:t>
      </w:r>
      <w:proofErr w:type="gramEnd"/>
      <w:r w:rsidRPr="000F01E0">
        <w:t>) {</w:t>
      </w:r>
      <w:r w:rsidRPr="000F01E0">
        <w:br/>
        <w:t xml:space="preserve">    </w:t>
      </w:r>
      <w:proofErr w:type="gramStart"/>
      <w:r w:rsidRPr="000F01E0">
        <w:t>std::</w:t>
      </w:r>
      <w:proofErr w:type="gramEnd"/>
      <w:r w:rsidRPr="000F01E0">
        <w:t xml:space="preserve">cout &lt;&lt; </w:t>
      </w:r>
      <w:proofErr w:type="gramStart"/>
      <w:r w:rsidRPr="000F01E0">
        <w:t>getHelloMessage(</w:t>
      </w:r>
      <w:proofErr w:type="gramEnd"/>
      <w:r w:rsidRPr="000F01E0">
        <w:t>) &lt;&lt; '\n';</w:t>
      </w:r>
      <w:r w:rsidRPr="000F01E0">
        <w:br/>
        <w:t xml:space="preserve">    return 0;</w:t>
      </w:r>
      <w:r w:rsidRPr="000F01E0">
        <w:br/>
        <w:t>}</w:t>
      </w:r>
    </w:p>
    <w:p w14:paraId="3CC124A2" w14:textId="77777777" w:rsidR="002B375D" w:rsidRPr="000F01E0" w:rsidRDefault="00000000" w:rsidP="002B375D">
      <w:pPr>
        <w:widowControl w:val="0"/>
        <w:wordWrap w:val="0"/>
        <w:autoSpaceDE w:val="0"/>
        <w:autoSpaceDN w:val="0"/>
        <w:spacing w:after="160"/>
      </w:pPr>
      <w:r>
        <w:pict w14:anchorId="0CEF11DD">
          <v:rect id="_x0000_i1036" style="width:0;height:1.5pt" o:hralign="center" o:hrstd="t" o:hr="t" fillcolor="#a0a0a0" stroked="f"/>
        </w:pict>
      </w:r>
    </w:p>
    <w:p w14:paraId="58A720C2" w14:textId="77777777" w:rsidR="002B375D" w:rsidRPr="000F01E0" w:rsidRDefault="002B375D" w:rsidP="002B375D">
      <w:pPr>
        <w:widowControl w:val="0"/>
        <w:wordWrap w:val="0"/>
        <w:autoSpaceDE w:val="0"/>
        <w:autoSpaceDN w:val="0"/>
        <w:spacing w:after="160"/>
        <w:rPr>
          <w:b/>
          <w:bCs/>
        </w:rPr>
      </w:pPr>
      <w:r w:rsidRPr="000F01E0">
        <w:rPr>
          <w:b/>
          <w:bCs/>
        </w:rPr>
        <w:t>3) 테스트 코드</w:t>
      </w:r>
    </w:p>
    <w:p w14:paraId="1EA09E60" w14:textId="77777777" w:rsidR="002B375D" w:rsidRPr="000F01E0" w:rsidRDefault="002B375D" w:rsidP="002B375D">
      <w:pPr>
        <w:widowControl w:val="0"/>
        <w:wordWrap w:val="0"/>
        <w:autoSpaceDE w:val="0"/>
        <w:autoSpaceDN w:val="0"/>
        <w:spacing w:after="160"/>
        <w:rPr>
          <w:b/>
          <w:bCs/>
        </w:rPr>
      </w:pPr>
      <w:r w:rsidRPr="000F01E0">
        <w:rPr>
          <w:b/>
          <w:bCs/>
        </w:rPr>
        <w:t>tests/test_hello.cpp</w:t>
      </w:r>
    </w:p>
    <w:p w14:paraId="12E891EF" w14:textId="77777777" w:rsidR="002B375D" w:rsidRPr="000F01E0" w:rsidRDefault="002B375D" w:rsidP="002B375D">
      <w:pPr>
        <w:widowControl w:val="0"/>
        <w:wordWrap w:val="0"/>
        <w:autoSpaceDE w:val="0"/>
        <w:autoSpaceDN w:val="0"/>
        <w:spacing w:after="160"/>
      </w:pPr>
      <w:r w:rsidRPr="000F01E0">
        <w:t>#include &lt;gtest/gtest.h&gt;</w:t>
      </w:r>
      <w:r w:rsidRPr="000F01E0">
        <w:br/>
        <w:t>#include "Hello.h"</w:t>
      </w:r>
      <w:r w:rsidRPr="000F01E0">
        <w:br/>
      </w:r>
      <w:r w:rsidRPr="000F01E0">
        <w:br/>
      </w:r>
      <w:proofErr w:type="gramStart"/>
      <w:r w:rsidRPr="000F01E0">
        <w:t>TEST(</w:t>
      </w:r>
      <w:proofErr w:type="gramEnd"/>
      <w:r w:rsidRPr="000F01E0">
        <w:t>HelloTest, ReturnsExpectedMessage) {</w:t>
      </w:r>
      <w:r w:rsidRPr="000F01E0">
        <w:br/>
        <w:t xml:space="preserve">    EXPECT_</w:t>
      </w:r>
      <w:proofErr w:type="gramStart"/>
      <w:r w:rsidRPr="000F01E0">
        <w:t>EQ(getHelloMessage(</w:t>
      </w:r>
      <w:proofErr w:type="gramEnd"/>
      <w:r w:rsidRPr="000F01E0">
        <w:t>), "Hello, C++ in VS Code!");</w:t>
      </w:r>
      <w:r w:rsidRPr="000F01E0">
        <w:br/>
        <w:t>}</w:t>
      </w:r>
      <w:r w:rsidRPr="000F01E0">
        <w:br/>
      </w:r>
      <w:r w:rsidRPr="000F01E0">
        <w:br/>
      </w:r>
      <w:proofErr w:type="gramStart"/>
      <w:r w:rsidRPr="000F01E0">
        <w:t>TEST(</w:t>
      </w:r>
      <w:proofErr w:type="gramEnd"/>
      <w:r w:rsidRPr="000F01E0">
        <w:t>HelloTest, MessageIsNotEmpty) {</w:t>
      </w:r>
      <w:r w:rsidRPr="000F01E0">
        <w:br/>
      </w:r>
      <w:r w:rsidRPr="000F01E0">
        <w:lastRenderedPageBreak/>
        <w:t xml:space="preserve">    EXPECT_</w:t>
      </w:r>
      <w:proofErr w:type="gramStart"/>
      <w:r w:rsidRPr="000F01E0">
        <w:t>FALSE(</w:t>
      </w:r>
      <w:proofErr w:type="gramEnd"/>
      <w:r w:rsidRPr="000F01E0">
        <w:t>getHelloMessage(</w:t>
      </w:r>
      <w:proofErr w:type="gramStart"/>
      <w:r w:rsidRPr="000F01E0">
        <w:t>).empty</w:t>
      </w:r>
      <w:proofErr w:type="gramEnd"/>
      <w:r w:rsidRPr="000F01E0">
        <w:t>());</w:t>
      </w:r>
      <w:r w:rsidRPr="000F01E0">
        <w:br/>
        <w:t>}</w:t>
      </w:r>
    </w:p>
    <w:p w14:paraId="7F33351E" w14:textId="77777777" w:rsidR="002B375D" w:rsidRPr="000F01E0" w:rsidRDefault="00000000" w:rsidP="002B375D">
      <w:pPr>
        <w:widowControl w:val="0"/>
        <w:wordWrap w:val="0"/>
        <w:autoSpaceDE w:val="0"/>
        <w:autoSpaceDN w:val="0"/>
        <w:spacing w:after="160"/>
      </w:pPr>
      <w:r>
        <w:pict w14:anchorId="4A8CFB8A">
          <v:rect id="_x0000_i1037" style="width:0;height:1.5pt" o:hralign="center" o:hrstd="t" o:hr="t" fillcolor="#a0a0a0" stroked="f"/>
        </w:pict>
      </w:r>
    </w:p>
    <w:p w14:paraId="6A89C20C" w14:textId="77777777" w:rsidR="002B375D" w:rsidRPr="000F01E0" w:rsidRDefault="002B375D" w:rsidP="002B375D">
      <w:pPr>
        <w:widowControl w:val="0"/>
        <w:wordWrap w:val="0"/>
        <w:autoSpaceDE w:val="0"/>
        <w:autoSpaceDN w:val="0"/>
        <w:spacing w:after="160"/>
        <w:rPr>
          <w:b/>
          <w:bCs/>
        </w:rPr>
      </w:pPr>
      <w:r w:rsidRPr="000F01E0">
        <w:rPr>
          <w:b/>
          <w:bCs/>
        </w:rPr>
        <w:t>4) 핵심 CMake 설정</w:t>
      </w:r>
    </w:p>
    <w:p w14:paraId="41E633D4" w14:textId="77777777" w:rsidR="002B375D" w:rsidRPr="000F01E0" w:rsidRDefault="002B375D" w:rsidP="002B375D">
      <w:pPr>
        <w:widowControl w:val="0"/>
        <w:wordWrap w:val="0"/>
        <w:autoSpaceDE w:val="0"/>
        <w:autoSpaceDN w:val="0"/>
        <w:spacing w:after="160"/>
        <w:rPr>
          <w:b/>
          <w:bCs/>
        </w:rPr>
      </w:pPr>
      <w:r w:rsidRPr="000F01E0">
        <w:rPr>
          <w:b/>
          <w:bCs/>
        </w:rPr>
        <w:t>CMakeLists.txt</w:t>
      </w:r>
    </w:p>
    <w:p w14:paraId="255E4104" w14:textId="77777777" w:rsidR="002B375D" w:rsidRPr="002B375D" w:rsidRDefault="002B375D" w:rsidP="002B375D">
      <w:pPr>
        <w:widowControl w:val="0"/>
        <w:wordWrap w:val="0"/>
        <w:autoSpaceDE w:val="0"/>
        <w:autoSpaceDN w:val="0"/>
        <w:spacing w:after="160"/>
      </w:pPr>
      <w:r w:rsidRPr="002B375D">
        <w:t>cmake_minimum_</w:t>
      </w:r>
      <w:proofErr w:type="gramStart"/>
      <w:r w:rsidRPr="002B375D">
        <w:t>required(</w:t>
      </w:r>
      <w:proofErr w:type="gramEnd"/>
      <w:r w:rsidRPr="002B375D">
        <w:t>VERSION 3.10...3.28)</w:t>
      </w:r>
    </w:p>
    <w:p w14:paraId="2BF0F4DF" w14:textId="77777777" w:rsidR="002B375D" w:rsidRPr="002B375D" w:rsidRDefault="002B375D" w:rsidP="002B375D">
      <w:pPr>
        <w:widowControl w:val="0"/>
        <w:wordWrap w:val="0"/>
        <w:autoSpaceDE w:val="0"/>
        <w:autoSpaceDN w:val="0"/>
        <w:spacing w:after="160"/>
      </w:pPr>
    </w:p>
    <w:p w14:paraId="55EECE40" w14:textId="77777777" w:rsidR="002B375D" w:rsidRPr="002B375D" w:rsidRDefault="002B375D" w:rsidP="002B375D">
      <w:pPr>
        <w:widowControl w:val="0"/>
        <w:wordWrap w:val="0"/>
        <w:autoSpaceDE w:val="0"/>
        <w:autoSpaceDN w:val="0"/>
        <w:spacing w:after="160"/>
      </w:pPr>
      <w:proofErr w:type="gramStart"/>
      <w:r w:rsidRPr="002B375D">
        <w:t>project(</w:t>
      </w:r>
      <w:proofErr w:type="gramEnd"/>
      <w:r w:rsidRPr="002B375D">
        <w:t>HelloCplusplus VERSION 0.1.0 LANGUAGES CXX)</w:t>
      </w:r>
    </w:p>
    <w:p w14:paraId="456B52C7" w14:textId="77777777" w:rsidR="002B375D" w:rsidRPr="002B375D" w:rsidRDefault="002B375D" w:rsidP="002B375D">
      <w:pPr>
        <w:widowControl w:val="0"/>
        <w:wordWrap w:val="0"/>
        <w:autoSpaceDE w:val="0"/>
        <w:autoSpaceDN w:val="0"/>
        <w:spacing w:after="160"/>
      </w:pPr>
    </w:p>
    <w:p w14:paraId="41537ADA" w14:textId="77777777" w:rsidR="002B375D" w:rsidRPr="002B375D" w:rsidRDefault="002B375D" w:rsidP="002B375D">
      <w:pPr>
        <w:widowControl w:val="0"/>
        <w:wordWrap w:val="0"/>
        <w:autoSpaceDE w:val="0"/>
        <w:autoSpaceDN w:val="0"/>
        <w:spacing w:after="160"/>
      </w:pPr>
      <w:proofErr w:type="gramStart"/>
      <w:r w:rsidRPr="002B375D">
        <w:t>set(</w:t>
      </w:r>
      <w:proofErr w:type="gramEnd"/>
      <w:r w:rsidRPr="002B375D">
        <w:t>CMAKE_CXX_STANDARD 14)</w:t>
      </w:r>
    </w:p>
    <w:p w14:paraId="3A9CDFE0" w14:textId="77777777" w:rsidR="002B375D" w:rsidRPr="002B375D" w:rsidRDefault="002B375D" w:rsidP="002B375D">
      <w:pPr>
        <w:widowControl w:val="0"/>
        <w:wordWrap w:val="0"/>
        <w:autoSpaceDE w:val="0"/>
        <w:autoSpaceDN w:val="0"/>
        <w:spacing w:after="160"/>
      </w:pPr>
      <w:proofErr w:type="gramStart"/>
      <w:r w:rsidRPr="002B375D">
        <w:t>set(</w:t>
      </w:r>
      <w:proofErr w:type="gramEnd"/>
      <w:r w:rsidRPr="002B375D">
        <w:t>CMAKE_CXX_STANDARD_REQUIRED ON)</w:t>
      </w:r>
    </w:p>
    <w:p w14:paraId="2F4576AF" w14:textId="77777777" w:rsidR="002B375D" w:rsidRPr="002B375D" w:rsidRDefault="002B375D" w:rsidP="002B375D">
      <w:pPr>
        <w:widowControl w:val="0"/>
        <w:wordWrap w:val="0"/>
        <w:autoSpaceDE w:val="0"/>
        <w:autoSpaceDN w:val="0"/>
        <w:spacing w:after="160"/>
      </w:pPr>
      <w:proofErr w:type="gramStart"/>
      <w:r w:rsidRPr="002B375D">
        <w:t>set(</w:t>
      </w:r>
      <w:proofErr w:type="gramEnd"/>
      <w:r w:rsidRPr="002B375D">
        <w:t>CMAKE_CXX_EXTENSIONS OFF)</w:t>
      </w:r>
    </w:p>
    <w:p w14:paraId="16E6D70B" w14:textId="77777777" w:rsidR="002B375D" w:rsidRPr="002B375D" w:rsidRDefault="002B375D" w:rsidP="002B375D">
      <w:pPr>
        <w:widowControl w:val="0"/>
        <w:wordWrap w:val="0"/>
        <w:autoSpaceDE w:val="0"/>
        <w:autoSpaceDN w:val="0"/>
        <w:spacing w:after="160"/>
      </w:pPr>
    </w:p>
    <w:p w14:paraId="30D46EB4" w14:textId="77777777" w:rsidR="002B375D" w:rsidRPr="002B375D" w:rsidRDefault="002B375D" w:rsidP="002B375D">
      <w:pPr>
        <w:widowControl w:val="0"/>
        <w:wordWrap w:val="0"/>
        <w:autoSpaceDE w:val="0"/>
        <w:autoSpaceDN w:val="0"/>
        <w:spacing w:after="160"/>
      </w:pPr>
      <w:r w:rsidRPr="002B375D">
        <w:t>enable_</w:t>
      </w:r>
      <w:proofErr w:type="gramStart"/>
      <w:r w:rsidRPr="002B375D">
        <w:t>testing(</w:t>
      </w:r>
      <w:proofErr w:type="gramEnd"/>
      <w:r w:rsidRPr="002B375D">
        <w:t>)</w:t>
      </w:r>
    </w:p>
    <w:p w14:paraId="60A7C196" w14:textId="77777777" w:rsidR="002B375D" w:rsidRPr="002B375D" w:rsidRDefault="002B375D" w:rsidP="002B375D">
      <w:pPr>
        <w:widowControl w:val="0"/>
        <w:wordWrap w:val="0"/>
        <w:autoSpaceDE w:val="0"/>
        <w:autoSpaceDN w:val="0"/>
        <w:spacing w:after="160"/>
      </w:pPr>
    </w:p>
    <w:p w14:paraId="1EBA7B4D" w14:textId="77777777" w:rsidR="002B375D" w:rsidRPr="002B375D" w:rsidRDefault="002B375D" w:rsidP="002B375D">
      <w:pPr>
        <w:widowControl w:val="0"/>
        <w:wordWrap w:val="0"/>
        <w:autoSpaceDE w:val="0"/>
        <w:autoSpaceDN w:val="0"/>
        <w:spacing w:after="160"/>
      </w:pPr>
      <w:r w:rsidRPr="002B375D">
        <w:t>add_</w:t>
      </w:r>
      <w:proofErr w:type="gramStart"/>
      <w:r w:rsidRPr="002B375D">
        <w:t>library(</w:t>
      </w:r>
      <w:proofErr w:type="gramEnd"/>
      <w:r w:rsidRPr="002B375D">
        <w:t>HelloLib</w:t>
      </w:r>
    </w:p>
    <w:p w14:paraId="7318EA59" w14:textId="77777777" w:rsidR="002B375D" w:rsidRPr="002B375D" w:rsidRDefault="002B375D" w:rsidP="002B375D">
      <w:pPr>
        <w:widowControl w:val="0"/>
        <w:wordWrap w:val="0"/>
        <w:autoSpaceDE w:val="0"/>
        <w:autoSpaceDN w:val="0"/>
        <w:spacing w:after="160"/>
      </w:pPr>
      <w:r w:rsidRPr="002B375D">
        <w:t>    src/Hello.cpp</w:t>
      </w:r>
    </w:p>
    <w:p w14:paraId="1DE34D13" w14:textId="77777777" w:rsidR="002B375D" w:rsidRPr="002B375D" w:rsidRDefault="002B375D" w:rsidP="002B375D">
      <w:pPr>
        <w:widowControl w:val="0"/>
        <w:wordWrap w:val="0"/>
        <w:autoSpaceDE w:val="0"/>
        <w:autoSpaceDN w:val="0"/>
        <w:spacing w:after="160"/>
      </w:pPr>
      <w:r w:rsidRPr="002B375D">
        <w:t>)</w:t>
      </w:r>
    </w:p>
    <w:p w14:paraId="34108561" w14:textId="77777777" w:rsidR="002B375D" w:rsidRPr="002B375D" w:rsidRDefault="002B375D" w:rsidP="002B375D">
      <w:pPr>
        <w:widowControl w:val="0"/>
        <w:wordWrap w:val="0"/>
        <w:autoSpaceDE w:val="0"/>
        <w:autoSpaceDN w:val="0"/>
        <w:spacing w:after="160"/>
      </w:pPr>
    </w:p>
    <w:p w14:paraId="78D9ABE8" w14:textId="77777777" w:rsidR="002B375D" w:rsidRPr="002B375D" w:rsidRDefault="002B375D" w:rsidP="002B375D">
      <w:pPr>
        <w:widowControl w:val="0"/>
        <w:wordWrap w:val="0"/>
        <w:autoSpaceDE w:val="0"/>
        <w:autoSpaceDN w:val="0"/>
        <w:spacing w:after="160"/>
      </w:pPr>
      <w:r w:rsidRPr="002B375D">
        <w:t>target_include_</w:t>
      </w:r>
      <w:proofErr w:type="gramStart"/>
      <w:r w:rsidRPr="002B375D">
        <w:t>directories(</w:t>
      </w:r>
      <w:proofErr w:type="gramEnd"/>
      <w:r w:rsidRPr="002B375D">
        <w:t>HelloLib PUBLIC</w:t>
      </w:r>
    </w:p>
    <w:p w14:paraId="51A4E309" w14:textId="77777777" w:rsidR="002B375D" w:rsidRPr="002B375D" w:rsidRDefault="002B375D" w:rsidP="002B375D">
      <w:pPr>
        <w:widowControl w:val="0"/>
        <w:wordWrap w:val="0"/>
        <w:autoSpaceDE w:val="0"/>
        <w:autoSpaceDN w:val="0"/>
        <w:spacing w:after="160"/>
      </w:pPr>
      <w:r w:rsidRPr="002B375D">
        <w:t>    ${CMAKE_CURRENT_SOURCE_</w:t>
      </w:r>
      <w:proofErr w:type="gramStart"/>
      <w:r w:rsidRPr="002B375D">
        <w:t>DIR}/</w:t>
      </w:r>
      <w:proofErr w:type="gramEnd"/>
      <w:r w:rsidRPr="002B375D">
        <w:t>include</w:t>
      </w:r>
    </w:p>
    <w:p w14:paraId="3DA69E92" w14:textId="77777777" w:rsidR="002B375D" w:rsidRPr="002B375D" w:rsidRDefault="002B375D" w:rsidP="002B375D">
      <w:pPr>
        <w:widowControl w:val="0"/>
        <w:wordWrap w:val="0"/>
        <w:autoSpaceDE w:val="0"/>
        <w:autoSpaceDN w:val="0"/>
        <w:spacing w:after="160"/>
      </w:pPr>
      <w:r w:rsidRPr="002B375D">
        <w:t>)</w:t>
      </w:r>
    </w:p>
    <w:p w14:paraId="3C1E19C3" w14:textId="77777777" w:rsidR="002B375D" w:rsidRPr="002B375D" w:rsidRDefault="002B375D" w:rsidP="002B375D">
      <w:pPr>
        <w:widowControl w:val="0"/>
        <w:wordWrap w:val="0"/>
        <w:autoSpaceDE w:val="0"/>
        <w:autoSpaceDN w:val="0"/>
        <w:spacing w:after="160"/>
      </w:pPr>
    </w:p>
    <w:p w14:paraId="69CF15B2" w14:textId="77777777" w:rsidR="002B375D" w:rsidRPr="002B375D" w:rsidRDefault="002B375D" w:rsidP="002B375D">
      <w:pPr>
        <w:widowControl w:val="0"/>
        <w:wordWrap w:val="0"/>
        <w:autoSpaceDE w:val="0"/>
        <w:autoSpaceDN w:val="0"/>
        <w:spacing w:after="160"/>
      </w:pPr>
      <w:r w:rsidRPr="002B375D">
        <w:t>add_</w:t>
      </w:r>
      <w:proofErr w:type="gramStart"/>
      <w:r w:rsidRPr="002B375D">
        <w:t>executable(</w:t>
      </w:r>
      <w:proofErr w:type="gramEnd"/>
      <w:r w:rsidRPr="002B375D">
        <w:t>HelloCplusplus</w:t>
      </w:r>
    </w:p>
    <w:p w14:paraId="48802EEC" w14:textId="77777777" w:rsidR="002B375D" w:rsidRPr="002B375D" w:rsidRDefault="002B375D" w:rsidP="002B375D">
      <w:pPr>
        <w:widowControl w:val="0"/>
        <w:wordWrap w:val="0"/>
        <w:autoSpaceDE w:val="0"/>
        <w:autoSpaceDN w:val="0"/>
        <w:spacing w:after="160"/>
      </w:pPr>
      <w:r w:rsidRPr="002B375D">
        <w:t>    src/main.cpp</w:t>
      </w:r>
    </w:p>
    <w:p w14:paraId="7894E4BB" w14:textId="77777777" w:rsidR="002B375D" w:rsidRPr="002B375D" w:rsidRDefault="002B375D" w:rsidP="002B375D">
      <w:pPr>
        <w:widowControl w:val="0"/>
        <w:wordWrap w:val="0"/>
        <w:autoSpaceDE w:val="0"/>
        <w:autoSpaceDN w:val="0"/>
        <w:spacing w:after="160"/>
      </w:pPr>
      <w:r w:rsidRPr="002B375D">
        <w:t>)</w:t>
      </w:r>
    </w:p>
    <w:p w14:paraId="0317C157" w14:textId="77777777" w:rsidR="002B375D" w:rsidRPr="002B375D" w:rsidRDefault="002B375D" w:rsidP="002B375D">
      <w:pPr>
        <w:widowControl w:val="0"/>
        <w:wordWrap w:val="0"/>
        <w:autoSpaceDE w:val="0"/>
        <w:autoSpaceDN w:val="0"/>
        <w:spacing w:after="160"/>
      </w:pPr>
    </w:p>
    <w:p w14:paraId="4160CD32" w14:textId="77777777" w:rsidR="002B375D" w:rsidRPr="002B375D" w:rsidRDefault="002B375D" w:rsidP="002B375D">
      <w:pPr>
        <w:widowControl w:val="0"/>
        <w:wordWrap w:val="0"/>
        <w:autoSpaceDE w:val="0"/>
        <w:autoSpaceDN w:val="0"/>
        <w:spacing w:after="160"/>
      </w:pPr>
      <w:r w:rsidRPr="002B375D">
        <w:t>target_link_</w:t>
      </w:r>
      <w:proofErr w:type="gramStart"/>
      <w:r w:rsidRPr="002B375D">
        <w:t>libraries(</w:t>
      </w:r>
      <w:proofErr w:type="gramEnd"/>
      <w:r w:rsidRPr="002B375D">
        <w:t>HelloCplusplus PRIVATE</w:t>
      </w:r>
    </w:p>
    <w:p w14:paraId="39ACBF8C" w14:textId="77777777" w:rsidR="002B375D" w:rsidRPr="002B375D" w:rsidRDefault="002B375D" w:rsidP="002B375D">
      <w:pPr>
        <w:widowControl w:val="0"/>
        <w:wordWrap w:val="0"/>
        <w:autoSpaceDE w:val="0"/>
        <w:autoSpaceDN w:val="0"/>
        <w:spacing w:after="160"/>
      </w:pPr>
      <w:r w:rsidRPr="002B375D">
        <w:t>    HelloLib</w:t>
      </w:r>
    </w:p>
    <w:p w14:paraId="333D3A2C" w14:textId="77777777" w:rsidR="002B375D" w:rsidRPr="002B375D" w:rsidRDefault="002B375D" w:rsidP="002B375D">
      <w:pPr>
        <w:widowControl w:val="0"/>
        <w:wordWrap w:val="0"/>
        <w:autoSpaceDE w:val="0"/>
        <w:autoSpaceDN w:val="0"/>
        <w:spacing w:after="160"/>
      </w:pPr>
      <w:r w:rsidRPr="002B375D">
        <w:lastRenderedPageBreak/>
        <w:t>)</w:t>
      </w:r>
    </w:p>
    <w:p w14:paraId="4EED7B6E" w14:textId="77777777" w:rsidR="002B375D" w:rsidRPr="002B375D" w:rsidRDefault="002B375D" w:rsidP="002B375D">
      <w:pPr>
        <w:widowControl w:val="0"/>
        <w:wordWrap w:val="0"/>
        <w:autoSpaceDE w:val="0"/>
        <w:autoSpaceDN w:val="0"/>
        <w:spacing w:after="160"/>
      </w:pPr>
    </w:p>
    <w:p w14:paraId="07A515D0" w14:textId="77777777" w:rsidR="002B375D" w:rsidRPr="002B375D" w:rsidRDefault="002B375D" w:rsidP="002B375D">
      <w:pPr>
        <w:widowControl w:val="0"/>
        <w:wordWrap w:val="0"/>
        <w:autoSpaceDE w:val="0"/>
        <w:autoSpaceDN w:val="0"/>
        <w:spacing w:after="160"/>
      </w:pPr>
      <w:r w:rsidRPr="002B375D">
        <w:t>add_subdirectory(googletest-1.16.0)</w:t>
      </w:r>
    </w:p>
    <w:p w14:paraId="634280C9" w14:textId="77777777" w:rsidR="002B375D" w:rsidRPr="002B375D" w:rsidRDefault="002B375D" w:rsidP="002B375D">
      <w:pPr>
        <w:widowControl w:val="0"/>
        <w:wordWrap w:val="0"/>
        <w:autoSpaceDE w:val="0"/>
        <w:autoSpaceDN w:val="0"/>
        <w:spacing w:after="160"/>
      </w:pPr>
    </w:p>
    <w:p w14:paraId="09539004" w14:textId="77777777" w:rsidR="002B375D" w:rsidRPr="002B375D" w:rsidRDefault="002B375D" w:rsidP="002B375D">
      <w:pPr>
        <w:widowControl w:val="0"/>
        <w:wordWrap w:val="0"/>
        <w:autoSpaceDE w:val="0"/>
        <w:autoSpaceDN w:val="0"/>
        <w:spacing w:after="160"/>
      </w:pPr>
      <w:r w:rsidRPr="002B375D">
        <w:t>add_</w:t>
      </w:r>
      <w:proofErr w:type="gramStart"/>
      <w:r w:rsidRPr="002B375D">
        <w:t>executable(</w:t>
      </w:r>
      <w:proofErr w:type="gramEnd"/>
      <w:r w:rsidRPr="002B375D">
        <w:t>HelloCplusplusTests</w:t>
      </w:r>
    </w:p>
    <w:p w14:paraId="65C899A1" w14:textId="77777777" w:rsidR="002B375D" w:rsidRPr="002B375D" w:rsidRDefault="002B375D" w:rsidP="002B375D">
      <w:pPr>
        <w:widowControl w:val="0"/>
        <w:wordWrap w:val="0"/>
        <w:autoSpaceDE w:val="0"/>
        <w:autoSpaceDN w:val="0"/>
        <w:spacing w:after="160"/>
      </w:pPr>
      <w:r w:rsidRPr="002B375D">
        <w:t>    tests/test_hello.cpp</w:t>
      </w:r>
    </w:p>
    <w:p w14:paraId="5BBAADD2" w14:textId="77777777" w:rsidR="002B375D" w:rsidRPr="002B375D" w:rsidRDefault="002B375D" w:rsidP="002B375D">
      <w:pPr>
        <w:widowControl w:val="0"/>
        <w:wordWrap w:val="0"/>
        <w:autoSpaceDE w:val="0"/>
        <w:autoSpaceDN w:val="0"/>
        <w:spacing w:after="160"/>
      </w:pPr>
      <w:r w:rsidRPr="002B375D">
        <w:t>)</w:t>
      </w:r>
    </w:p>
    <w:p w14:paraId="23AB468E" w14:textId="77777777" w:rsidR="002B375D" w:rsidRPr="002B375D" w:rsidRDefault="002B375D" w:rsidP="002B375D">
      <w:pPr>
        <w:widowControl w:val="0"/>
        <w:wordWrap w:val="0"/>
        <w:autoSpaceDE w:val="0"/>
        <w:autoSpaceDN w:val="0"/>
        <w:spacing w:after="160"/>
      </w:pPr>
    </w:p>
    <w:p w14:paraId="7CBE7353" w14:textId="77777777" w:rsidR="002B375D" w:rsidRPr="002B375D" w:rsidRDefault="002B375D" w:rsidP="002B375D">
      <w:pPr>
        <w:widowControl w:val="0"/>
        <w:wordWrap w:val="0"/>
        <w:autoSpaceDE w:val="0"/>
        <w:autoSpaceDN w:val="0"/>
        <w:spacing w:after="160"/>
      </w:pPr>
      <w:r w:rsidRPr="002B375D">
        <w:t>target_link_</w:t>
      </w:r>
      <w:proofErr w:type="gramStart"/>
      <w:r w:rsidRPr="002B375D">
        <w:t>libraries(</w:t>
      </w:r>
      <w:proofErr w:type="gramEnd"/>
      <w:r w:rsidRPr="002B375D">
        <w:t>HelloCplusplusTests PRIVATE</w:t>
      </w:r>
    </w:p>
    <w:p w14:paraId="315B2AC5" w14:textId="77777777" w:rsidR="002B375D" w:rsidRPr="002B375D" w:rsidRDefault="002B375D" w:rsidP="002B375D">
      <w:pPr>
        <w:widowControl w:val="0"/>
        <w:wordWrap w:val="0"/>
        <w:autoSpaceDE w:val="0"/>
        <w:autoSpaceDN w:val="0"/>
        <w:spacing w:after="160"/>
      </w:pPr>
      <w:r w:rsidRPr="002B375D">
        <w:t>    gtest_main</w:t>
      </w:r>
    </w:p>
    <w:p w14:paraId="11848589" w14:textId="77777777" w:rsidR="002B375D" w:rsidRPr="002B375D" w:rsidRDefault="002B375D" w:rsidP="002B375D">
      <w:pPr>
        <w:widowControl w:val="0"/>
        <w:wordWrap w:val="0"/>
        <w:autoSpaceDE w:val="0"/>
        <w:autoSpaceDN w:val="0"/>
        <w:spacing w:after="160"/>
      </w:pPr>
      <w:r w:rsidRPr="002B375D">
        <w:t>    HelloLib</w:t>
      </w:r>
    </w:p>
    <w:p w14:paraId="24039490" w14:textId="77777777" w:rsidR="002B375D" w:rsidRPr="002B375D" w:rsidRDefault="002B375D" w:rsidP="002B375D">
      <w:pPr>
        <w:widowControl w:val="0"/>
        <w:wordWrap w:val="0"/>
        <w:autoSpaceDE w:val="0"/>
        <w:autoSpaceDN w:val="0"/>
        <w:spacing w:after="160"/>
      </w:pPr>
      <w:r w:rsidRPr="002B375D">
        <w:t>)</w:t>
      </w:r>
    </w:p>
    <w:p w14:paraId="38673034" w14:textId="77777777" w:rsidR="002B375D" w:rsidRPr="002B375D" w:rsidRDefault="002B375D" w:rsidP="002B375D">
      <w:pPr>
        <w:widowControl w:val="0"/>
        <w:wordWrap w:val="0"/>
        <w:autoSpaceDE w:val="0"/>
        <w:autoSpaceDN w:val="0"/>
        <w:spacing w:after="160"/>
      </w:pPr>
    </w:p>
    <w:p w14:paraId="69B11733" w14:textId="77777777" w:rsidR="002B375D" w:rsidRPr="002B375D" w:rsidRDefault="002B375D" w:rsidP="002B375D">
      <w:pPr>
        <w:widowControl w:val="0"/>
        <w:wordWrap w:val="0"/>
        <w:autoSpaceDE w:val="0"/>
        <w:autoSpaceDN w:val="0"/>
        <w:spacing w:after="160"/>
      </w:pPr>
      <w:r w:rsidRPr="002B375D">
        <w:t>target_include_</w:t>
      </w:r>
      <w:proofErr w:type="gramStart"/>
      <w:r w:rsidRPr="002B375D">
        <w:t>directories(</w:t>
      </w:r>
      <w:proofErr w:type="gramEnd"/>
      <w:r w:rsidRPr="002B375D">
        <w:t>HelloCplusplusTests PRIVATE</w:t>
      </w:r>
    </w:p>
    <w:p w14:paraId="49D3F756" w14:textId="77777777" w:rsidR="002B375D" w:rsidRPr="002B375D" w:rsidRDefault="002B375D" w:rsidP="002B375D">
      <w:pPr>
        <w:widowControl w:val="0"/>
        <w:wordWrap w:val="0"/>
        <w:autoSpaceDE w:val="0"/>
        <w:autoSpaceDN w:val="0"/>
        <w:spacing w:after="160"/>
      </w:pPr>
      <w:r w:rsidRPr="002B375D">
        <w:t>    ${CMAKE_CURRENT_SOURCE_</w:t>
      </w:r>
      <w:proofErr w:type="gramStart"/>
      <w:r w:rsidRPr="002B375D">
        <w:t>DIR}/</w:t>
      </w:r>
      <w:proofErr w:type="gramEnd"/>
      <w:r w:rsidRPr="002B375D">
        <w:t>include</w:t>
      </w:r>
    </w:p>
    <w:p w14:paraId="63C48917" w14:textId="77777777" w:rsidR="002B375D" w:rsidRPr="002B375D" w:rsidRDefault="002B375D" w:rsidP="002B375D">
      <w:pPr>
        <w:widowControl w:val="0"/>
        <w:wordWrap w:val="0"/>
        <w:autoSpaceDE w:val="0"/>
        <w:autoSpaceDN w:val="0"/>
        <w:spacing w:after="160"/>
      </w:pPr>
      <w:r w:rsidRPr="002B375D">
        <w:t>)</w:t>
      </w:r>
    </w:p>
    <w:p w14:paraId="05CC11F3" w14:textId="77777777" w:rsidR="002B375D" w:rsidRPr="002B375D" w:rsidRDefault="002B375D" w:rsidP="002B375D">
      <w:pPr>
        <w:widowControl w:val="0"/>
        <w:wordWrap w:val="0"/>
        <w:autoSpaceDE w:val="0"/>
        <w:autoSpaceDN w:val="0"/>
        <w:spacing w:after="160"/>
      </w:pPr>
    </w:p>
    <w:p w14:paraId="00D93B8C" w14:textId="77777777" w:rsidR="002B375D" w:rsidRPr="002B375D" w:rsidRDefault="002B375D" w:rsidP="002B375D">
      <w:pPr>
        <w:widowControl w:val="0"/>
        <w:wordWrap w:val="0"/>
        <w:autoSpaceDE w:val="0"/>
        <w:autoSpaceDN w:val="0"/>
        <w:spacing w:after="160"/>
      </w:pPr>
      <w:proofErr w:type="gramStart"/>
      <w:r w:rsidRPr="002B375D">
        <w:t>include(</w:t>
      </w:r>
      <w:proofErr w:type="gramEnd"/>
      <w:r w:rsidRPr="002B375D">
        <w:t>GoogleTest)</w:t>
      </w:r>
    </w:p>
    <w:p w14:paraId="28CE1A0A" w14:textId="77777777" w:rsidR="002B375D" w:rsidRPr="002B375D" w:rsidRDefault="002B375D" w:rsidP="002B375D">
      <w:pPr>
        <w:widowControl w:val="0"/>
        <w:wordWrap w:val="0"/>
        <w:autoSpaceDE w:val="0"/>
        <w:autoSpaceDN w:val="0"/>
        <w:spacing w:after="160"/>
      </w:pPr>
      <w:r w:rsidRPr="002B375D">
        <w:t>gtest_discover_</w:t>
      </w:r>
      <w:proofErr w:type="gramStart"/>
      <w:r w:rsidRPr="002B375D">
        <w:t>tests(</w:t>
      </w:r>
      <w:proofErr w:type="gramEnd"/>
      <w:r w:rsidRPr="002B375D">
        <w:t>HelloCplusplusTests)</w:t>
      </w:r>
    </w:p>
    <w:p w14:paraId="5A66DB45" w14:textId="77777777" w:rsidR="002B375D" w:rsidRPr="000F01E0" w:rsidRDefault="00000000" w:rsidP="002B375D">
      <w:pPr>
        <w:widowControl w:val="0"/>
        <w:wordWrap w:val="0"/>
        <w:autoSpaceDE w:val="0"/>
        <w:autoSpaceDN w:val="0"/>
        <w:spacing w:after="160"/>
      </w:pPr>
      <w:r>
        <w:pict w14:anchorId="1D9AB613">
          <v:rect id="_x0000_i1038" style="width:0;height:1.5pt" o:hralign="center" o:hrstd="t" o:hr="t" fillcolor="#a0a0a0" stroked="f"/>
        </w:pict>
      </w:r>
    </w:p>
    <w:p w14:paraId="36F6C9B9" w14:textId="77777777" w:rsidR="002B375D" w:rsidRPr="000F01E0" w:rsidRDefault="002B375D" w:rsidP="002B375D">
      <w:pPr>
        <w:widowControl w:val="0"/>
        <w:wordWrap w:val="0"/>
        <w:autoSpaceDE w:val="0"/>
        <w:autoSpaceDN w:val="0"/>
        <w:spacing w:after="160"/>
        <w:rPr>
          <w:b/>
          <w:bCs/>
        </w:rPr>
      </w:pPr>
      <w:r w:rsidRPr="000F01E0">
        <w:rPr>
          <w:b/>
          <w:bCs/>
        </w:rPr>
        <w:t>5) VS Code 설정</w:t>
      </w:r>
    </w:p>
    <w:p w14:paraId="34A58803" w14:textId="77777777" w:rsidR="002B375D" w:rsidRPr="000F01E0" w:rsidRDefault="002B375D" w:rsidP="002B375D">
      <w:pPr>
        <w:widowControl w:val="0"/>
        <w:wordWrap w:val="0"/>
        <w:autoSpaceDE w:val="0"/>
        <w:autoSpaceDN w:val="0"/>
        <w:spacing w:after="160"/>
        <w:rPr>
          <w:b/>
          <w:bCs/>
        </w:rPr>
      </w:pPr>
      <w:r w:rsidRPr="000F01E0">
        <w:rPr>
          <w:b/>
          <w:bCs/>
        </w:rPr>
        <w:t>.vscode/settings.json</w:t>
      </w:r>
    </w:p>
    <w:p w14:paraId="4D5FB1B5" w14:textId="77777777" w:rsidR="002B375D" w:rsidRPr="000F01E0" w:rsidRDefault="002B375D" w:rsidP="002B375D">
      <w:pPr>
        <w:widowControl w:val="0"/>
        <w:wordWrap w:val="0"/>
        <w:autoSpaceDE w:val="0"/>
        <w:autoSpaceDN w:val="0"/>
        <w:spacing w:after="160"/>
      </w:pPr>
      <w:r w:rsidRPr="000F01E0">
        <w:t>{</w:t>
      </w:r>
      <w:r w:rsidRPr="000F01E0">
        <w:br/>
        <w:t xml:space="preserve">  "</w:t>
      </w:r>
      <w:proofErr w:type="gramStart"/>
      <w:r w:rsidRPr="000F01E0">
        <w:t>cmake.configureOnOpen</w:t>
      </w:r>
      <w:proofErr w:type="gramEnd"/>
      <w:r w:rsidRPr="000F01E0">
        <w:t>": true,</w:t>
      </w:r>
      <w:r w:rsidRPr="000F01E0">
        <w:br/>
        <w:t xml:space="preserve">  "</w:t>
      </w:r>
      <w:proofErr w:type="gramStart"/>
      <w:r w:rsidRPr="000F01E0">
        <w:t>cmake.generator</w:t>
      </w:r>
      <w:proofErr w:type="gramEnd"/>
      <w:r w:rsidRPr="000F01E0">
        <w:t>": "MinGW Makefiles"</w:t>
      </w:r>
      <w:r w:rsidRPr="000F01E0">
        <w:br/>
        <w:t>}</w:t>
      </w:r>
    </w:p>
    <w:p w14:paraId="6B3145B1" w14:textId="77777777" w:rsidR="002B375D" w:rsidRPr="000F01E0" w:rsidRDefault="00000000" w:rsidP="002B375D">
      <w:pPr>
        <w:widowControl w:val="0"/>
        <w:wordWrap w:val="0"/>
        <w:autoSpaceDE w:val="0"/>
        <w:autoSpaceDN w:val="0"/>
        <w:spacing w:after="160"/>
      </w:pPr>
      <w:r>
        <w:pict w14:anchorId="5347C1AE">
          <v:rect id="_x0000_i1039" style="width:0;height:1.5pt" o:hralign="center" o:hrstd="t" o:hr="t" fillcolor="#a0a0a0" stroked="f"/>
        </w:pict>
      </w:r>
    </w:p>
    <w:p w14:paraId="5C4B8871" w14:textId="77777777" w:rsidR="002B375D" w:rsidRPr="000F01E0" w:rsidRDefault="002B375D" w:rsidP="002B375D">
      <w:pPr>
        <w:widowControl w:val="0"/>
        <w:wordWrap w:val="0"/>
        <w:autoSpaceDE w:val="0"/>
        <w:autoSpaceDN w:val="0"/>
        <w:spacing w:after="160"/>
        <w:rPr>
          <w:b/>
          <w:bCs/>
        </w:rPr>
      </w:pPr>
      <w:r w:rsidRPr="000F01E0">
        <w:rPr>
          <w:b/>
          <w:bCs/>
        </w:rPr>
        <w:t>.vscode/launch.json</w:t>
      </w:r>
    </w:p>
    <w:p w14:paraId="58BE3BAE" w14:textId="77777777" w:rsidR="002B375D" w:rsidRPr="000F01E0" w:rsidRDefault="002B375D" w:rsidP="002B375D">
      <w:pPr>
        <w:widowControl w:val="0"/>
        <w:wordWrap w:val="0"/>
        <w:autoSpaceDE w:val="0"/>
        <w:autoSpaceDN w:val="0"/>
        <w:spacing w:after="160"/>
      </w:pPr>
      <w:r w:rsidRPr="000F01E0">
        <w:t>실행 파일 디버깅용입니다.</w:t>
      </w:r>
    </w:p>
    <w:p w14:paraId="150459E1" w14:textId="77777777" w:rsidR="002B375D" w:rsidRPr="000F01E0" w:rsidRDefault="002B375D" w:rsidP="002B375D">
      <w:pPr>
        <w:widowControl w:val="0"/>
        <w:wordWrap w:val="0"/>
        <w:autoSpaceDE w:val="0"/>
        <w:autoSpaceDN w:val="0"/>
        <w:spacing w:after="160"/>
      </w:pPr>
      <w:r w:rsidRPr="000F01E0">
        <w:t>{</w:t>
      </w:r>
      <w:r w:rsidRPr="000F01E0">
        <w:br/>
      </w:r>
      <w:r w:rsidRPr="000F01E0">
        <w:lastRenderedPageBreak/>
        <w:t xml:space="preserve">  "version": "0.2.0",</w:t>
      </w:r>
      <w:r w:rsidRPr="000F01E0">
        <w:br/>
        <w:t xml:space="preserve">  "configurations": [</w:t>
      </w:r>
      <w:r w:rsidRPr="000F01E0">
        <w:br/>
        <w:t xml:space="preserve">    {</w:t>
      </w:r>
      <w:r w:rsidRPr="000F01E0">
        <w:br/>
        <w:t xml:space="preserve">      "name": "Debug HelloCplusplus",</w:t>
      </w:r>
      <w:r w:rsidRPr="000F01E0">
        <w:br/>
        <w:t xml:space="preserve">      "type": "cppdbg",</w:t>
      </w:r>
      <w:r w:rsidRPr="000F01E0">
        <w:br/>
        <w:t xml:space="preserve">      "request": "launch",</w:t>
      </w:r>
      <w:r w:rsidRPr="000F01E0">
        <w:br/>
        <w:t xml:space="preserve">      "program": "${workspaceFolder}/out/build/HelloCplusplus.exe",</w:t>
      </w:r>
      <w:r w:rsidRPr="000F01E0">
        <w:br/>
        <w:t xml:space="preserve">      "args": [],</w:t>
      </w:r>
      <w:r w:rsidRPr="000F01E0">
        <w:br/>
        <w:t xml:space="preserve">      "stopAtEntry": false,</w:t>
      </w:r>
      <w:r w:rsidRPr="000F01E0">
        <w:br/>
        <w:t xml:space="preserve">      "cwd": "${workspaceFolder}",</w:t>
      </w:r>
      <w:r w:rsidRPr="000F01E0">
        <w:br/>
        <w:t xml:space="preserve">      "environment": [],</w:t>
      </w:r>
      <w:r w:rsidRPr="000F01E0">
        <w:br/>
        <w:t xml:space="preserve">      "externalConsole": true,</w:t>
      </w:r>
      <w:r w:rsidRPr="000F01E0">
        <w:br/>
        <w:t xml:space="preserve">      "MIMode": "gdb",</w:t>
      </w:r>
      <w:r w:rsidRPr="000F01E0">
        <w:br/>
        <w:t xml:space="preserve">      "miDebuggerPath": "C:/mingw64/bin/gdb.exe",</w:t>
      </w:r>
      <w:r w:rsidRPr="000F01E0">
        <w:br/>
        <w:t xml:space="preserve">      "preLaunchTask": "CMake: build"</w:t>
      </w:r>
      <w:r w:rsidRPr="000F01E0">
        <w:br/>
        <w:t xml:space="preserve">    }</w:t>
      </w:r>
      <w:r w:rsidRPr="000F01E0">
        <w:br/>
        <w:t xml:space="preserve">  ]</w:t>
      </w:r>
      <w:r w:rsidRPr="000F01E0">
        <w:br/>
        <w:t>}</w:t>
      </w:r>
    </w:p>
    <w:p w14:paraId="62F8D425" w14:textId="77777777" w:rsidR="002B375D" w:rsidRPr="000F01E0" w:rsidRDefault="00000000" w:rsidP="002B375D">
      <w:pPr>
        <w:widowControl w:val="0"/>
        <w:wordWrap w:val="0"/>
        <w:autoSpaceDE w:val="0"/>
        <w:autoSpaceDN w:val="0"/>
        <w:spacing w:after="160"/>
      </w:pPr>
      <w:r>
        <w:pict w14:anchorId="02DE14B2">
          <v:rect id="_x0000_i1040" style="width:0;height:1.5pt" o:hralign="center" o:hrstd="t" o:hr="t" fillcolor="#a0a0a0" stroked="f"/>
        </w:pict>
      </w:r>
    </w:p>
    <w:p w14:paraId="7EEF6D40" w14:textId="77777777" w:rsidR="002B375D" w:rsidRPr="000F01E0" w:rsidRDefault="002B375D" w:rsidP="002B375D">
      <w:pPr>
        <w:widowControl w:val="0"/>
        <w:wordWrap w:val="0"/>
        <w:autoSpaceDE w:val="0"/>
        <w:autoSpaceDN w:val="0"/>
        <w:spacing w:after="160"/>
        <w:rPr>
          <w:b/>
          <w:bCs/>
        </w:rPr>
      </w:pPr>
      <w:r w:rsidRPr="000F01E0">
        <w:rPr>
          <w:b/>
          <w:bCs/>
        </w:rPr>
        <w:t>6) GoogleTest 준비</w:t>
      </w:r>
    </w:p>
    <w:p w14:paraId="423F19F9" w14:textId="77777777" w:rsidR="002B375D" w:rsidRPr="000F01E0" w:rsidRDefault="002B375D" w:rsidP="002B375D">
      <w:pPr>
        <w:widowControl w:val="0"/>
        <w:wordWrap w:val="0"/>
        <w:autoSpaceDE w:val="0"/>
        <w:autoSpaceDN w:val="0"/>
        <w:spacing w:after="160"/>
      </w:pPr>
      <w:r w:rsidRPr="000F01E0">
        <w:t>당신이 이미 했던 것처럼 GitHub에서:</w:t>
      </w:r>
    </w:p>
    <w:p w14:paraId="09D44AB0" w14:textId="77777777" w:rsidR="002B375D" w:rsidRPr="000F01E0" w:rsidRDefault="002B375D" w:rsidP="002B375D">
      <w:pPr>
        <w:widowControl w:val="0"/>
        <w:numPr>
          <w:ilvl w:val="0"/>
          <w:numId w:val="75"/>
        </w:numPr>
        <w:wordWrap w:val="0"/>
        <w:autoSpaceDE w:val="0"/>
        <w:autoSpaceDN w:val="0"/>
        <w:spacing w:after="160"/>
      </w:pPr>
      <w:r w:rsidRPr="000F01E0">
        <w:rPr>
          <w:b/>
          <w:bCs/>
        </w:rPr>
        <w:t>GoogleTest v1.16.0</w:t>
      </w:r>
      <w:r w:rsidRPr="000F01E0">
        <w:t xml:space="preserve"> </w:t>
      </w:r>
    </w:p>
    <w:p w14:paraId="304204A0" w14:textId="77777777" w:rsidR="002B375D" w:rsidRPr="000F01E0" w:rsidRDefault="002B375D" w:rsidP="002B375D">
      <w:pPr>
        <w:widowControl w:val="0"/>
        <w:numPr>
          <w:ilvl w:val="0"/>
          <w:numId w:val="75"/>
        </w:numPr>
        <w:wordWrap w:val="0"/>
        <w:autoSpaceDE w:val="0"/>
        <w:autoSpaceDN w:val="0"/>
        <w:spacing w:after="160"/>
      </w:pPr>
      <w:r w:rsidRPr="000F01E0">
        <w:rPr>
          <w:b/>
          <w:bCs/>
        </w:rPr>
        <w:t>Source code (zip)</w:t>
      </w:r>
      <w:r w:rsidRPr="000F01E0">
        <w:t xml:space="preserve"> </w:t>
      </w:r>
    </w:p>
    <w:p w14:paraId="6FB83AED" w14:textId="77777777" w:rsidR="002B375D" w:rsidRPr="000F01E0" w:rsidRDefault="002B375D" w:rsidP="002B375D">
      <w:pPr>
        <w:widowControl w:val="0"/>
        <w:wordWrap w:val="0"/>
        <w:autoSpaceDE w:val="0"/>
        <w:autoSpaceDN w:val="0"/>
        <w:spacing w:after="160"/>
      </w:pPr>
      <w:r w:rsidRPr="000F01E0">
        <w:t>을 받아서 압축을 푼 뒤, 프로젝트 루트에 이 이름으로 두세요.</w:t>
      </w:r>
    </w:p>
    <w:p w14:paraId="09B976E9" w14:textId="77777777" w:rsidR="002B375D" w:rsidRPr="000F01E0" w:rsidRDefault="002B375D" w:rsidP="002B375D">
      <w:pPr>
        <w:widowControl w:val="0"/>
        <w:wordWrap w:val="0"/>
        <w:autoSpaceDE w:val="0"/>
        <w:autoSpaceDN w:val="0"/>
        <w:spacing w:after="160"/>
      </w:pPr>
      <w:r w:rsidRPr="000F01E0">
        <w:t>googletest-1.16.0</w:t>
      </w:r>
    </w:p>
    <w:p w14:paraId="2B136FD5" w14:textId="77777777" w:rsidR="002B375D" w:rsidRPr="000F01E0" w:rsidRDefault="002B375D" w:rsidP="002B375D">
      <w:pPr>
        <w:widowControl w:val="0"/>
        <w:wordWrap w:val="0"/>
        <w:autoSpaceDE w:val="0"/>
        <w:autoSpaceDN w:val="0"/>
        <w:spacing w:after="160"/>
      </w:pPr>
      <w:r w:rsidRPr="000F01E0">
        <w:t>즉 구조가 이렇게 되어야 합니다.</w:t>
      </w:r>
    </w:p>
    <w:p w14:paraId="23B61825" w14:textId="77777777" w:rsidR="002B375D" w:rsidRPr="000F01E0" w:rsidRDefault="002B375D" w:rsidP="002B375D">
      <w:pPr>
        <w:widowControl w:val="0"/>
        <w:wordWrap w:val="0"/>
        <w:autoSpaceDE w:val="0"/>
        <w:autoSpaceDN w:val="0"/>
        <w:spacing w:after="160"/>
      </w:pPr>
      <w:r w:rsidRPr="000F01E0">
        <w:t>HelloCplusplus/</w:t>
      </w:r>
      <w:r w:rsidRPr="000F01E0">
        <w:br/>
        <w:t xml:space="preserve">  googletest-1.16.0/</w:t>
      </w:r>
      <w:r w:rsidRPr="000F01E0">
        <w:br/>
        <w:t xml:space="preserve">    CMakeLists.txt</w:t>
      </w:r>
      <w:r w:rsidRPr="000F01E0">
        <w:br/>
        <w:t xml:space="preserve">    googletest/</w:t>
      </w:r>
      <w:r w:rsidRPr="000F01E0">
        <w:br/>
        <w:t xml:space="preserve">    googlemock/</w:t>
      </w:r>
    </w:p>
    <w:p w14:paraId="1BC90E26" w14:textId="77777777" w:rsidR="002B375D" w:rsidRPr="000F01E0" w:rsidRDefault="00000000" w:rsidP="002B375D">
      <w:pPr>
        <w:widowControl w:val="0"/>
        <w:wordWrap w:val="0"/>
        <w:autoSpaceDE w:val="0"/>
        <w:autoSpaceDN w:val="0"/>
        <w:spacing w:after="160"/>
      </w:pPr>
      <w:r>
        <w:pict w14:anchorId="1CCC9408">
          <v:rect id="_x0000_i1041" style="width:0;height:1.5pt" o:hralign="center" o:hrstd="t" o:hr="t" fillcolor="#a0a0a0" stroked="f"/>
        </w:pict>
      </w:r>
    </w:p>
    <w:p w14:paraId="0B307EF5" w14:textId="77777777" w:rsidR="002B375D" w:rsidRPr="000F01E0" w:rsidRDefault="002B375D" w:rsidP="002B375D">
      <w:pPr>
        <w:widowControl w:val="0"/>
        <w:wordWrap w:val="0"/>
        <w:autoSpaceDE w:val="0"/>
        <w:autoSpaceDN w:val="0"/>
        <w:spacing w:after="160"/>
        <w:rPr>
          <w:b/>
          <w:bCs/>
        </w:rPr>
      </w:pPr>
      <w:r w:rsidRPr="000F01E0">
        <w:rPr>
          <w:b/>
          <w:bCs/>
        </w:rPr>
        <w:t>7) VS Code에서 실행하는 순서</w:t>
      </w:r>
    </w:p>
    <w:p w14:paraId="5E83247D" w14:textId="77777777" w:rsidR="002B375D" w:rsidRPr="000F01E0" w:rsidRDefault="002B375D" w:rsidP="002B375D">
      <w:pPr>
        <w:widowControl w:val="0"/>
        <w:wordWrap w:val="0"/>
        <w:autoSpaceDE w:val="0"/>
        <w:autoSpaceDN w:val="0"/>
        <w:spacing w:after="160"/>
        <w:rPr>
          <w:b/>
          <w:bCs/>
        </w:rPr>
      </w:pPr>
      <w:r w:rsidRPr="000F01E0">
        <w:rPr>
          <w:b/>
          <w:bCs/>
        </w:rPr>
        <w:t>1단계</w:t>
      </w:r>
    </w:p>
    <w:p w14:paraId="681BC50C" w14:textId="77777777" w:rsidR="002B375D" w:rsidRPr="000F01E0" w:rsidRDefault="002B375D" w:rsidP="002B375D">
      <w:pPr>
        <w:widowControl w:val="0"/>
        <w:wordWrap w:val="0"/>
        <w:autoSpaceDE w:val="0"/>
        <w:autoSpaceDN w:val="0"/>
        <w:spacing w:after="160"/>
      </w:pPr>
      <w:r w:rsidRPr="000F01E0">
        <w:t>VS Code로 HelloCplusplus 폴더 열기</w:t>
      </w:r>
    </w:p>
    <w:p w14:paraId="0C633DF2" w14:textId="77777777" w:rsidR="002B375D" w:rsidRPr="000F01E0" w:rsidRDefault="002B375D" w:rsidP="002B375D">
      <w:pPr>
        <w:widowControl w:val="0"/>
        <w:wordWrap w:val="0"/>
        <w:autoSpaceDE w:val="0"/>
        <w:autoSpaceDN w:val="0"/>
        <w:spacing w:after="160"/>
        <w:rPr>
          <w:b/>
          <w:bCs/>
        </w:rPr>
      </w:pPr>
      <w:r w:rsidRPr="000F01E0">
        <w:rPr>
          <w:b/>
          <w:bCs/>
        </w:rPr>
        <w:t>2단계</w:t>
      </w:r>
    </w:p>
    <w:p w14:paraId="564C258F" w14:textId="77777777" w:rsidR="002B375D" w:rsidRPr="000F01E0" w:rsidRDefault="002B375D" w:rsidP="002B375D">
      <w:pPr>
        <w:widowControl w:val="0"/>
        <w:wordWrap w:val="0"/>
        <w:autoSpaceDE w:val="0"/>
        <w:autoSpaceDN w:val="0"/>
        <w:spacing w:after="160"/>
      </w:pPr>
      <w:r w:rsidRPr="000F01E0">
        <w:lastRenderedPageBreak/>
        <w:t>명령 팔레트 열기:</w:t>
      </w:r>
    </w:p>
    <w:p w14:paraId="4249C514" w14:textId="77777777" w:rsidR="002B375D" w:rsidRPr="000F01E0" w:rsidRDefault="002B375D" w:rsidP="002B375D">
      <w:pPr>
        <w:widowControl w:val="0"/>
        <w:wordWrap w:val="0"/>
        <w:autoSpaceDE w:val="0"/>
        <w:autoSpaceDN w:val="0"/>
        <w:spacing w:after="160"/>
      </w:pPr>
      <w:r w:rsidRPr="000F01E0">
        <w:t>CMake: Select a Kit</w:t>
      </w:r>
    </w:p>
    <w:p w14:paraId="231A59D9" w14:textId="77777777" w:rsidR="002B375D" w:rsidRPr="000F01E0" w:rsidRDefault="002B375D" w:rsidP="002B375D">
      <w:pPr>
        <w:widowControl w:val="0"/>
        <w:wordWrap w:val="0"/>
        <w:autoSpaceDE w:val="0"/>
        <w:autoSpaceDN w:val="0"/>
        <w:spacing w:after="160"/>
      </w:pPr>
      <w:r w:rsidRPr="000F01E0">
        <w:t>여기서:</w:t>
      </w:r>
    </w:p>
    <w:p w14:paraId="44F59B8B" w14:textId="77777777" w:rsidR="002B375D" w:rsidRPr="000F01E0" w:rsidRDefault="002B375D" w:rsidP="002B375D">
      <w:pPr>
        <w:widowControl w:val="0"/>
        <w:numPr>
          <w:ilvl w:val="0"/>
          <w:numId w:val="76"/>
        </w:numPr>
        <w:wordWrap w:val="0"/>
        <w:autoSpaceDE w:val="0"/>
        <w:autoSpaceDN w:val="0"/>
        <w:spacing w:after="160"/>
      </w:pPr>
      <w:r w:rsidRPr="000F01E0">
        <w:rPr>
          <w:b/>
          <w:bCs/>
        </w:rPr>
        <w:t>GCC 15.2.0 x86_64-w64-mingw32</w:t>
      </w:r>
      <w:r w:rsidRPr="000F01E0">
        <w:t xml:space="preserve"> </w:t>
      </w:r>
    </w:p>
    <w:p w14:paraId="1D5D08CD" w14:textId="77777777" w:rsidR="002B375D" w:rsidRPr="000F01E0" w:rsidRDefault="002B375D" w:rsidP="002B375D">
      <w:pPr>
        <w:widowControl w:val="0"/>
        <w:numPr>
          <w:ilvl w:val="0"/>
          <w:numId w:val="76"/>
        </w:numPr>
        <w:wordWrap w:val="0"/>
        <w:autoSpaceDE w:val="0"/>
        <w:autoSpaceDN w:val="0"/>
        <w:spacing w:after="160"/>
      </w:pPr>
      <w:r w:rsidRPr="000F01E0">
        <w:t xml:space="preserve">또는 </w:t>
      </w:r>
      <w:r w:rsidRPr="000F01E0">
        <w:rPr>
          <w:b/>
          <w:bCs/>
        </w:rPr>
        <w:t>g++가 포함된 MinGW Kit</w:t>
      </w:r>
      <w:r w:rsidRPr="000F01E0">
        <w:t xml:space="preserve"> </w:t>
      </w:r>
    </w:p>
    <w:p w14:paraId="15276A21" w14:textId="77777777" w:rsidR="002B375D" w:rsidRPr="000F01E0" w:rsidRDefault="002B375D" w:rsidP="002B375D">
      <w:pPr>
        <w:widowControl w:val="0"/>
        <w:wordWrap w:val="0"/>
        <w:autoSpaceDE w:val="0"/>
        <w:autoSpaceDN w:val="0"/>
        <w:spacing w:after="160"/>
      </w:pPr>
      <w:r w:rsidRPr="000F01E0">
        <w:t>선택</w:t>
      </w:r>
    </w:p>
    <w:p w14:paraId="4CD27D47" w14:textId="3861E1E3" w:rsidR="002B375D" w:rsidRPr="000F01E0" w:rsidRDefault="002B375D" w:rsidP="002B375D">
      <w:pPr>
        <w:widowControl w:val="0"/>
        <w:wordWrap w:val="0"/>
        <w:autoSpaceDE w:val="0"/>
        <w:autoSpaceDN w:val="0"/>
        <w:spacing w:after="160"/>
      </w:pPr>
    </w:p>
    <w:p w14:paraId="421CD8B2" w14:textId="77777777" w:rsidR="002B375D" w:rsidRPr="000F01E0" w:rsidRDefault="002B375D" w:rsidP="002B375D">
      <w:pPr>
        <w:widowControl w:val="0"/>
        <w:wordWrap w:val="0"/>
        <w:autoSpaceDE w:val="0"/>
        <w:autoSpaceDN w:val="0"/>
        <w:spacing w:after="160"/>
        <w:rPr>
          <w:b/>
          <w:bCs/>
        </w:rPr>
      </w:pPr>
      <w:r w:rsidRPr="000F01E0">
        <w:rPr>
          <w:b/>
          <w:bCs/>
        </w:rPr>
        <w:t>3단계</w:t>
      </w:r>
    </w:p>
    <w:p w14:paraId="67B1FE93" w14:textId="77777777" w:rsidR="002B375D" w:rsidRPr="000F01E0" w:rsidRDefault="002B375D" w:rsidP="002B375D">
      <w:pPr>
        <w:widowControl w:val="0"/>
        <w:wordWrap w:val="0"/>
        <w:autoSpaceDE w:val="0"/>
        <w:autoSpaceDN w:val="0"/>
        <w:spacing w:after="160"/>
      </w:pPr>
      <w:r w:rsidRPr="000F01E0">
        <w:t>명령 팔레트:</w:t>
      </w:r>
    </w:p>
    <w:p w14:paraId="32804C68" w14:textId="77777777" w:rsidR="002B375D" w:rsidRPr="000F01E0" w:rsidRDefault="002B375D" w:rsidP="002B375D">
      <w:pPr>
        <w:widowControl w:val="0"/>
        <w:wordWrap w:val="0"/>
        <w:autoSpaceDE w:val="0"/>
        <w:autoSpaceDN w:val="0"/>
        <w:spacing w:after="160"/>
      </w:pPr>
      <w:r w:rsidRPr="000F01E0">
        <w:t>CMake: Configure</w:t>
      </w:r>
    </w:p>
    <w:p w14:paraId="7F00070C" w14:textId="77777777" w:rsidR="002B375D" w:rsidRPr="000F01E0" w:rsidRDefault="00000000" w:rsidP="002B375D">
      <w:pPr>
        <w:widowControl w:val="0"/>
        <w:wordWrap w:val="0"/>
        <w:autoSpaceDE w:val="0"/>
        <w:autoSpaceDN w:val="0"/>
        <w:spacing w:after="160"/>
      </w:pPr>
      <w:r>
        <w:pict w14:anchorId="156929A7">
          <v:rect id="_x0000_i1042" style="width:0;height:1.5pt" o:hralign="center" o:hrstd="t" o:hr="t" fillcolor="#a0a0a0" stroked="f"/>
        </w:pict>
      </w:r>
    </w:p>
    <w:p w14:paraId="3F1B4C53" w14:textId="77777777" w:rsidR="002B375D" w:rsidRPr="000F01E0" w:rsidRDefault="002B375D" w:rsidP="002B375D">
      <w:pPr>
        <w:widowControl w:val="0"/>
        <w:wordWrap w:val="0"/>
        <w:autoSpaceDE w:val="0"/>
        <w:autoSpaceDN w:val="0"/>
        <w:spacing w:after="160"/>
        <w:rPr>
          <w:b/>
          <w:bCs/>
        </w:rPr>
      </w:pPr>
      <w:r w:rsidRPr="000F01E0">
        <w:rPr>
          <w:b/>
          <w:bCs/>
        </w:rPr>
        <w:t>4단계</w:t>
      </w:r>
    </w:p>
    <w:p w14:paraId="154BD476" w14:textId="77777777" w:rsidR="002B375D" w:rsidRPr="000F01E0" w:rsidRDefault="002B375D" w:rsidP="002B375D">
      <w:pPr>
        <w:widowControl w:val="0"/>
        <w:wordWrap w:val="0"/>
        <w:autoSpaceDE w:val="0"/>
        <w:autoSpaceDN w:val="0"/>
        <w:spacing w:after="160"/>
      </w:pPr>
      <w:r w:rsidRPr="000F01E0">
        <w:t>명령 팔레트:</w:t>
      </w:r>
    </w:p>
    <w:p w14:paraId="19227136" w14:textId="77777777" w:rsidR="002B375D" w:rsidRPr="000F01E0" w:rsidRDefault="002B375D" w:rsidP="002B375D">
      <w:pPr>
        <w:widowControl w:val="0"/>
        <w:wordWrap w:val="0"/>
        <w:autoSpaceDE w:val="0"/>
        <w:autoSpaceDN w:val="0"/>
        <w:spacing w:after="160"/>
      </w:pPr>
      <w:r w:rsidRPr="000F01E0">
        <w:t>CMake: Build</w:t>
      </w:r>
    </w:p>
    <w:p w14:paraId="0C8F68B9" w14:textId="77777777" w:rsidR="002B375D" w:rsidRDefault="002B375D" w:rsidP="002B375D"/>
    <w:p w14:paraId="543B3157" w14:textId="77777777" w:rsidR="002B375D" w:rsidRDefault="002B375D" w:rsidP="002B375D"/>
    <w:p w14:paraId="2EF7E16F" w14:textId="77777777" w:rsidR="002B375D" w:rsidRDefault="002B375D" w:rsidP="002B375D"/>
    <w:p w14:paraId="1869EFB8" w14:textId="77777777" w:rsidR="002B375D" w:rsidRDefault="002B375D" w:rsidP="002B375D"/>
    <w:p w14:paraId="331E15E0" w14:textId="77777777" w:rsidR="002B375D" w:rsidRDefault="002B375D" w:rsidP="002B375D">
      <w:r>
        <w:t>C:\DEV\HelloCplusplus&gt;ctest --test-dir build --output-on-failure</w:t>
      </w:r>
    </w:p>
    <w:p w14:paraId="2439F669" w14:textId="77777777" w:rsidR="002B375D" w:rsidRDefault="002B375D" w:rsidP="002B375D">
      <w:r>
        <w:t>Test project C:/DEV/HelloCplusplus/build</w:t>
      </w:r>
    </w:p>
    <w:p w14:paraId="5EAEF149" w14:textId="77777777" w:rsidR="002B375D" w:rsidRDefault="002B375D" w:rsidP="002B375D">
      <w:r>
        <w:t xml:space="preserve">    Start 1: HelloTest.ReturnsExpectedMessage</w:t>
      </w:r>
    </w:p>
    <w:p w14:paraId="786B60DF" w14:textId="77777777" w:rsidR="002B375D" w:rsidRDefault="002B375D" w:rsidP="002B375D">
      <w:r>
        <w:t>1/2 Test #1: HelloTest.ReturnsExpectedMessage ...   Passed    0.01 sec</w:t>
      </w:r>
    </w:p>
    <w:p w14:paraId="4A7045AB" w14:textId="77777777" w:rsidR="002B375D" w:rsidRDefault="002B375D" w:rsidP="002B375D">
      <w:r>
        <w:t xml:space="preserve">    Start 2: HelloTest.MessageIsNotEmpty</w:t>
      </w:r>
    </w:p>
    <w:p w14:paraId="502D984C" w14:textId="77777777" w:rsidR="002B375D" w:rsidRDefault="002B375D" w:rsidP="002B375D">
      <w:r>
        <w:t>2/2 Test #2: HelloTest.MessageIsNotEmpty ........   Passed    0.07 sec</w:t>
      </w:r>
    </w:p>
    <w:p w14:paraId="00387A06" w14:textId="77777777" w:rsidR="002B375D" w:rsidRDefault="002B375D" w:rsidP="002B375D"/>
    <w:p w14:paraId="11ADE690" w14:textId="77777777" w:rsidR="002B375D" w:rsidRDefault="002B375D" w:rsidP="002B375D">
      <w:r>
        <w:t>100% tests passed, 0 tests failed out of 2</w:t>
      </w:r>
    </w:p>
    <w:p w14:paraId="5772E67F" w14:textId="77777777" w:rsidR="002B375D" w:rsidRDefault="002B375D" w:rsidP="002B375D"/>
    <w:p w14:paraId="6E018994" w14:textId="77777777" w:rsidR="002B375D" w:rsidRDefault="002B375D" w:rsidP="002B375D">
      <w:r>
        <w:t>Total Test time (real) =   0.11 sec</w:t>
      </w:r>
    </w:p>
    <w:p w14:paraId="4C07F750" w14:textId="77777777" w:rsidR="002B375D" w:rsidRDefault="002B375D" w:rsidP="002B375D"/>
    <w:p w14:paraId="68A79E56" w14:textId="77777777" w:rsidR="002B375D" w:rsidRDefault="002B375D" w:rsidP="002B375D">
      <w:r>
        <w:t xml:space="preserve">C:\DEV\HelloCplusplus&gt;.\build\HelloCplusplus.exe                </w:t>
      </w:r>
    </w:p>
    <w:p w14:paraId="01724720" w14:textId="77777777" w:rsidR="002B375D" w:rsidRDefault="002B375D" w:rsidP="002B375D">
      <w:r>
        <w:t>Hello, C++ in VS Code!</w:t>
      </w:r>
    </w:p>
    <w:p w14:paraId="181F5019" w14:textId="77777777" w:rsidR="002B375D" w:rsidRDefault="002B375D" w:rsidP="002B375D"/>
    <w:p w14:paraId="138C6D5A" w14:textId="47B2E9E9" w:rsidR="002B375D" w:rsidRDefault="002B375D" w:rsidP="002B375D">
      <w:r>
        <w:lastRenderedPageBreak/>
        <w:t>C:\DEV\HelloCplusplus&gt;</w:t>
      </w:r>
      <w:r w:rsidRPr="002B375D">
        <w:rPr>
          <w:noProof/>
        </w:rPr>
        <w:t xml:space="preserve"> </w:t>
      </w:r>
      <w:r>
        <w:rPr>
          <w:noProof/>
        </w:rPr>
        <w:drawing>
          <wp:inline distT="0" distB="0" distL="0" distR="0" wp14:anchorId="69472CAD" wp14:editId="1F99DAD3">
            <wp:extent cx="5760720" cy="3683000"/>
            <wp:effectExtent l="0" t="0" r="0" b="0"/>
            <wp:docPr id="2147507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50723" name=""/>
                    <pic:cNvPicPr/>
                  </pic:nvPicPr>
                  <pic:blipFill>
                    <a:blip r:embed="rId190"/>
                    <a:stretch>
                      <a:fillRect/>
                    </a:stretch>
                  </pic:blipFill>
                  <pic:spPr>
                    <a:xfrm>
                      <a:off x="0" y="0"/>
                      <a:ext cx="5760720" cy="3683000"/>
                    </a:xfrm>
                    <a:prstGeom prst="rect">
                      <a:avLst/>
                    </a:prstGeom>
                  </pic:spPr>
                </pic:pic>
              </a:graphicData>
            </a:graphic>
          </wp:inline>
        </w:drawing>
      </w:r>
    </w:p>
    <w:p w14:paraId="2E187E2D" w14:textId="77777777" w:rsidR="002B375D" w:rsidRDefault="002B375D" w:rsidP="002B375D"/>
    <w:p w14:paraId="2150F121" w14:textId="77777777" w:rsidR="002B375D" w:rsidRDefault="002B375D" w:rsidP="002B375D"/>
    <w:p w14:paraId="4C3A25F7" w14:textId="77777777" w:rsidR="002B375D" w:rsidRDefault="002B375D" w:rsidP="002B375D"/>
    <w:p w14:paraId="46E3333E" w14:textId="77777777" w:rsidR="002B375D" w:rsidRDefault="002B375D" w:rsidP="002B375D"/>
    <w:p w14:paraId="2E6DD61D" w14:textId="77777777" w:rsidR="002B375D" w:rsidRPr="000F01E0" w:rsidRDefault="002B375D" w:rsidP="002B375D"/>
    <w:p w14:paraId="52DEBE06" w14:textId="77777777" w:rsidR="003922DC" w:rsidRPr="002B375D" w:rsidRDefault="003922DC" w:rsidP="003922DC">
      <w:pPr>
        <w:widowControl w:val="0"/>
        <w:wordWrap w:val="0"/>
        <w:autoSpaceDE w:val="0"/>
        <w:autoSpaceDN w:val="0"/>
        <w:spacing w:after="160"/>
      </w:pPr>
    </w:p>
    <w:p w14:paraId="6BA5980B" w14:textId="0899C6CD" w:rsidR="003922DC" w:rsidRDefault="003922DC" w:rsidP="003922DC">
      <w:pPr>
        <w:widowControl w:val="0"/>
        <w:wordWrap w:val="0"/>
        <w:autoSpaceDE w:val="0"/>
        <w:autoSpaceDN w:val="0"/>
        <w:spacing w:after="160"/>
      </w:pPr>
    </w:p>
    <w:p w14:paraId="4875713A" w14:textId="052CA9B3" w:rsidR="003922DC" w:rsidRPr="00A5106A" w:rsidRDefault="003922DC" w:rsidP="003922DC">
      <w:pPr>
        <w:widowControl w:val="0"/>
        <w:wordWrap w:val="0"/>
        <w:autoSpaceDE w:val="0"/>
        <w:autoSpaceDN w:val="0"/>
        <w:spacing w:after="160"/>
      </w:pPr>
    </w:p>
    <w:p w14:paraId="22B69DA3" w14:textId="77777777" w:rsidR="002B375D" w:rsidRDefault="002B375D">
      <w:pPr>
        <w:spacing w:after="160"/>
        <w:rPr>
          <w:b/>
          <w:bCs/>
        </w:rPr>
      </w:pPr>
      <w:r>
        <w:rPr>
          <w:b/>
          <w:bCs/>
        </w:rPr>
        <w:br w:type="page"/>
      </w:r>
    </w:p>
    <w:p w14:paraId="66433790" w14:textId="3E56CB00" w:rsidR="003922DC" w:rsidRDefault="003922DC" w:rsidP="003922DC">
      <w:pPr>
        <w:widowControl w:val="0"/>
        <w:wordWrap w:val="0"/>
        <w:autoSpaceDE w:val="0"/>
        <w:autoSpaceDN w:val="0"/>
        <w:spacing w:after="160"/>
        <w:rPr>
          <w:b/>
          <w:bCs/>
        </w:rPr>
      </w:pPr>
      <w:r w:rsidRPr="00A5106A">
        <w:rPr>
          <w:b/>
          <w:bCs/>
        </w:rPr>
        <w:lastRenderedPageBreak/>
        <w:t xml:space="preserve">Git 초기화 </w:t>
      </w:r>
    </w:p>
    <w:p w14:paraId="6C9B7E44" w14:textId="68940F5D" w:rsidR="002B375D" w:rsidRDefault="002B375D" w:rsidP="003922DC">
      <w:pPr>
        <w:widowControl w:val="0"/>
        <w:wordWrap w:val="0"/>
        <w:autoSpaceDE w:val="0"/>
        <w:autoSpaceDN w:val="0"/>
        <w:spacing w:after="160"/>
        <w:rPr>
          <w:b/>
          <w:bCs/>
        </w:rPr>
      </w:pPr>
      <w:r>
        <w:rPr>
          <w:noProof/>
        </w:rPr>
        <w:drawing>
          <wp:inline distT="0" distB="0" distL="0" distR="0" wp14:anchorId="131E5248" wp14:editId="46A727C6">
            <wp:extent cx="5760720" cy="2872740"/>
            <wp:effectExtent l="0" t="0" r="0" b="0"/>
            <wp:docPr id="267998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9847" name=""/>
                    <pic:cNvPicPr/>
                  </pic:nvPicPr>
                  <pic:blipFill>
                    <a:blip r:embed="rId191"/>
                    <a:stretch>
                      <a:fillRect/>
                    </a:stretch>
                  </pic:blipFill>
                  <pic:spPr>
                    <a:xfrm>
                      <a:off x="0" y="0"/>
                      <a:ext cx="5760720" cy="2872740"/>
                    </a:xfrm>
                    <a:prstGeom prst="rect">
                      <a:avLst/>
                    </a:prstGeom>
                  </pic:spPr>
                </pic:pic>
              </a:graphicData>
            </a:graphic>
          </wp:inline>
        </w:drawing>
      </w:r>
    </w:p>
    <w:p w14:paraId="76E4DDA5" w14:textId="2A520009" w:rsidR="002B375D" w:rsidRDefault="002B375D" w:rsidP="003922DC">
      <w:pPr>
        <w:widowControl w:val="0"/>
        <w:wordWrap w:val="0"/>
        <w:autoSpaceDE w:val="0"/>
        <w:autoSpaceDN w:val="0"/>
        <w:spacing w:after="160"/>
        <w:rPr>
          <w:b/>
          <w:bCs/>
        </w:rPr>
      </w:pPr>
      <w:r>
        <w:rPr>
          <w:noProof/>
        </w:rPr>
        <w:drawing>
          <wp:inline distT="0" distB="0" distL="0" distR="0" wp14:anchorId="26D823FA" wp14:editId="7B2B11CC">
            <wp:extent cx="5760720" cy="2516505"/>
            <wp:effectExtent l="0" t="0" r="0" b="0"/>
            <wp:docPr id="17193927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92776" name=""/>
                    <pic:cNvPicPr/>
                  </pic:nvPicPr>
                  <pic:blipFill>
                    <a:blip r:embed="rId192"/>
                    <a:stretch>
                      <a:fillRect/>
                    </a:stretch>
                  </pic:blipFill>
                  <pic:spPr>
                    <a:xfrm>
                      <a:off x="0" y="0"/>
                      <a:ext cx="5760720" cy="2516505"/>
                    </a:xfrm>
                    <a:prstGeom prst="rect">
                      <a:avLst/>
                    </a:prstGeom>
                  </pic:spPr>
                </pic:pic>
              </a:graphicData>
            </a:graphic>
          </wp:inline>
        </w:drawing>
      </w:r>
    </w:p>
    <w:p w14:paraId="330CC1B0" w14:textId="77777777" w:rsidR="002B375D" w:rsidRPr="00A5106A" w:rsidRDefault="002B375D" w:rsidP="003922DC">
      <w:pPr>
        <w:widowControl w:val="0"/>
        <w:wordWrap w:val="0"/>
        <w:autoSpaceDE w:val="0"/>
        <w:autoSpaceDN w:val="0"/>
        <w:spacing w:after="160"/>
        <w:rPr>
          <w:b/>
          <w:bCs/>
        </w:rPr>
      </w:pPr>
    </w:p>
    <w:p w14:paraId="3BB76AFD" w14:textId="77777777" w:rsidR="003922DC" w:rsidRPr="00A5106A" w:rsidRDefault="003922DC" w:rsidP="003922DC">
      <w:pPr>
        <w:widowControl w:val="0"/>
        <w:numPr>
          <w:ilvl w:val="0"/>
          <w:numId w:val="68"/>
        </w:numPr>
        <w:wordWrap w:val="0"/>
        <w:autoSpaceDE w:val="0"/>
        <w:autoSpaceDN w:val="0"/>
        <w:spacing w:after="160"/>
      </w:pPr>
      <w:r w:rsidRPr="00A5106A">
        <w:t>Git을 commit 하기 위해선 </w:t>
      </w:r>
      <w:proofErr w:type="gramStart"/>
      <w:r w:rsidRPr="00A5106A">
        <w:t>user.email</w:t>
      </w:r>
      <w:proofErr w:type="gramEnd"/>
      <w:r w:rsidRPr="00A5106A">
        <w:t xml:space="preserve">과 user.name설정이 필요합니다. 설정되지 않았다면, Panel(TERMINAL)에 다음과 같이 </w:t>
      </w:r>
      <w:proofErr w:type="gramStart"/>
      <w:r w:rsidRPr="00A5106A">
        <w:t>입력합니다.(</w:t>
      </w:r>
      <w:proofErr w:type="gramEnd"/>
      <w:r w:rsidRPr="00A5106A">
        <w:t>xxx@xxx.com, myname 대신 본인 정보를 입력하셔야 합니다.)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3922DC" w:rsidRPr="00A5106A" w14:paraId="6D7E4CF9"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06903BA3" w14:textId="77777777" w:rsidR="003922DC" w:rsidRPr="00A5106A" w:rsidRDefault="003922DC" w:rsidP="00FA6162">
            <w:pPr>
              <w:widowControl w:val="0"/>
              <w:wordWrap w:val="0"/>
              <w:autoSpaceDE w:val="0"/>
              <w:autoSpaceDN w:val="0"/>
              <w:spacing w:after="160"/>
            </w:pPr>
            <w:r w:rsidRPr="00A5106A">
              <w:t xml:space="preserve"> git config --global </w:t>
            </w:r>
            <w:proofErr w:type="gramStart"/>
            <w:r w:rsidRPr="00A5106A">
              <w:t>user.email</w:t>
            </w:r>
            <w:proofErr w:type="gramEnd"/>
            <w:r w:rsidRPr="00A5106A">
              <w:t xml:space="preserve"> "xxx@xxx.com"</w:t>
            </w:r>
          </w:p>
          <w:p w14:paraId="664C99E1" w14:textId="77777777" w:rsidR="003922DC" w:rsidRPr="00A5106A" w:rsidRDefault="003922DC" w:rsidP="00FA6162">
            <w:pPr>
              <w:widowControl w:val="0"/>
              <w:wordWrap w:val="0"/>
              <w:autoSpaceDE w:val="0"/>
              <w:autoSpaceDN w:val="0"/>
              <w:spacing w:after="160"/>
            </w:pPr>
            <w:r w:rsidRPr="00A5106A">
              <w:t xml:space="preserve"> git config --global user.name "myname"</w:t>
            </w:r>
          </w:p>
          <w:p w14:paraId="23B83963" w14:textId="77777777" w:rsidR="003922DC" w:rsidRPr="00A5106A" w:rsidRDefault="003922DC" w:rsidP="00FA6162">
            <w:pPr>
              <w:widowControl w:val="0"/>
              <w:wordWrap w:val="0"/>
              <w:autoSpaceDE w:val="0"/>
              <w:autoSpaceDN w:val="0"/>
              <w:spacing w:after="160"/>
            </w:pPr>
          </w:p>
        </w:tc>
      </w:tr>
    </w:tbl>
    <w:p w14:paraId="215BEDA3" w14:textId="77777777" w:rsidR="003922DC" w:rsidRPr="00A5106A" w:rsidRDefault="003922DC" w:rsidP="003922DC">
      <w:pPr>
        <w:widowControl w:val="0"/>
        <w:numPr>
          <w:ilvl w:val="0"/>
          <w:numId w:val="68"/>
        </w:numPr>
        <w:wordWrap w:val="0"/>
        <w:autoSpaceDE w:val="0"/>
        <w:autoSpaceDN w:val="0"/>
        <w:spacing w:after="160"/>
      </w:pPr>
      <w:r w:rsidRPr="00A5106A">
        <w:t>Activity Bar/Source Control/Initialize Repository을 실행합니다.</w:t>
      </w:r>
    </w:p>
    <w:p w14:paraId="5EB83F62" w14:textId="62E0B2E0" w:rsidR="003922DC" w:rsidRPr="00A5106A" w:rsidRDefault="002B375D" w:rsidP="003922DC">
      <w:pPr>
        <w:widowControl w:val="0"/>
        <w:wordWrap w:val="0"/>
        <w:autoSpaceDE w:val="0"/>
        <w:autoSpaceDN w:val="0"/>
        <w:spacing w:after="160"/>
      </w:pPr>
      <w:r>
        <w:rPr>
          <w:noProof/>
        </w:rPr>
        <w:lastRenderedPageBreak/>
        <w:drawing>
          <wp:inline distT="0" distB="0" distL="0" distR="0" wp14:anchorId="613B2253" wp14:editId="51B4E38F">
            <wp:extent cx="5760720" cy="3408680"/>
            <wp:effectExtent l="0" t="0" r="0" b="0"/>
            <wp:docPr id="5886995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99586" name=""/>
                    <pic:cNvPicPr/>
                  </pic:nvPicPr>
                  <pic:blipFill>
                    <a:blip r:embed="rId193"/>
                    <a:stretch>
                      <a:fillRect/>
                    </a:stretch>
                  </pic:blipFill>
                  <pic:spPr>
                    <a:xfrm>
                      <a:off x="0" y="0"/>
                      <a:ext cx="5760720" cy="3408680"/>
                    </a:xfrm>
                    <a:prstGeom prst="rect">
                      <a:avLst/>
                    </a:prstGeom>
                  </pic:spPr>
                </pic:pic>
              </a:graphicData>
            </a:graphic>
          </wp:inline>
        </w:drawing>
      </w:r>
    </w:p>
    <w:p w14:paraId="5D648324" w14:textId="77777777" w:rsidR="003922DC" w:rsidRPr="00A5106A" w:rsidRDefault="003922DC" w:rsidP="003922DC">
      <w:pPr>
        <w:widowControl w:val="0"/>
        <w:numPr>
          <w:ilvl w:val="0"/>
          <w:numId w:val="68"/>
        </w:numPr>
        <w:wordWrap w:val="0"/>
        <w:autoSpaceDE w:val="0"/>
        <w:autoSpaceDN w:val="0"/>
        <w:spacing w:after="160"/>
      </w:pPr>
      <w:r w:rsidRPr="00A5106A">
        <w:t xml:space="preserve">그러면 Side Bar(SOURCE CONTROL)이 표시되고, 폴더내의 파일들이 Changes에 표시됩니다. 이때 파일정보에 U가 </w:t>
      </w:r>
      <w:proofErr w:type="gramStart"/>
      <w:r w:rsidRPr="00A5106A">
        <w:t>표시됩니다.(</w:t>
      </w:r>
      <w:proofErr w:type="gramEnd"/>
      <w:r w:rsidRPr="00A5106A">
        <w:t>Untracked 되었다는 표시입니다.)</w:t>
      </w:r>
    </w:p>
    <w:p w14:paraId="7407F589" w14:textId="299629ED" w:rsidR="003922DC" w:rsidRPr="00A5106A" w:rsidRDefault="002B375D" w:rsidP="003922DC">
      <w:pPr>
        <w:widowControl w:val="0"/>
        <w:wordWrap w:val="0"/>
        <w:autoSpaceDE w:val="0"/>
        <w:autoSpaceDN w:val="0"/>
        <w:spacing w:after="160"/>
      </w:pPr>
      <w:r>
        <w:rPr>
          <w:noProof/>
        </w:rPr>
        <w:drawing>
          <wp:inline distT="0" distB="0" distL="0" distR="0" wp14:anchorId="00D33FB8" wp14:editId="019BF3FD">
            <wp:extent cx="5760720" cy="3254375"/>
            <wp:effectExtent l="0" t="0" r="0" b="0"/>
            <wp:docPr id="8948486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48672" name=""/>
                    <pic:cNvPicPr/>
                  </pic:nvPicPr>
                  <pic:blipFill>
                    <a:blip r:embed="rId194"/>
                    <a:stretch>
                      <a:fillRect/>
                    </a:stretch>
                  </pic:blipFill>
                  <pic:spPr>
                    <a:xfrm>
                      <a:off x="0" y="0"/>
                      <a:ext cx="5760720" cy="3254375"/>
                    </a:xfrm>
                    <a:prstGeom prst="rect">
                      <a:avLst/>
                    </a:prstGeom>
                  </pic:spPr>
                </pic:pic>
              </a:graphicData>
            </a:graphic>
          </wp:inline>
        </w:drawing>
      </w:r>
    </w:p>
    <w:p w14:paraId="70637377" w14:textId="77777777" w:rsidR="003922DC" w:rsidRPr="00A5106A" w:rsidRDefault="003922DC" w:rsidP="003922DC">
      <w:pPr>
        <w:widowControl w:val="0"/>
        <w:numPr>
          <w:ilvl w:val="0"/>
          <w:numId w:val="68"/>
        </w:numPr>
        <w:wordWrap w:val="0"/>
        <w:autoSpaceDE w:val="0"/>
        <w:autoSpaceDN w:val="0"/>
        <w:spacing w:after="160"/>
      </w:pPr>
      <w:proofErr w:type="gramStart"/>
      <w:r w:rsidRPr="00A5106A">
        <w:t>.vscode</w:t>
      </w:r>
      <w:proofErr w:type="gramEnd"/>
      <w:r w:rsidRPr="00A5106A">
        <w:t>폴더의 json 파일들과 exe 파일은 관리할 필요가 없으므로</w:t>
      </w:r>
      <w:proofErr w:type="gramStart"/>
      <w:r w:rsidRPr="00A5106A">
        <w:t>, .gitignore</w:t>
      </w:r>
      <w:proofErr w:type="gramEnd"/>
      <w:r w:rsidRPr="00A5106A">
        <w:t>파일에 작성하여 제외시킵니다. 파일 본문에 하기 내용을 입력하고 저장합니다.</w:t>
      </w:r>
      <w:proofErr w:type="gramStart"/>
      <w:r w:rsidRPr="00A5106A">
        <w:t>(.gitignore</w:t>
      </w:r>
      <w:proofErr w:type="gramEnd"/>
      <w:r w:rsidRPr="00A5106A">
        <w:t>파일은 꼭 Git이 관리하는 root 폴더에 작성해야 합니다.)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3922DC" w:rsidRPr="00A5106A" w14:paraId="6148481F"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1039051F" w14:textId="77777777" w:rsidR="002B375D" w:rsidRDefault="002B375D" w:rsidP="002B375D">
            <w:pPr>
              <w:widowControl w:val="0"/>
              <w:wordWrap w:val="0"/>
              <w:autoSpaceDE w:val="0"/>
              <w:autoSpaceDN w:val="0"/>
              <w:spacing w:after="160"/>
              <w:ind w:left="360"/>
            </w:pPr>
            <w:r>
              <w:lastRenderedPageBreak/>
              <w:t># Build</w:t>
            </w:r>
          </w:p>
          <w:p w14:paraId="76862B28" w14:textId="77777777" w:rsidR="002B375D" w:rsidRDefault="002B375D" w:rsidP="002B375D">
            <w:pPr>
              <w:widowControl w:val="0"/>
              <w:wordWrap w:val="0"/>
              <w:autoSpaceDE w:val="0"/>
              <w:autoSpaceDN w:val="0"/>
              <w:spacing w:after="160"/>
              <w:ind w:left="360"/>
            </w:pPr>
            <w:r>
              <w:t>/build/</w:t>
            </w:r>
          </w:p>
          <w:p w14:paraId="1432A6E1" w14:textId="77777777" w:rsidR="002B375D" w:rsidRDefault="002B375D" w:rsidP="002B375D">
            <w:pPr>
              <w:widowControl w:val="0"/>
              <w:wordWrap w:val="0"/>
              <w:autoSpaceDE w:val="0"/>
              <w:autoSpaceDN w:val="0"/>
              <w:spacing w:after="160"/>
              <w:ind w:left="360"/>
            </w:pPr>
            <w:r>
              <w:t>/out/</w:t>
            </w:r>
          </w:p>
          <w:p w14:paraId="7638B743" w14:textId="77777777" w:rsidR="002B375D" w:rsidRDefault="002B375D" w:rsidP="002B375D">
            <w:pPr>
              <w:widowControl w:val="0"/>
              <w:wordWrap w:val="0"/>
              <w:autoSpaceDE w:val="0"/>
              <w:autoSpaceDN w:val="0"/>
              <w:spacing w:after="160"/>
              <w:ind w:left="360"/>
            </w:pPr>
            <w:r>
              <w:t>/bin/</w:t>
            </w:r>
          </w:p>
          <w:p w14:paraId="78DB8803" w14:textId="77777777" w:rsidR="002B375D" w:rsidRDefault="002B375D" w:rsidP="002B375D">
            <w:pPr>
              <w:widowControl w:val="0"/>
              <w:wordWrap w:val="0"/>
              <w:autoSpaceDE w:val="0"/>
              <w:autoSpaceDN w:val="0"/>
              <w:spacing w:after="160"/>
              <w:ind w:left="360"/>
            </w:pPr>
          </w:p>
          <w:p w14:paraId="18FDD2E7" w14:textId="77777777" w:rsidR="002B375D" w:rsidRDefault="002B375D" w:rsidP="002B375D">
            <w:pPr>
              <w:widowControl w:val="0"/>
              <w:wordWrap w:val="0"/>
              <w:autoSpaceDE w:val="0"/>
              <w:autoSpaceDN w:val="0"/>
              <w:spacing w:after="160"/>
              <w:ind w:left="360"/>
            </w:pPr>
            <w:r>
              <w:t># CMake</w:t>
            </w:r>
          </w:p>
          <w:p w14:paraId="5C90AC7A" w14:textId="77777777" w:rsidR="002B375D" w:rsidRDefault="002B375D" w:rsidP="002B375D">
            <w:pPr>
              <w:widowControl w:val="0"/>
              <w:wordWrap w:val="0"/>
              <w:autoSpaceDE w:val="0"/>
              <w:autoSpaceDN w:val="0"/>
              <w:spacing w:after="160"/>
              <w:ind w:left="360"/>
            </w:pPr>
            <w:r>
              <w:t>CMakeFiles/</w:t>
            </w:r>
          </w:p>
          <w:p w14:paraId="3535A5E1" w14:textId="77777777" w:rsidR="002B375D" w:rsidRDefault="002B375D" w:rsidP="002B375D">
            <w:pPr>
              <w:widowControl w:val="0"/>
              <w:wordWrap w:val="0"/>
              <w:autoSpaceDE w:val="0"/>
              <w:autoSpaceDN w:val="0"/>
              <w:spacing w:after="160"/>
              <w:ind w:left="360"/>
            </w:pPr>
            <w:r>
              <w:t>CMakeCache.txt</w:t>
            </w:r>
          </w:p>
          <w:p w14:paraId="66296F3E" w14:textId="77777777" w:rsidR="002B375D" w:rsidRDefault="002B375D" w:rsidP="002B375D">
            <w:pPr>
              <w:widowControl w:val="0"/>
              <w:wordWrap w:val="0"/>
              <w:autoSpaceDE w:val="0"/>
              <w:autoSpaceDN w:val="0"/>
              <w:spacing w:after="160"/>
              <w:ind w:left="360"/>
            </w:pPr>
            <w:r>
              <w:t>cmake_</w:t>
            </w:r>
            <w:proofErr w:type="gramStart"/>
            <w:r>
              <w:t>install.cmake</w:t>
            </w:r>
            <w:proofErr w:type="gramEnd"/>
          </w:p>
          <w:p w14:paraId="5E9D9ACD" w14:textId="77777777" w:rsidR="002B375D" w:rsidRDefault="002B375D" w:rsidP="002B375D">
            <w:pPr>
              <w:widowControl w:val="0"/>
              <w:wordWrap w:val="0"/>
              <w:autoSpaceDE w:val="0"/>
              <w:autoSpaceDN w:val="0"/>
              <w:spacing w:after="160"/>
              <w:ind w:left="360"/>
            </w:pPr>
            <w:r>
              <w:t>Makefile</w:t>
            </w:r>
          </w:p>
          <w:p w14:paraId="5F489F49" w14:textId="77777777" w:rsidR="002B375D" w:rsidRDefault="002B375D" w:rsidP="002B375D">
            <w:pPr>
              <w:widowControl w:val="0"/>
              <w:wordWrap w:val="0"/>
              <w:autoSpaceDE w:val="0"/>
              <w:autoSpaceDN w:val="0"/>
              <w:spacing w:after="160"/>
              <w:ind w:left="360"/>
            </w:pPr>
          </w:p>
          <w:p w14:paraId="0013942E" w14:textId="77777777" w:rsidR="002B375D" w:rsidRDefault="002B375D" w:rsidP="002B375D">
            <w:pPr>
              <w:widowControl w:val="0"/>
              <w:wordWrap w:val="0"/>
              <w:autoSpaceDE w:val="0"/>
              <w:autoSpaceDN w:val="0"/>
              <w:spacing w:after="160"/>
              <w:ind w:left="360"/>
            </w:pPr>
            <w:r>
              <w:t># Testing</w:t>
            </w:r>
          </w:p>
          <w:p w14:paraId="0A286854" w14:textId="77777777" w:rsidR="002B375D" w:rsidRDefault="002B375D" w:rsidP="002B375D">
            <w:pPr>
              <w:widowControl w:val="0"/>
              <w:wordWrap w:val="0"/>
              <w:autoSpaceDE w:val="0"/>
              <w:autoSpaceDN w:val="0"/>
              <w:spacing w:after="160"/>
              <w:ind w:left="360"/>
            </w:pPr>
            <w:r>
              <w:t>Testing/</w:t>
            </w:r>
          </w:p>
          <w:p w14:paraId="4B371A29" w14:textId="77777777" w:rsidR="002B375D" w:rsidRDefault="002B375D" w:rsidP="002B375D">
            <w:pPr>
              <w:widowControl w:val="0"/>
              <w:wordWrap w:val="0"/>
              <w:autoSpaceDE w:val="0"/>
              <w:autoSpaceDN w:val="0"/>
              <w:spacing w:after="160"/>
              <w:ind w:left="360"/>
            </w:pPr>
            <w:r>
              <w:t>*.log</w:t>
            </w:r>
          </w:p>
          <w:p w14:paraId="1BF36E82" w14:textId="77777777" w:rsidR="002B375D" w:rsidRDefault="002B375D" w:rsidP="002B375D">
            <w:pPr>
              <w:widowControl w:val="0"/>
              <w:wordWrap w:val="0"/>
              <w:autoSpaceDE w:val="0"/>
              <w:autoSpaceDN w:val="0"/>
              <w:spacing w:after="160"/>
              <w:ind w:left="360"/>
            </w:pPr>
          </w:p>
          <w:p w14:paraId="64E329CC" w14:textId="77777777" w:rsidR="002B375D" w:rsidRDefault="002B375D" w:rsidP="002B375D">
            <w:pPr>
              <w:widowControl w:val="0"/>
              <w:wordWrap w:val="0"/>
              <w:autoSpaceDE w:val="0"/>
              <w:autoSpaceDN w:val="0"/>
              <w:spacing w:after="160"/>
              <w:ind w:left="360"/>
            </w:pPr>
            <w:r>
              <w:t># VS Code</w:t>
            </w:r>
          </w:p>
          <w:p w14:paraId="79C75644" w14:textId="77777777" w:rsidR="002B375D" w:rsidRDefault="002B375D" w:rsidP="002B375D">
            <w:pPr>
              <w:widowControl w:val="0"/>
              <w:wordWrap w:val="0"/>
              <w:autoSpaceDE w:val="0"/>
              <w:autoSpaceDN w:val="0"/>
              <w:spacing w:after="160"/>
              <w:ind w:left="360"/>
            </w:pPr>
            <w:proofErr w:type="gramStart"/>
            <w:r>
              <w:t>.vscode</w:t>
            </w:r>
            <w:proofErr w:type="gramEnd"/>
            <w:r>
              <w:t>/</w:t>
            </w:r>
          </w:p>
          <w:p w14:paraId="6F4562C4" w14:textId="77777777" w:rsidR="002B375D" w:rsidRDefault="002B375D" w:rsidP="002B375D">
            <w:pPr>
              <w:widowControl w:val="0"/>
              <w:wordWrap w:val="0"/>
              <w:autoSpaceDE w:val="0"/>
              <w:autoSpaceDN w:val="0"/>
              <w:spacing w:after="160"/>
              <w:ind w:left="360"/>
            </w:pPr>
          </w:p>
          <w:p w14:paraId="53EAE0FA" w14:textId="77777777" w:rsidR="002B375D" w:rsidRDefault="002B375D" w:rsidP="002B375D">
            <w:pPr>
              <w:widowControl w:val="0"/>
              <w:wordWrap w:val="0"/>
              <w:autoSpaceDE w:val="0"/>
              <w:autoSpaceDN w:val="0"/>
              <w:spacing w:after="160"/>
              <w:ind w:left="360"/>
            </w:pPr>
            <w:r>
              <w:t># Executables</w:t>
            </w:r>
          </w:p>
          <w:p w14:paraId="74C5C6AF" w14:textId="77777777" w:rsidR="002B375D" w:rsidRDefault="002B375D" w:rsidP="002B375D">
            <w:pPr>
              <w:widowControl w:val="0"/>
              <w:wordWrap w:val="0"/>
              <w:autoSpaceDE w:val="0"/>
              <w:autoSpaceDN w:val="0"/>
              <w:spacing w:after="160"/>
              <w:ind w:left="360"/>
            </w:pPr>
            <w:r>
              <w:t>*.exe</w:t>
            </w:r>
          </w:p>
          <w:p w14:paraId="62642F0B" w14:textId="77777777" w:rsidR="002B375D" w:rsidRDefault="002B375D" w:rsidP="002B375D">
            <w:pPr>
              <w:widowControl w:val="0"/>
              <w:wordWrap w:val="0"/>
              <w:autoSpaceDE w:val="0"/>
              <w:autoSpaceDN w:val="0"/>
              <w:spacing w:after="160"/>
              <w:ind w:left="360"/>
            </w:pPr>
            <w:r>
              <w:t>*.out</w:t>
            </w:r>
          </w:p>
          <w:p w14:paraId="386DA26C" w14:textId="77777777" w:rsidR="002B375D" w:rsidRDefault="002B375D" w:rsidP="002B375D">
            <w:pPr>
              <w:widowControl w:val="0"/>
              <w:wordWrap w:val="0"/>
              <w:autoSpaceDE w:val="0"/>
              <w:autoSpaceDN w:val="0"/>
              <w:spacing w:after="160"/>
              <w:ind w:left="360"/>
            </w:pPr>
          </w:p>
          <w:p w14:paraId="60FCD283" w14:textId="77777777" w:rsidR="002B375D" w:rsidRDefault="002B375D" w:rsidP="002B375D">
            <w:pPr>
              <w:widowControl w:val="0"/>
              <w:wordWrap w:val="0"/>
              <w:autoSpaceDE w:val="0"/>
              <w:autoSpaceDN w:val="0"/>
              <w:spacing w:after="160"/>
              <w:ind w:left="360"/>
            </w:pPr>
            <w:r>
              <w:t># Object files</w:t>
            </w:r>
          </w:p>
          <w:p w14:paraId="5E24DE27" w14:textId="77777777" w:rsidR="002B375D" w:rsidRDefault="002B375D" w:rsidP="002B375D">
            <w:pPr>
              <w:widowControl w:val="0"/>
              <w:wordWrap w:val="0"/>
              <w:autoSpaceDE w:val="0"/>
              <w:autoSpaceDN w:val="0"/>
              <w:spacing w:after="160"/>
              <w:ind w:left="360"/>
            </w:pPr>
            <w:proofErr w:type="gramStart"/>
            <w:r>
              <w:t>*.o</w:t>
            </w:r>
            <w:proofErr w:type="gramEnd"/>
          </w:p>
          <w:p w14:paraId="476B73F5" w14:textId="77777777" w:rsidR="002B375D" w:rsidRDefault="002B375D" w:rsidP="002B375D">
            <w:pPr>
              <w:widowControl w:val="0"/>
              <w:wordWrap w:val="0"/>
              <w:autoSpaceDE w:val="0"/>
              <w:autoSpaceDN w:val="0"/>
              <w:spacing w:after="160"/>
              <w:ind w:left="360"/>
            </w:pPr>
            <w:r>
              <w:t>*.obj</w:t>
            </w:r>
          </w:p>
          <w:p w14:paraId="004C462A" w14:textId="77777777" w:rsidR="002B375D" w:rsidRDefault="002B375D" w:rsidP="002B375D">
            <w:pPr>
              <w:widowControl w:val="0"/>
              <w:wordWrap w:val="0"/>
              <w:autoSpaceDE w:val="0"/>
              <w:autoSpaceDN w:val="0"/>
              <w:spacing w:after="160"/>
              <w:ind w:left="360"/>
            </w:pPr>
          </w:p>
          <w:p w14:paraId="092C69AA" w14:textId="77777777" w:rsidR="002B375D" w:rsidRDefault="002B375D" w:rsidP="002B375D">
            <w:pPr>
              <w:widowControl w:val="0"/>
              <w:wordWrap w:val="0"/>
              <w:autoSpaceDE w:val="0"/>
              <w:autoSpaceDN w:val="0"/>
              <w:spacing w:after="160"/>
              <w:ind w:left="360"/>
            </w:pPr>
            <w:r>
              <w:t># Temporary</w:t>
            </w:r>
          </w:p>
          <w:p w14:paraId="07DE5F47" w14:textId="77777777" w:rsidR="002B375D" w:rsidRDefault="002B375D" w:rsidP="002B375D">
            <w:pPr>
              <w:widowControl w:val="0"/>
              <w:wordWrap w:val="0"/>
              <w:autoSpaceDE w:val="0"/>
              <w:autoSpaceDN w:val="0"/>
              <w:spacing w:after="160"/>
              <w:ind w:left="360"/>
            </w:pPr>
            <w:r>
              <w:t>*.tmp</w:t>
            </w:r>
          </w:p>
          <w:p w14:paraId="29D16624" w14:textId="22E0EE25" w:rsidR="003922DC" w:rsidRPr="00A5106A" w:rsidRDefault="002B375D" w:rsidP="002B375D">
            <w:pPr>
              <w:widowControl w:val="0"/>
              <w:wordWrap w:val="0"/>
              <w:autoSpaceDE w:val="0"/>
              <w:autoSpaceDN w:val="0"/>
              <w:spacing w:after="160"/>
              <w:ind w:left="360"/>
            </w:pPr>
            <w:proofErr w:type="gramStart"/>
            <w:r>
              <w:lastRenderedPageBreak/>
              <w:t>*.temp</w:t>
            </w:r>
            <w:proofErr w:type="gramEnd"/>
            <w:r w:rsidRPr="00A5106A">
              <w:t xml:space="preserve"> </w:t>
            </w:r>
          </w:p>
        </w:tc>
      </w:tr>
    </w:tbl>
    <w:p w14:paraId="2D03AD52" w14:textId="72538045" w:rsidR="003922DC" w:rsidRPr="00A5106A" w:rsidRDefault="003922DC" w:rsidP="003922DC">
      <w:pPr>
        <w:widowControl w:val="0"/>
        <w:wordWrap w:val="0"/>
        <w:autoSpaceDE w:val="0"/>
        <w:autoSpaceDN w:val="0"/>
        <w:spacing w:after="160"/>
      </w:pPr>
    </w:p>
    <w:p w14:paraId="011CF763" w14:textId="77777777" w:rsidR="003922DC" w:rsidRPr="00A5106A" w:rsidRDefault="003922DC" w:rsidP="003922DC">
      <w:pPr>
        <w:widowControl w:val="0"/>
        <w:numPr>
          <w:ilvl w:val="0"/>
          <w:numId w:val="68"/>
        </w:numPr>
        <w:wordWrap w:val="0"/>
        <w:autoSpaceDE w:val="0"/>
        <w:autoSpaceDN w:val="0"/>
        <w:spacing w:after="160"/>
      </w:pPr>
      <w:r w:rsidRPr="00A5106A">
        <w:t>폴더 구조는 다음과 같습니다.</w:t>
      </w:r>
    </w:p>
    <w:tbl>
      <w:tblPr>
        <w:tblW w:w="11655" w:type="dxa"/>
        <w:tblInd w:w="720" w:type="dxa"/>
        <w:tblCellMar>
          <w:top w:w="15" w:type="dxa"/>
          <w:left w:w="15" w:type="dxa"/>
          <w:bottom w:w="15" w:type="dxa"/>
          <w:right w:w="15" w:type="dxa"/>
        </w:tblCellMar>
        <w:tblLook w:val="04A0" w:firstRow="1" w:lastRow="0" w:firstColumn="1" w:lastColumn="0" w:noHBand="0" w:noVBand="1"/>
      </w:tblPr>
      <w:tblGrid>
        <w:gridCol w:w="11655"/>
      </w:tblGrid>
      <w:tr w:rsidR="003922DC" w:rsidRPr="00A5106A" w14:paraId="6C9E0473" w14:textId="77777777" w:rsidTr="00FA6162">
        <w:tc>
          <w:tcPr>
            <w:tcW w:w="0" w:type="auto"/>
            <w:tcBorders>
              <w:top w:val="nil"/>
              <w:left w:val="nil"/>
              <w:bottom w:val="nil"/>
              <w:right w:val="nil"/>
            </w:tcBorders>
            <w:tcMar>
              <w:top w:w="0" w:type="dxa"/>
              <w:left w:w="240" w:type="dxa"/>
              <w:bottom w:w="0" w:type="dxa"/>
              <w:right w:w="0" w:type="dxa"/>
            </w:tcMar>
            <w:vAlign w:val="center"/>
            <w:hideMark/>
          </w:tcPr>
          <w:p w14:paraId="4F4B4736" w14:textId="77777777" w:rsidR="003922DC" w:rsidRPr="00A5106A" w:rsidRDefault="003922DC" w:rsidP="00FA6162">
            <w:pPr>
              <w:widowControl w:val="0"/>
              <w:wordWrap w:val="0"/>
              <w:autoSpaceDE w:val="0"/>
              <w:autoSpaceDN w:val="0"/>
              <w:spacing w:after="160"/>
            </w:pPr>
            <w:r w:rsidRPr="00A5106A">
              <w:t xml:space="preserve"> +--language_test</w:t>
            </w:r>
          </w:p>
          <w:p w14:paraId="15F7CFF1" w14:textId="77777777" w:rsidR="003922DC" w:rsidRPr="00A5106A" w:rsidRDefault="003922DC" w:rsidP="00FA6162">
            <w:pPr>
              <w:widowControl w:val="0"/>
              <w:wordWrap w:val="0"/>
              <w:autoSpaceDE w:val="0"/>
              <w:autoSpaceDN w:val="0"/>
              <w:spacing w:after="160"/>
            </w:pPr>
            <w:r w:rsidRPr="00A5106A">
              <w:t xml:space="preserve">     +--cpp</w:t>
            </w:r>
          </w:p>
          <w:p w14:paraId="5EF11003" w14:textId="77777777" w:rsidR="003922DC" w:rsidRPr="00A5106A" w:rsidRDefault="003922DC" w:rsidP="00FA6162">
            <w:pPr>
              <w:widowControl w:val="0"/>
              <w:wordWrap w:val="0"/>
              <w:autoSpaceDE w:val="0"/>
              <w:autoSpaceDN w:val="0"/>
              <w:spacing w:after="160"/>
            </w:pPr>
            <w:r w:rsidRPr="00A5106A">
              <w:t xml:space="preserve">         +--src</w:t>
            </w:r>
          </w:p>
          <w:p w14:paraId="61003D85" w14:textId="77777777" w:rsidR="003922DC" w:rsidRPr="00A5106A" w:rsidRDefault="003922DC" w:rsidP="00FA6162">
            <w:pPr>
              <w:widowControl w:val="0"/>
              <w:wordWrap w:val="0"/>
              <w:autoSpaceDE w:val="0"/>
              <w:autoSpaceDN w:val="0"/>
              <w:spacing w:after="160"/>
            </w:pPr>
            <w:r w:rsidRPr="00A5106A">
              <w:t xml:space="preserve">             +--main.cpp</w:t>
            </w:r>
          </w:p>
          <w:p w14:paraId="61450FE0" w14:textId="77777777" w:rsidR="003922DC" w:rsidRPr="00A5106A" w:rsidRDefault="003922DC" w:rsidP="00FA6162">
            <w:pPr>
              <w:widowControl w:val="0"/>
              <w:wordWrap w:val="0"/>
              <w:autoSpaceDE w:val="0"/>
              <w:autoSpaceDN w:val="0"/>
              <w:spacing w:after="160"/>
            </w:pPr>
            <w:r w:rsidRPr="00A5106A">
              <w:t xml:space="preserve">     +</w:t>
            </w:r>
            <w:proofErr w:type="gramStart"/>
            <w:r w:rsidRPr="00A5106A">
              <w:t>--.gitignore</w:t>
            </w:r>
            <w:proofErr w:type="gramEnd"/>
          </w:p>
          <w:p w14:paraId="317EE82E" w14:textId="77777777" w:rsidR="003922DC" w:rsidRPr="00A5106A" w:rsidRDefault="003922DC" w:rsidP="00FA6162">
            <w:pPr>
              <w:widowControl w:val="0"/>
              <w:wordWrap w:val="0"/>
              <w:autoSpaceDE w:val="0"/>
              <w:autoSpaceDN w:val="0"/>
              <w:spacing w:after="160"/>
            </w:pPr>
          </w:p>
        </w:tc>
      </w:tr>
    </w:tbl>
    <w:p w14:paraId="051DA485" w14:textId="77777777" w:rsidR="003922DC" w:rsidRPr="00A5106A" w:rsidRDefault="003922DC" w:rsidP="003922DC">
      <w:pPr>
        <w:widowControl w:val="0"/>
        <w:numPr>
          <w:ilvl w:val="0"/>
          <w:numId w:val="68"/>
        </w:numPr>
        <w:wordWrap w:val="0"/>
        <w:autoSpaceDE w:val="0"/>
        <w:autoSpaceDN w:val="0"/>
        <w:spacing w:after="160"/>
      </w:pPr>
      <w:r w:rsidRPr="00A5106A">
        <w:t>Side Bar(SOURCE CONTROL)을 확인하면, 불필요한 파일들은 관리대상에서 제외되고</w:t>
      </w:r>
      <w:proofErr w:type="gramStart"/>
      <w:r w:rsidRPr="00A5106A">
        <w:t>, .gitignore</w:t>
      </w:r>
      <w:proofErr w:type="gramEnd"/>
      <w:r w:rsidRPr="00A5106A">
        <w:t> 와 main.cpp만 Untracked로 관리되는 걸 확인할 수 있습니다.</w:t>
      </w:r>
    </w:p>
    <w:p w14:paraId="5D3D35CA" w14:textId="4ECF16A5" w:rsidR="003922DC" w:rsidRPr="00A5106A" w:rsidRDefault="002B375D" w:rsidP="003922DC">
      <w:pPr>
        <w:widowControl w:val="0"/>
        <w:wordWrap w:val="0"/>
        <w:autoSpaceDE w:val="0"/>
        <w:autoSpaceDN w:val="0"/>
        <w:spacing w:after="160"/>
      </w:pPr>
      <w:r>
        <w:rPr>
          <w:noProof/>
        </w:rPr>
        <w:drawing>
          <wp:inline distT="0" distB="0" distL="0" distR="0" wp14:anchorId="79A4A4A9" wp14:editId="4BCDCC6F">
            <wp:extent cx="5760720" cy="4626610"/>
            <wp:effectExtent l="0" t="0" r="0" b="0"/>
            <wp:docPr id="8872214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1473" name=""/>
                    <pic:cNvPicPr/>
                  </pic:nvPicPr>
                  <pic:blipFill>
                    <a:blip r:embed="rId195"/>
                    <a:stretch>
                      <a:fillRect/>
                    </a:stretch>
                  </pic:blipFill>
                  <pic:spPr>
                    <a:xfrm>
                      <a:off x="0" y="0"/>
                      <a:ext cx="5760720" cy="4626610"/>
                    </a:xfrm>
                    <a:prstGeom prst="rect">
                      <a:avLst/>
                    </a:prstGeom>
                  </pic:spPr>
                </pic:pic>
              </a:graphicData>
            </a:graphic>
          </wp:inline>
        </w:drawing>
      </w:r>
    </w:p>
    <w:p w14:paraId="10457E6C" w14:textId="7F8A3C18" w:rsidR="003922DC" w:rsidRPr="00A5106A" w:rsidRDefault="003922DC" w:rsidP="003922DC">
      <w:pPr>
        <w:widowControl w:val="0"/>
        <w:wordWrap w:val="0"/>
        <w:autoSpaceDE w:val="0"/>
        <w:autoSpaceDN w:val="0"/>
        <w:spacing w:after="160"/>
        <w:rPr>
          <w:b/>
          <w:bCs/>
        </w:rPr>
      </w:pPr>
      <w:r w:rsidRPr="00A5106A">
        <w:rPr>
          <w:b/>
          <w:bCs/>
        </w:rPr>
        <w:t>Git 기본 사용(add, commit)</w:t>
      </w:r>
      <w:r w:rsidR="002B375D" w:rsidRPr="00A5106A">
        <w:rPr>
          <w:b/>
          <w:bCs/>
        </w:rPr>
        <w:t xml:space="preserve"> </w:t>
      </w:r>
    </w:p>
    <w:p w14:paraId="550FA842" w14:textId="77777777" w:rsidR="003922DC" w:rsidRPr="00A5106A" w:rsidRDefault="003922DC" w:rsidP="003922DC">
      <w:pPr>
        <w:widowControl w:val="0"/>
        <w:numPr>
          <w:ilvl w:val="0"/>
          <w:numId w:val="69"/>
        </w:numPr>
        <w:wordWrap w:val="0"/>
        <w:autoSpaceDE w:val="0"/>
        <w:autoSpaceDN w:val="0"/>
        <w:spacing w:after="160"/>
      </w:pPr>
      <w:r w:rsidRPr="00A5106A">
        <w:t>파일을 add(staged 상태로 전환) 하기 위해서는 + 버튼을 클릭합니다.</w:t>
      </w:r>
    </w:p>
    <w:p w14:paraId="54B6E090" w14:textId="77777777" w:rsidR="003922DC" w:rsidRPr="00A5106A" w:rsidRDefault="003922DC" w:rsidP="003922DC">
      <w:pPr>
        <w:widowControl w:val="0"/>
        <w:wordWrap w:val="0"/>
        <w:autoSpaceDE w:val="0"/>
        <w:autoSpaceDN w:val="0"/>
        <w:spacing w:after="160"/>
      </w:pPr>
      <w:r w:rsidRPr="00A5106A">
        <w:rPr>
          <w:noProof/>
        </w:rPr>
        <w:lastRenderedPageBreak/>
        <w:drawing>
          <wp:inline distT="0" distB="0" distL="0" distR="0" wp14:anchorId="45FCAF4C" wp14:editId="09DDBE78">
            <wp:extent cx="2647950" cy="2012950"/>
            <wp:effectExtent l="0" t="0" r="0" b="6350"/>
            <wp:docPr id="1073400248" name="그림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image"/>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647950" cy="2012950"/>
                    </a:xfrm>
                    <a:prstGeom prst="rect">
                      <a:avLst/>
                    </a:prstGeom>
                    <a:noFill/>
                    <a:ln>
                      <a:noFill/>
                    </a:ln>
                  </pic:spPr>
                </pic:pic>
              </a:graphicData>
            </a:graphic>
          </wp:inline>
        </w:drawing>
      </w:r>
    </w:p>
    <w:p w14:paraId="06D1E66F" w14:textId="77777777" w:rsidR="003922DC" w:rsidRPr="00A5106A" w:rsidRDefault="003922DC" w:rsidP="003922DC">
      <w:pPr>
        <w:widowControl w:val="0"/>
        <w:numPr>
          <w:ilvl w:val="0"/>
          <w:numId w:val="69"/>
        </w:numPr>
        <w:wordWrap w:val="0"/>
        <w:autoSpaceDE w:val="0"/>
        <w:autoSpaceDN w:val="0"/>
        <w:spacing w:after="160"/>
      </w:pPr>
      <w:r w:rsidRPr="00A5106A">
        <w:t>그러면 Staged Changes 로 옮겨지고, 이후 - 버튼을 클릭하여 취소할 수 있습니다.</w:t>
      </w:r>
    </w:p>
    <w:p w14:paraId="3D81D5F0" w14:textId="1F8ACE15" w:rsidR="003922DC" w:rsidRPr="00A5106A" w:rsidRDefault="002B375D" w:rsidP="003922DC">
      <w:pPr>
        <w:widowControl w:val="0"/>
        <w:wordWrap w:val="0"/>
        <w:autoSpaceDE w:val="0"/>
        <w:autoSpaceDN w:val="0"/>
        <w:spacing w:after="160"/>
      </w:pPr>
      <w:r>
        <w:rPr>
          <w:noProof/>
        </w:rPr>
        <w:drawing>
          <wp:inline distT="0" distB="0" distL="0" distR="0" wp14:anchorId="2B10C882" wp14:editId="682E0771">
            <wp:extent cx="5760720" cy="5154930"/>
            <wp:effectExtent l="0" t="0" r="0" b="0"/>
            <wp:docPr id="14099946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94679" name=""/>
                    <pic:cNvPicPr/>
                  </pic:nvPicPr>
                  <pic:blipFill>
                    <a:blip r:embed="rId197"/>
                    <a:stretch>
                      <a:fillRect/>
                    </a:stretch>
                  </pic:blipFill>
                  <pic:spPr>
                    <a:xfrm>
                      <a:off x="0" y="0"/>
                      <a:ext cx="5760720" cy="5154930"/>
                    </a:xfrm>
                    <a:prstGeom prst="rect">
                      <a:avLst/>
                    </a:prstGeom>
                  </pic:spPr>
                </pic:pic>
              </a:graphicData>
            </a:graphic>
          </wp:inline>
        </w:drawing>
      </w:r>
    </w:p>
    <w:p w14:paraId="38F93912" w14:textId="77777777" w:rsidR="003922DC" w:rsidRDefault="003922DC" w:rsidP="003922DC">
      <w:pPr>
        <w:widowControl w:val="0"/>
        <w:numPr>
          <w:ilvl w:val="0"/>
          <w:numId w:val="69"/>
        </w:numPr>
        <w:wordWrap w:val="0"/>
        <w:autoSpaceDE w:val="0"/>
        <w:autoSpaceDN w:val="0"/>
        <w:spacing w:after="160"/>
      </w:pPr>
      <w:r w:rsidRPr="00A5106A">
        <w:t xml:space="preserve">상단 메시지를 입력하고 Commit 버튼을 </w:t>
      </w:r>
      <w:proofErr w:type="gramStart"/>
      <w:r w:rsidRPr="00A5106A">
        <w:t>클릭합니다.(</w:t>
      </w:r>
      <w:proofErr w:type="gramEnd"/>
      <w:r w:rsidRPr="00A5106A">
        <w:t>메시지를 입력하지 않으면 commit 메시지 에디터가 표시됩니다.)</w:t>
      </w:r>
    </w:p>
    <w:p w14:paraId="7E8CE119" w14:textId="3E4D0102" w:rsidR="002B375D" w:rsidRPr="00A5106A" w:rsidRDefault="002B375D" w:rsidP="003922DC">
      <w:pPr>
        <w:widowControl w:val="0"/>
        <w:numPr>
          <w:ilvl w:val="0"/>
          <w:numId w:val="69"/>
        </w:numPr>
        <w:wordWrap w:val="0"/>
        <w:autoSpaceDE w:val="0"/>
        <w:autoSpaceDN w:val="0"/>
        <w:spacing w:after="160"/>
      </w:pPr>
      <w:r>
        <w:rPr>
          <w:noProof/>
        </w:rPr>
        <w:lastRenderedPageBreak/>
        <w:drawing>
          <wp:inline distT="0" distB="0" distL="0" distR="0" wp14:anchorId="2B2C71BC" wp14:editId="62063772">
            <wp:extent cx="5760720" cy="3915410"/>
            <wp:effectExtent l="0" t="0" r="0" b="0"/>
            <wp:docPr id="12887084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08418" name=""/>
                    <pic:cNvPicPr/>
                  </pic:nvPicPr>
                  <pic:blipFill>
                    <a:blip r:embed="rId198"/>
                    <a:stretch>
                      <a:fillRect/>
                    </a:stretch>
                  </pic:blipFill>
                  <pic:spPr>
                    <a:xfrm>
                      <a:off x="0" y="0"/>
                      <a:ext cx="5760720" cy="3915410"/>
                    </a:xfrm>
                    <a:prstGeom prst="rect">
                      <a:avLst/>
                    </a:prstGeom>
                  </pic:spPr>
                </pic:pic>
              </a:graphicData>
            </a:graphic>
          </wp:inline>
        </w:drawing>
      </w:r>
    </w:p>
    <w:p w14:paraId="4C0F3C0F" w14:textId="48E05A8F" w:rsidR="003922DC" w:rsidRPr="00A5106A" w:rsidRDefault="003922DC" w:rsidP="003922DC">
      <w:pPr>
        <w:widowControl w:val="0"/>
        <w:wordWrap w:val="0"/>
        <w:autoSpaceDE w:val="0"/>
        <w:autoSpaceDN w:val="0"/>
        <w:spacing w:after="160"/>
      </w:pPr>
    </w:p>
    <w:p w14:paraId="7F7FE117" w14:textId="77777777" w:rsidR="003922DC" w:rsidRPr="00A5106A" w:rsidRDefault="003922DC" w:rsidP="003922DC">
      <w:pPr>
        <w:widowControl w:val="0"/>
        <w:numPr>
          <w:ilvl w:val="0"/>
          <w:numId w:val="69"/>
        </w:numPr>
        <w:wordWrap w:val="0"/>
        <w:autoSpaceDE w:val="0"/>
        <w:autoSpaceDN w:val="0"/>
        <w:spacing w:after="160"/>
      </w:pPr>
      <w:r w:rsidRPr="00A5106A">
        <w:t>main.cpp 도 +버튼을 클릭하여 Staged Changes 로 전환하고, Commit하고 나면, 다음과 같이 Source Control의 관리 대상 파일들이 모두 사라집니다.</w:t>
      </w:r>
    </w:p>
    <w:p w14:paraId="67EB20CB" w14:textId="2F6CFC58" w:rsidR="003922DC" w:rsidRDefault="002B375D" w:rsidP="003922DC">
      <w:pPr>
        <w:widowControl w:val="0"/>
        <w:wordWrap w:val="0"/>
        <w:autoSpaceDE w:val="0"/>
        <w:autoSpaceDN w:val="0"/>
        <w:spacing w:after="160"/>
      </w:pPr>
      <w:r>
        <w:rPr>
          <w:noProof/>
        </w:rPr>
        <w:lastRenderedPageBreak/>
        <w:drawing>
          <wp:inline distT="0" distB="0" distL="0" distR="0" wp14:anchorId="031999C5" wp14:editId="082CC70A">
            <wp:extent cx="4772025" cy="5991225"/>
            <wp:effectExtent l="0" t="0" r="9525" b="9525"/>
            <wp:docPr id="1038712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292" name=""/>
                    <pic:cNvPicPr/>
                  </pic:nvPicPr>
                  <pic:blipFill>
                    <a:blip r:embed="rId199"/>
                    <a:stretch>
                      <a:fillRect/>
                    </a:stretch>
                  </pic:blipFill>
                  <pic:spPr>
                    <a:xfrm>
                      <a:off x="0" y="0"/>
                      <a:ext cx="4772025" cy="5991225"/>
                    </a:xfrm>
                    <a:prstGeom prst="rect">
                      <a:avLst/>
                    </a:prstGeom>
                  </pic:spPr>
                </pic:pic>
              </a:graphicData>
            </a:graphic>
          </wp:inline>
        </w:drawing>
      </w:r>
    </w:p>
    <w:p w14:paraId="26F9CF96" w14:textId="6477AE0F" w:rsidR="002B375D" w:rsidRPr="00A5106A" w:rsidRDefault="002B375D" w:rsidP="003922DC">
      <w:pPr>
        <w:widowControl w:val="0"/>
        <w:wordWrap w:val="0"/>
        <w:autoSpaceDE w:val="0"/>
        <w:autoSpaceDN w:val="0"/>
        <w:spacing w:after="160"/>
      </w:pPr>
      <w:r>
        <w:rPr>
          <w:noProof/>
        </w:rPr>
        <w:lastRenderedPageBreak/>
        <w:drawing>
          <wp:inline distT="0" distB="0" distL="0" distR="0" wp14:anchorId="5E5D73C7" wp14:editId="4319CC4D">
            <wp:extent cx="5760720" cy="4710430"/>
            <wp:effectExtent l="0" t="0" r="0" b="0"/>
            <wp:docPr id="14154782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78268" name=""/>
                    <pic:cNvPicPr/>
                  </pic:nvPicPr>
                  <pic:blipFill>
                    <a:blip r:embed="rId200"/>
                    <a:stretch>
                      <a:fillRect/>
                    </a:stretch>
                  </pic:blipFill>
                  <pic:spPr>
                    <a:xfrm>
                      <a:off x="0" y="0"/>
                      <a:ext cx="5760720" cy="4710430"/>
                    </a:xfrm>
                    <a:prstGeom prst="rect">
                      <a:avLst/>
                    </a:prstGeom>
                  </pic:spPr>
                </pic:pic>
              </a:graphicData>
            </a:graphic>
          </wp:inline>
        </w:drawing>
      </w:r>
    </w:p>
    <w:p w14:paraId="0268CB4A" w14:textId="77777777" w:rsidR="002B375D" w:rsidRDefault="002B375D" w:rsidP="003922DC">
      <w:pPr>
        <w:widowControl w:val="0"/>
        <w:wordWrap w:val="0"/>
        <w:autoSpaceDE w:val="0"/>
        <w:autoSpaceDN w:val="0"/>
        <w:spacing w:after="160"/>
        <w:rPr>
          <w:b/>
          <w:bCs/>
        </w:rPr>
      </w:pPr>
    </w:p>
    <w:p w14:paraId="62D9BA08" w14:textId="15B08536" w:rsidR="003922DC" w:rsidRPr="00A5106A" w:rsidRDefault="003922DC" w:rsidP="003922DC">
      <w:pPr>
        <w:widowControl w:val="0"/>
        <w:wordWrap w:val="0"/>
        <w:autoSpaceDE w:val="0"/>
        <w:autoSpaceDN w:val="0"/>
        <w:spacing w:after="160"/>
        <w:rPr>
          <w:b/>
          <w:bCs/>
        </w:rPr>
      </w:pPr>
      <w:r w:rsidRPr="00A5106A">
        <w:rPr>
          <w:b/>
          <w:bCs/>
        </w:rPr>
        <w:t>GitLens 사용</w:t>
      </w:r>
      <w:r w:rsidR="002B375D" w:rsidRPr="00A5106A">
        <w:rPr>
          <w:b/>
          <w:bCs/>
        </w:rPr>
        <w:t xml:space="preserve"> </w:t>
      </w:r>
    </w:p>
    <w:p w14:paraId="55C2A2CA" w14:textId="77777777" w:rsidR="003922DC" w:rsidRPr="00A5106A" w:rsidRDefault="003922DC" w:rsidP="003922DC">
      <w:pPr>
        <w:widowControl w:val="0"/>
        <w:numPr>
          <w:ilvl w:val="0"/>
          <w:numId w:val="72"/>
        </w:numPr>
        <w:wordWrap w:val="0"/>
        <w:autoSpaceDE w:val="0"/>
        <w:autoSpaceDN w:val="0"/>
        <w:spacing w:after="160"/>
      </w:pPr>
      <w:r w:rsidRPr="00A5106A">
        <w:t>Side Bar(EXTENSIONS</w:t>
      </w:r>
      <w:proofErr w:type="gramStart"/>
      <w:r w:rsidRPr="00A5106A">
        <w:t>) 에서</w:t>
      </w:r>
      <w:proofErr w:type="gramEnd"/>
      <w:r w:rsidRPr="00A5106A">
        <w:t> GitLens를 검색하여 install 합니다.</w:t>
      </w:r>
    </w:p>
    <w:p w14:paraId="26EC1014" w14:textId="797A0AC0" w:rsidR="003922DC" w:rsidRPr="00A5106A" w:rsidRDefault="002B375D" w:rsidP="003922DC">
      <w:pPr>
        <w:widowControl w:val="0"/>
        <w:wordWrap w:val="0"/>
        <w:autoSpaceDE w:val="0"/>
        <w:autoSpaceDN w:val="0"/>
        <w:spacing w:after="160"/>
      </w:pPr>
      <w:r>
        <w:rPr>
          <w:noProof/>
        </w:rPr>
        <w:drawing>
          <wp:inline distT="0" distB="0" distL="0" distR="0" wp14:anchorId="59FB7331" wp14:editId="4E4DC2BA">
            <wp:extent cx="5760720" cy="2327910"/>
            <wp:effectExtent l="0" t="0" r="0" b="0"/>
            <wp:docPr id="11016237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23747" name=""/>
                    <pic:cNvPicPr/>
                  </pic:nvPicPr>
                  <pic:blipFill>
                    <a:blip r:embed="rId201"/>
                    <a:stretch>
                      <a:fillRect/>
                    </a:stretch>
                  </pic:blipFill>
                  <pic:spPr>
                    <a:xfrm>
                      <a:off x="0" y="0"/>
                      <a:ext cx="5760720" cy="2327910"/>
                    </a:xfrm>
                    <a:prstGeom prst="rect">
                      <a:avLst/>
                    </a:prstGeom>
                  </pic:spPr>
                </pic:pic>
              </a:graphicData>
            </a:graphic>
          </wp:inline>
        </w:drawing>
      </w:r>
    </w:p>
    <w:p w14:paraId="493189EF" w14:textId="77777777" w:rsidR="003922DC" w:rsidRPr="00A5106A" w:rsidRDefault="003922DC" w:rsidP="003922DC">
      <w:pPr>
        <w:widowControl w:val="0"/>
        <w:numPr>
          <w:ilvl w:val="0"/>
          <w:numId w:val="72"/>
        </w:numPr>
        <w:wordWrap w:val="0"/>
        <w:autoSpaceDE w:val="0"/>
        <w:autoSpaceDN w:val="0"/>
        <w:spacing w:after="160"/>
      </w:pPr>
      <w:r w:rsidRPr="00A5106A">
        <w:t>그러면 Side Bar(SOURCE CONTROL</w:t>
      </w:r>
      <w:proofErr w:type="gramStart"/>
      <w:r w:rsidRPr="00A5106A">
        <w:t>) 에</w:t>
      </w:r>
      <w:proofErr w:type="gramEnd"/>
      <w:r w:rsidRPr="00A5106A">
        <w:t xml:space="preserve"> 다음과 같이 다양한 메뉴가 표시됩니다. COMMITS에서 Show Commit Graph를 실행하여, commit 상황을 </w:t>
      </w:r>
      <w:proofErr w:type="gramStart"/>
      <w:r w:rsidRPr="00A5106A">
        <w:lastRenderedPageBreak/>
        <w:t>확인 할</w:t>
      </w:r>
      <w:proofErr w:type="gramEnd"/>
      <w:r w:rsidRPr="00A5106A">
        <w:t xml:space="preserve"> 수 있습니다.</w:t>
      </w:r>
    </w:p>
    <w:p w14:paraId="0C857849" w14:textId="3A9B3C55" w:rsidR="003922DC" w:rsidRPr="00A5106A" w:rsidRDefault="002B375D" w:rsidP="003922DC">
      <w:pPr>
        <w:widowControl w:val="0"/>
        <w:wordWrap w:val="0"/>
        <w:autoSpaceDE w:val="0"/>
        <w:autoSpaceDN w:val="0"/>
        <w:spacing w:after="160"/>
      </w:pPr>
      <w:r>
        <w:rPr>
          <w:noProof/>
        </w:rPr>
        <w:drawing>
          <wp:inline distT="0" distB="0" distL="0" distR="0" wp14:anchorId="706663FD" wp14:editId="6003D275">
            <wp:extent cx="5760720" cy="3248025"/>
            <wp:effectExtent l="0" t="0" r="0" b="0"/>
            <wp:docPr id="3873733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3351" name=""/>
                    <pic:cNvPicPr/>
                  </pic:nvPicPr>
                  <pic:blipFill>
                    <a:blip r:embed="rId202"/>
                    <a:stretch>
                      <a:fillRect/>
                    </a:stretch>
                  </pic:blipFill>
                  <pic:spPr>
                    <a:xfrm>
                      <a:off x="0" y="0"/>
                      <a:ext cx="5760720" cy="3248025"/>
                    </a:xfrm>
                    <a:prstGeom prst="rect">
                      <a:avLst/>
                    </a:prstGeom>
                  </pic:spPr>
                </pic:pic>
              </a:graphicData>
            </a:graphic>
          </wp:inline>
        </w:drawing>
      </w:r>
    </w:p>
    <w:p w14:paraId="77642F8E" w14:textId="085FC1A9" w:rsidR="003922DC" w:rsidRPr="00A5106A" w:rsidRDefault="003922DC" w:rsidP="003922DC">
      <w:pPr>
        <w:widowControl w:val="0"/>
        <w:wordWrap w:val="0"/>
        <w:autoSpaceDE w:val="0"/>
        <w:autoSpaceDN w:val="0"/>
        <w:spacing w:after="160"/>
        <w:rPr>
          <w:b/>
          <w:bCs/>
        </w:rPr>
      </w:pPr>
      <w:r w:rsidRPr="00A5106A">
        <w:rPr>
          <w:b/>
          <w:bCs/>
        </w:rPr>
        <w:t>Git History 사용</w:t>
      </w:r>
      <w:r w:rsidR="00972014" w:rsidRPr="00A5106A">
        <w:rPr>
          <w:b/>
          <w:bCs/>
        </w:rPr>
        <w:t xml:space="preserve"> </w:t>
      </w:r>
    </w:p>
    <w:p w14:paraId="59814CC7" w14:textId="77777777" w:rsidR="003922DC" w:rsidRPr="00A5106A" w:rsidRDefault="003922DC" w:rsidP="003922DC">
      <w:pPr>
        <w:widowControl w:val="0"/>
        <w:numPr>
          <w:ilvl w:val="0"/>
          <w:numId w:val="73"/>
        </w:numPr>
        <w:wordWrap w:val="0"/>
        <w:autoSpaceDE w:val="0"/>
        <w:autoSpaceDN w:val="0"/>
        <w:spacing w:after="160"/>
      </w:pPr>
      <w:r w:rsidRPr="00A5106A">
        <w:t>Side Bar(EXTENSIONS</w:t>
      </w:r>
      <w:proofErr w:type="gramStart"/>
      <w:r w:rsidRPr="00A5106A">
        <w:t>) 에서</w:t>
      </w:r>
      <w:proofErr w:type="gramEnd"/>
      <w:r w:rsidRPr="00A5106A">
        <w:t> Git History를 검색하여 install 합니다.</w:t>
      </w:r>
    </w:p>
    <w:p w14:paraId="506B413D" w14:textId="3BAD2806" w:rsidR="003922DC" w:rsidRPr="00A5106A" w:rsidRDefault="002B375D" w:rsidP="003922DC">
      <w:pPr>
        <w:widowControl w:val="0"/>
        <w:wordWrap w:val="0"/>
        <w:autoSpaceDE w:val="0"/>
        <w:autoSpaceDN w:val="0"/>
        <w:spacing w:after="160"/>
      </w:pPr>
      <w:r>
        <w:rPr>
          <w:noProof/>
        </w:rPr>
        <w:drawing>
          <wp:inline distT="0" distB="0" distL="0" distR="0" wp14:anchorId="7CE542B2" wp14:editId="08218279">
            <wp:extent cx="5760720" cy="2178050"/>
            <wp:effectExtent l="0" t="0" r="0" b="0"/>
            <wp:docPr id="12706143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14356" name=""/>
                    <pic:cNvPicPr/>
                  </pic:nvPicPr>
                  <pic:blipFill>
                    <a:blip r:embed="rId203"/>
                    <a:stretch>
                      <a:fillRect/>
                    </a:stretch>
                  </pic:blipFill>
                  <pic:spPr>
                    <a:xfrm>
                      <a:off x="0" y="0"/>
                      <a:ext cx="5760720" cy="2178050"/>
                    </a:xfrm>
                    <a:prstGeom prst="rect">
                      <a:avLst/>
                    </a:prstGeom>
                  </pic:spPr>
                </pic:pic>
              </a:graphicData>
            </a:graphic>
          </wp:inline>
        </w:drawing>
      </w:r>
    </w:p>
    <w:p w14:paraId="3DB29DEC" w14:textId="77777777" w:rsidR="003922DC" w:rsidRPr="00A5106A" w:rsidRDefault="003922DC" w:rsidP="003922DC">
      <w:pPr>
        <w:widowControl w:val="0"/>
        <w:numPr>
          <w:ilvl w:val="0"/>
          <w:numId w:val="73"/>
        </w:numPr>
        <w:wordWrap w:val="0"/>
        <w:autoSpaceDE w:val="0"/>
        <w:autoSpaceDN w:val="0"/>
        <w:spacing w:after="160"/>
      </w:pPr>
      <w:r w:rsidRPr="00A5106A">
        <w:t>View/Command Palette(Ctrl+Shift+P)를 실행하고, Git View History(git log)를 실행합니다. 그러면, 다음과 같이 commit 목록이 표시됩니다. 목록에서 특정 commit을 선택하면, commit된 파일 목록이 나타납니다.</w:t>
      </w:r>
    </w:p>
    <w:p w14:paraId="08613BA2" w14:textId="322879C5" w:rsidR="003922DC" w:rsidRPr="00A5106A" w:rsidRDefault="002B375D" w:rsidP="003922DC">
      <w:pPr>
        <w:widowControl w:val="0"/>
        <w:wordWrap w:val="0"/>
        <w:autoSpaceDE w:val="0"/>
        <w:autoSpaceDN w:val="0"/>
        <w:spacing w:after="160"/>
      </w:pPr>
      <w:r>
        <w:rPr>
          <w:noProof/>
        </w:rPr>
        <w:lastRenderedPageBreak/>
        <w:drawing>
          <wp:inline distT="0" distB="0" distL="0" distR="0" wp14:anchorId="55D44079" wp14:editId="08726C0C">
            <wp:extent cx="5760720" cy="1456690"/>
            <wp:effectExtent l="0" t="0" r="0" b="0"/>
            <wp:docPr id="15876743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74316" name=""/>
                    <pic:cNvPicPr/>
                  </pic:nvPicPr>
                  <pic:blipFill>
                    <a:blip r:embed="rId204"/>
                    <a:stretch>
                      <a:fillRect/>
                    </a:stretch>
                  </pic:blipFill>
                  <pic:spPr>
                    <a:xfrm>
                      <a:off x="0" y="0"/>
                      <a:ext cx="5760720" cy="1456690"/>
                    </a:xfrm>
                    <a:prstGeom prst="rect">
                      <a:avLst/>
                    </a:prstGeom>
                  </pic:spPr>
                </pic:pic>
              </a:graphicData>
            </a:graphic>
          </wp:inline>
        </w:drawing>
      </w:r>
    </w:p>
    <w:p w14:paraId="1539619D" w14:textId="77777777" w:rsidR="003922DC" w:rsidRPr="00A5106A" w:rsidRDefault="003922DC" w:rsidP="003922DC">
      <w:pPr>
        <w:widowControl w:val="0"/>
        <w:numPr>
          <w:ilvl w:val="0"/>
          <w:numId w:val="73"/>
        </w:numPr>
        <w:wordWrap w:val="0"/>
        <w:autoSpaceDE w:val="0"/>
        <w:autoSpaceDN w:val="0"/>
        <w:spacing w:after="160"/>
      </w:pPr>
      <w:r w:rsidRPr="00A5106A">
        <w:t>하기 메뉴를 통해 파일 내용 보기(View), 작업공간 파일(Working Tree)과 비교하기(Workspace)등을 수행할 수 있습니다.</w:t>
      </w:r>
    </w:p>
    <w:p w14:paraId="55627A82" w14:textId="013776A6" w:rsidR="003922DC" w:rsidRPr="00A5106A" w:rsidRDefault="002B375D" w:rsidP="003922DC">
      <w:pPr>
        <w:widowControl w:val="0"/>
        <w:wordWrap w:val="0"/>
        <w:autoSpaceDE w:val="0"/>
        <w:autoSpaceDN w:val="0"/>
        <w:spacing w:after="160"/>
      </w:pPr>
      <w:r>
        <w:rPr>
          <w:noProof/>
        </w:rPr>
        <w:drawing>
          <wp:inline distT="0" distB="0" distL="0" distR="0" wp14:anchorId="47CF79DF" wp14:editId="30D6B79A">
            <wp:extent cx="5760720" cy="3067685"/>
            <wp:effectExtent l="0" t="0" r="0" b="0"/>
            <wp:docPr id="8581566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56687" name=""/>
                    <pic:cNvPicPr/>
                  </pic:nvPicPr>
                  <pic:blipFill>
                    <a:blip r:embed="rId205"/>
                    <a:stretch>
                      <a:fillRect/>
                    </a:stretch>
                  </pic:blipFill>
                  <pic:spPr>
                    <a:xfrm>
                      <a:off x="0" y="0"/>
                      <a:ext cx="5760720" cy="3067685"/>
                    </a:xfrm>
                    <a:prstGeom prst="rect">
                      <a:avLst/>
                    </a:prstGeom>
                  </pic:spPr>
                </pic:pic>
              </a:graphicData>
            </a:graphic>
          </wp:inline>
        </w:drawing>
      </w:r>
    </w:p>
    <w:p w14:paraId="071DA55C" w14:textId="77777777" w:rsidR="003922DC" w:rsidRPr="00487E9F" w:rsidRDefault="003922DC" w:rsidP="003922DC"/>
    <w:p w14:paraId="4BC4F778" w14:textId="7785CCF3" w:rsidR="001B2298" w:rsidRDefault="009D300B" w:rsidP="00803060">
      <w:pPr>
        <w:pStyle w:val="a4"/>
        <w:spacing w:line="312" w:lineRule="auto"/>
        <w:ind w:left="283" w:hanging="283"/>
        <w:rPr>
          <w:rFonts w:ascii="돋움" w:eastAsia="돋움"/>
          <w:spacing w:val="-3"/>
          <w:w w:val="95"/>
        </w:rPr>
      </w:pPr>
      <w:r w:rsidRPr="009D300B">
        <w:rPr>
          <w:rFonts w:ascii="돋움" w:eastAsia="돋움"/>
          <w:spacing w:val="-3"/>
          <w:w w:val="95"/>
        </w:rPr>
        <w:t>Windows 자격 증명 관리자</w:t>
      </w:r>
    </w:p>
    <w:p w14:paraId="5B2AE1EB" w14:textId="29566988" w:rsidR="009D300B" w:rsidRDefault="009D300B" w:rsidP="00803060">
      <w:pPr>
        <w:pStyle w:val="a4"/>
        <w:spacing w:line="312" w:lineRule="auto"/>
        <w:ind w:left="283" w:hanging="283"/>
        <w:rPr>
          <w:rFonts w:ascii="돋움" w:eastAsia="돋움"/>
          <w:spacing w:val="-3"/>
          <w:w w:val="95"/>
        </w:rPr>
      </w:pPr>
      <w:r>
        <w:rPr>
          <w:noProof/>
        </w:rPr>
        <w:lastRenderedPageBreak/>
        <w:drawing>
          <wp:inline distT="0" distB="0" distL="0" distR="0" wp14:anchorId="731B3E60" wp14:editId="667F49C8">
            <wp:extent cx="5760720" cy="5589270"/>
            <wp:effectExtent l="0" t="0" r="0" b="0"/>
            <wp:docPr id="1468162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2014" name=""/>
                    <pic:cNvPicPr/>
                  </pic:nvPicPr>
                  <pic:blipFill>
                    <a:blip r:embed="rId206"/>
                    <a:stretch>
                      <a:fillRect/>
                    </a:stretch>
                  </pic:blipFill>
                  <pic:spPr>
                    <a:xfrm>
                      <a:off x="0" y="0"/>
                      <a:ext cx="5760720" cy="5589270"/>
                    </a:xfrm>
                    <a:prstGeom prst="rect">
                      <a:avLst/>
                    </a:prstGeom>
                  </pic:spPr>
                </pic:pic>
              </a:graphicData>
            </a:graphic>
          </wp:inline>
        </w:drawing>
      </w:r>
    </w:p>
    <w:p w14:paraId="0D9FD593" w14:textId="77777777" w:rsidR="009D300B" w:rsidRDefault="009D300B" w:rsidP="00803060">
      <w:pPr>
        <w:pStyle w:val="a4"/>
        <w:spacing w:line="312" w:lineRule="auto"/>
        <w:ind w:left="283" w:hanging="283"/>
        <w:rPr>
          <w:rFonts w:ascii="돋움" w:eastAsia="돋움"/>
          <w:spacing w:val="-3"/>
          <w:w w:val="95"/>
        </w:rPr>
      </w:pPr>
    </w:p>
    <w:p w14:paraId="37D07C71" w14:textId="3BE44E54" w:rsidR="001B2298" w:rsidRDefault="005F2BA7" w:rsidP="00803060">
      <w:pPr>
        <w:pStyle w:val="a4"/>
        <w:spacing w:line="312" w:lineRule="auto"/>
        <w:ind w:left="283" w:hanging="283"/>
        <w:rPr>
          <w:rFonts w:ascii="돋움" w:eastAsia="돋움"/>
          <w:spacing w:val="-3"/>
          <w:w w:val="95"/>
        </w:rPr>
      </w:pPr>
      <w:r>
        <w:rPr>
          <w:noProof/>
        </w:rPr>
        <w:drawing>
          <wp:inline distT="0" distB="0" distL="0" distR="0" wp14:anchorId="409DB951" wp14:editId="096AAC80">
            <wp:extent cx="5760720" cy="2405380"/>
            <wp:effectExtent l="0" t="0" r="0" b="0"/>
            <wp:docPr id="766357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5736" name=""/>
                    <pic:cNvPicPr/>
                  </pic:nvPicPr>
                  <pic:blipFill>
                    <a:blip r:embed="rId207"/>
                    <a:stretch>
                      <a:fillRect/>
                    </a:stretch>
                  </pic:blipFill>
                  <pic:spPr>
                    <a:xfrm>
                      <a:off x="0" y="0"/>
                      <a:ext cx="5760720" cy="2405380"/>
                    </a:xfrm>
                    <a:prstGeom prst="rect">
                      <a:avLst/>
                    </a:prstGeom>
                  </pic:spPr>
                </pic:pic>
              </a:graphicData>
            </a:graphic>
          </wp:inline>
        </w:drawing>
      </w:r>
    </w:p>
    <w:p w14:paraId="1EDA8F73" w14:textId="77777777" w:rsidR="001B2298" w:rsidRDefault="001B2298" w:rsidP="00803060">
      <w:pPr>
        <w:pStyle w:val="a4"/>
        <w:spacing w:line="312" w:lineRule="auto"/>
        <w:ind w:left="283" w:hanging="283"/>
        <w:rPr>
          <w:rFonts w:ascii="돋움" w:eastAsia="돋움"/>
          <w:spacing w:val="-3"/>
          <w:w w:val="95"/>
        </w:rPr>
      </w:pPr>
    </w:p>
    <w:p w14:paraId="2C83CA73" w14:textId="78DECB68" w:rsidR="001B2298" w:rsidRDefault="00B940F9" w:rsidP="00803060">
      <w:pPr>
        <w:pStyle w:val="a4"/>
        <w:spacing w:line="312" w:lineRule="auto"/>
        <w:ind w:left="283" w:hanging="283"/>
        <w:rPr>
          <w:rFonts w:ascii="돋움" w:eastAsia="돋움"/>
          <w:spacing w:val="-3"/>
          <w:w w:val="95"/>
        </w:rPr>
      </w:pPr>
      <w:r>
        <w:rPr>
          <w:noProof/>
        </w:rPr>
        <w:lastRenderedPageBreak/>
        <w:drawing>
          <wp:inline distT="0" distB="0" distL="0" distR="0" wp14:anchorId="162E5031" wp14:editId="09C72193">
            <wp:extent cx="4219575" cy="3800475"/>
            <wp:effectExtent l="0" t="0" r="9525" b="9525"/>
            <wp:docPr id="19493796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79647" name=""/>
                    <pic:cNvPicPr/>
                  </pic:nvPicPr>
                  <pic:blipFill>
                    <a:blip r:embed="rId208"/>
                    <a:stretch>
                      <a:fillRect/>
                    </a:stretch>
                  </pic:blipFill>
                  <pic:spPr>
                    <a:xfrm>
                      <a:off x="0" y="0"/>
                      <a:ext cx="4219575" cy="3800475"/>
                    </a:xfrm>
                    <a:prstGeom prst="rect">
                      <a:avLst/>
                    </a:prstGeom>
                  </pic:spPr>
                </pic:pic>
              </a:graphicData>
            </a:graphic>
          </wp:inline>
        </w:drawing>
      </w:r>
    </w:p>
    <w:p w14:paraId="362C13F0" w14:textId="101EF8F1" w:rsidR="00A969AE" w:rsidRDefault="00A969AE" w:rsidP="00FC5B24">
      <w:pPr>
        <w:pStyle w:val="a4"/>
        <w:spacing w:line="312" w:lineRule="auto"/>
        <w:ind w:left="283" w:hanging="283"/>
        <w:rPr>
          <w:rFonts w:ascii="돋움" w:eastAsia="돋움"/>
          <w:spacing w:val="-3"/>
          <w:w w:val="95"/>
        </w:rPr>
      </w:pPr>
    </w:p>
    <w:p w14:paraId="4190CF48" w14:textId="7EE8D01E" w:rsidR="00F5482E" w:rsidRDefault="00F5482E" w:rsidP="00FC5B24">
      <w:pPr>
        <w:pStyle w:val="a4"/>
        <w:spacing w:line="312" w:lineRule="auto"/>
        <w:ind w:left="283" w:hanging="283"/>
        <w:rPr>
          <w:rFonts w:ascii="돋움" w:eastAsia="돋움"/>
          <w:spacing w:val="-3"/>
          <w:w w:val="95"/>
        </w:rPr>
      </w:pPr>
      <w:r>
        <w:rPr>
          <w:noProof/>
        </w:rPr>
        <w:drawing>
          <wp:inline distT="0" distB="0" distL="0" distR="0" wp14:anchorId="44851372" wp14:editId="58DD0184">
            <wp:extent cx="5760720" cy="1293495"/>
            <wp:effectExtent l="0" t="0" r="0" b="0"/>
            <wp:docPr id="10893617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61783" name=""/>
                    <pic:cNvPicPr/>
                  </pic:nvPicPr>
                  <pic:blipFill>
                    <a:blip r:embed="rId209"/>
                    <a:stretch>
                      <a:fillRect/>
                    </a:stretch>
                  </pic:blipFill>
                  <pic:spPr>
                    <a:xfrm>
                      <a:off x="0" y="0"/>
                      <a:ext cx="5760720" cy="1293495"/>
                    </a:xfrm>
                    <a:prstGeom prst="rect">
                      <a:avLst/>
                    </a:prstGeom>
                  </pic:spPr>
                </pic:pic>
              </a:graphicData>
            </a:graphic>
          </wp:inline>
        </w:drawing>
      </w:r>
    </w:p>
    <w:p w14:paraId="69195184" w14:textId="0F40E0F0" w:rsidR="005F2BA7" w:rsidRDefault="007B28DD" w:rsidP="00FC5B24">
      <w:pPr>
        <w:pStyle w:val="a4"/>
        <w:spacing w:line="312" w:lineRule="auto"/>
        <w:ind w:left="283" w:hanging="283"/>
        <w:rPr>
          <w:rFonts w:ascii="돋움" w:eastAsia="돋움"/>
          <w:spacing w:val="-3"/>
          <w:w w:val="95"/>
        </w:rPr>
      </w:pPr>
      <w:r>
        <w:rPr>
          <w:noProof/>
        </w:rPr>
        <w:drawing>
          <wp:inline distT="0" distB="0" distL="0" distR="0" wp14:anchorId="4702112F" wp14:editId="7059D4E3">
            <wp:extent cx="5760720" cy="863600"/>
            <wp:effectExtent l="0" t="0" r="0" b="0"/>
            <wp:docPr id="12343751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75121" name=""/>
                    <pic:cNvPicPr/>
                  </pic:nvPicPr>
                  <pic:blipFill>
                    <a:blip r:embed="rId210"/>
                    <a:stretch>
                      <a:fillRect/>
                    </a:stretch>
                  </pic:blipFill>
                  <pic:spPr>
                    <a:xfrm>
                      <a:off x="0" y="0"/>
                      <a:ext cx="5760720" cy="863600"/>
                    </a:xfrm>
                    <a:prstGeom prst="rect">
                      <a:avLst/>
                    </a:prstGeom>
                  </pic:spPr>
                </pic:pic>
              </a:graphicData>
            </a:graphic>
          </wp:inline>
        </w:drawing>
      </w:r>
    </w:p>
    <w:p w14:paraId="5A9828A8" w14:textId="0EF79B07" w:rsidR="008258A8" w:rsidRDefault="008258A8" w:rsidP="00FC5B24">
      <w:pPr>
        <w:pStyle w:val="a4"/>
        <w:spacing w:line="312" w:lineRule="auto"/>
        <w:ind w:left="283" w:hanging="283"/>
        <w:rPr>
          <w:rFonts w:ascii="돋움" w:eastAsia="돋움"/>
          <w:spacing w:val="-3"/>
          <w:w w:val="95"/>
        </w:rPr>
      </w:pPr>
      <w:r>
        <w:rPr>
          <w:noProof/>
        </w:rPr>
        <w:lastRenderedPageBreak/>
        <w:drawing>
          <wp:inline distT="0" distB="0" distL="0" distR="0" wp14:anchorId="4C030401" wp14:editId="295C89F6">
            <wp:extent cx="5760720" cy="2405380"/>
            <wp:effectExtent l="0" t="0" r="0" b="0"/>
            <wp:docPr id="5871624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5736" name=""/>
                    <pic:cNvPicPr/>
                  </pic:nvPicPr>
                  <pic:blipFill>
                    <a:blip r:embed="rId207"/>
                    <a:stretch>
                      <a:fillRect/>
                    </a:stretch>
                  </pic:blipFill>
                  <pic:spPr>
                    <a:xfrm>
                      <a:off x="0" y="0"/>
                      <a:ext cx="5760720" cy="2405380"/>
                    </a:xfrm>
                    <a:prstGeom prst="rect">
                      <a:avLst/>
                    </a:prstGeom>
                  </pic:spPr>
                </pic:pic>
              </a:graphicData>
            </a:graphic>
          </wp:inline>
        </w:drawing>
      </w:r>
    </w:p>
    <w:p w14:paraId="4542B478" w14:textId="551B7521" w:rsidR="008258A8" w:rsidRDefault="008258A8" w:rsidP="00FC5B24">
      <w:pPr>
        <w:pStyle w:val="a4"/>
        <w:spacing w:line="312" w:lineRule="auto"/>
        <w:ind w:left="283" w:hanging="283"/>
        <w:rPr>
          <w:rFonts w:ascii="돋움" w:eastAsia="돋움"/>
          <w:spacing w:val="-3"/>
          <w:w w:val="95"/>
        </w:rPr>
      </w:pPr>
      <w:r>
        <w:rPr>
          <w:noProof/>
        </w:rPr>
        <w:drawing>
          <wp:inline distT="0" distB="0" distL="0" distR="0" wp14:anchorId="1969676E" wp14:editId="07E8A745">
            <wp:extent cx="5760720" cy="1859280"/>
            <wp:effectExtent l="0" t="0" r="0" b="0"/>
            <wp:docPr id="15040612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1258" name=""/>
                    <pic:cNvPicPr/>
                  </pic:nvPicPr>
                  <pic:blipFill>
                    <a:blip r:embed="rId211"/>
                    <a:stretch>
                      <a:fillRect/>
                    </a:stretch>
                  </pic:blipFill>
                  <pic:spPr>
                    <a:xfrm>
                      <a:off x="0" y="0"/>
                      <a:ext cx="5760720" cy="1859280"/>
                    </a:xfrm>
                    <a:prstGeom prst="rect">
                      <a:avLst/>
                    </a:prstGeom>
                  </pic:spPr>
                </pic:pic>
              </a:graphicData>
            </a:graphic>
          </wp:inline>
        </w:drawing>
      </w:r>
    </w:p>
    <w:p w14:paraId="246EB7D0" w14:textId="398FB52C" w:rsidR="00F1437E" w:rsidRDefault="00B940F9" w:rsidP="00FC5B24">
      <w:pPr>
        <w:pStyle w:val="a4"/>
        <w:spacing w:line="312" w:lineRule="auto"/>
        <w:ind w:left="283" w:hanging="283"/>
        <w:rPr>
          <w:rFonts w:ascii="돋움" w:eastAsia="돋움"/>
          <w:spacing w:val="-3"/>
          <w:w w:val="95"/>
        </w:rPr>
      </w:pPr>
      <w:r>
        <w:rPr>
          <w:noProof/>
        </w:rPr>
        <w:drawing>
          <wp:inline distT="0" distB="0" distL="0" distR="0" wp14:anchorId="59262F73" wp14:editId="1897FB1E">
            <wp:extent cx="5760720" cy="3286125"/>
            <wp:effectExtent l="0" t="0" r="0" b="0"/>
            <wp:docPr id="16898789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78905" name=""/>
                    <pic:cNvPicPr/>
                  </pic:nvPicPr>
                  <pic:blipFill>
                    <a:blip r:embed="rId212"/>
                    <a:stretch>
                      <a:fillRect/>
                    </a:stretch>
                  </pic:blipFill>
                  <pic:spPr>
                    <a:xfrm>
                      <a:off x="0" y="0"/>
                      <a:ext cx="5760720" cy="3286125"/>
                    </a:xfrm>
                    <a:prstGeom prst="rect">
                      <a:avLst/>
                    </a:prstGeom>
                  </pic:spPr>
                </pic:pic>
              </a:graphicData>
            </a:graphic>
          </wp:inline>
        </w:drawing>
      </w:r>
    </w:p>
    <w:p w14:paraId="753FB4E5" w14:textId="530AFDAF" w:rsidR="005F2BA7" w:rsidRDefault="005F2BA7" w:rsidP="00FC5B24">
      <w:pPr>
        <w:pStyle w:val="a4"/>
        <w:spacing w:line="312" w:lineRule="auto"/>
        <w:ind w:left="283" w:hanging="283"/>
        <w:rPr>
          <w:rFonts w:ascii="돋움" w:eastAsia="돋움"/>
          <w:spacing w:val="-3"/>
          <w:w w:val="95"/>
        </w:rPr>
      </w:pPr>
    </w:p>
    <w:p w14:paraId="62240D7E" w14:textId="1FEEB911" w:rsidR="005F2BA7" w:rsidRDefault="005F2BA7" w:rsidP="00FC5B24">
      <w:pPr>
        <w:pStyle w:val="a4"/>
        <w:spacing w:line="312" w:lineRule="auto"/>
        <w:ind w:left="283" w:hanging="283"/>
        <w:rPr>
          <w:rFonts w:ascii="돋움" w:eastAsia="돋움"/>
          <w:spacing w:val="-3"/>
          <w:w w:val="95"/>
        </w:rPr>
      </w:pPr>
    </w:p>
    <w:p w14:paraId="69BECFFE" w14:textId="243E8D74" w:rsidR="00411295" w:rsidRPr="00411295" w:rsidRDefault="00411295" w:rsidP="00FC5B24">
      <w:pPr>
        <w:pStyle w:val="a4"/>
        <w:spacing w:line="312" w:lineRule="auto"/>
        <w:ind w:left="283" w:hanging="283"/>
        <w:rPr>
          <w:rFonts w:ascii="돋움" w:eastAsia="돋움"/>
          <w:b/>
          <w:bCs/>
          <w:spacing w:val="-3"/>
          <w:w w:val="95"/>
        </w:rPr>
      </w:pPr>
    </w:p>
    <w:p w14:paraId="32FD5155" w14:textId="0EC57189" w:rsidR="00411295" w:rsidRDefault="00411295" w:rsidP="00FC5B24">
      <w:pPr>
        <w:pStyle w:val="a4"/>
        <w:spacing w:line="312" w:lineRule="auto"/>
        <w:ind w:left="283" w:hanging="283"/>
        <w:rPr>
          <w:rFonts w:ascii="돋움" w:eastAsia="돋움"/>
          <w:spacing w:val="-3"/>
          <w:w w:val="95"/>
        </w:rPr>
      </w:pPr>
    </w:p>
    <w:tbl>
      <w:tblPr>
        <w:tblStyle w:val="aff0"/>
        <w:tblW w:w="5000" w:type="pct"/>
        <w:tblLook w:val="04A0" w:firstRow="1" w:lastRow="0" w:firstColumn="1" w:lastColumn="0" w:noHBand="0" w:noVBand="1"/>
      </w:tblPr>
      <w:tblGrid>
        <w:gridCol w:w="843"/>
        <w:gridCol w:w="8445"/>
      </w:tblGrid>
      <w:tr w:rsidR="00F51964" w14:paraId="257B7CE2" w14:textId="77777777" w:rsidTr="00E12D5E">
        <w:tc>
          <w:tcPr>
            <w:tcW w:w="454" w:type="pct"/>
          </w:tcPr>
          <w:p w14:paraId="778E5257" w14:textId="77777777" w:rsidR="00F51964" w:rsidRPr="00FC5B24" w:rsidRDefault="00F51964" w:rsidP="00E12D5E">
            <w:pPr>
              <w:pStyle w:val="a3"/>
              <w:wordWrap/>
              <w:snapToGrid w:val="0"/>
              <w:spacing w:line="480" w:lineRule="auto"/>
              <w:jc w:val="left"/>
              <w:rPr>
                <w:rFonts w:ascii="돋움" w:eastAsia="돋움"/>
                <w:spacing w:val="-3"/>
                <w:w w:val="95"/>
              </w:rPr>
            </w:pPr>
            <w:r w:rsidRPr="00FC5B24">
              <w:rPr>
                <w:rFonts w:ascii="돋움" w:eastAsia="돋움" w:hint="eastAsia"/>
                <w:b/>
                <w:sz w:val="24"/>
                <w:szCs w:val="18"/>
              </w:rPr>
              <w:lastRenderedPageBreak/>
              <w:t>제시 문제</w:t>
            </w:r>
            <w:r w:rsidRPr="00FC5B24">
              <w:rPr>
                <w:rFonts w:ascii="돋움" w:eastAsia="돋움"/>
                <w:b/>
                <w:sz w:val="24"/>
                <w:szCs w:val="18"/>
              </w:rPr>
              <w:t xml:space="preserve"> </w:t>
            </w:r>
          </w:p>
        </w:tc>
        <w:tc>
          <w:tcPr>
            <w:tcW w:w="4546" w:type="pct"/>
          </w:tcPr>
          <w:p w14:paraId="29F9C92C" w14:textId="77777777" w:rsidR="00F51964" w:rsidRDefault="00F51964" w:rsidP="00E12D5E">
            <w:pPr>
              <w:pStyle w:val="a3"/>
              <w:wordWrap/>
              <w:snapToGrid w:val="0"/>
              <w:spacing w:line="480" w:lineRule="auto"/>
              <w:jc w:val="left"/>
              <w:rPr>
                <w:rFonts w:ascii="돋움" w:eastAsia="돋움"/>
                <w:b/>
                <w:sz w:val="24"/>
                <w:szCs w:val="18"/>
              </w:rPr>
            </w:pPr>
            <w:r w:rsidRPr="003922DC">
              <w:rPr>
                <w:rFonts w:ascii="돋움" w:eastAsia="돋움"/>
                <w:b/>
                <w:sz w:val="24"/>
                <w:szCs w:val="18"/>
              </w:rPr>
              <w:t>VSCode 로 Git 사용하기</w:t>
            </w:r>
          </w:p>
          <w:p w14:paraId="6EA75BD9" w14:textId="696A4C22" w:rsidR="00F51964" w:rsidRPr="00FC5B24" w:rsidRDefault="00F51964" w:rsidP="00E12D5E">
            <w:pPr>
              <w:pStyle w:val="a3"/>
              <w:wordWrap/>
              <w:snapToGrid w:val="0"/>
              <w:spacing w:line="480" w:lineRule="auto"/>
              <w:jc w:val="left"/>
              <w:rPr>
                <w:rFonts w:ascii="돋움" w:eastAsia="돋움"/>
                <w:spacing w:val="-3"/>
                <w:w w:val="95"/>
              </w:rPr>
            </w:pPr>
            <w:r>
              <w:rPr>
                <w:rFonts w:ascii="돋움" w:eastAsia="돋움" w:hint="eastAsia"/>
                <w:b/>
                <w:sz w:val="24"/>
                <w:szCs w:val="18"/>
              </w:rPr>
              <w:t>Java Maven demo 프로젝트 Github에 올리기</w:t>
            </w:r>
          </w:p>
        </w:tc>
      </w:tr>
    </w:tbl>
    <w:p w14:paraId="3BC2C304" w14:textId="47A158CE" w:rsidR="00411295" w:rsidRPr="00803060" w:rsidRDefault="00411295" w:rsidP="00FC5B24">
      <w:pPr>
        <w:pStyle w:val="a4"/>
        <w:spacing w:line="312" w:lineRule="auto"/>
        <w:ind w:left="283" w:hanging="283"/>
        <w:rPr>
          <w:rFonts w:ascii="돋움" w:eastAsia="돋움"/>
          <w:spacing w:val="-3"/>
          <w:w w:val="95"/>
        </w:rPr>
      </w:pPr>
    </w:p>
    <w:p w14:paraId="33BB04E4" w14:textId="77777777" w:rsidR="00F96071" w:rsidRPr="00457B8F" w:rsidRDefault="00F96071" w:rsidP="00F96071">
      <w:pPr>
        <w:widowControl w:val="0"/>
        <w:wordWrap w:val="0"/>
        <w:autoSpaceDE w:val="0"/>
        <w:autoSpaceDN w:val="0"/>
        <w:spacing w:after="160"/>
        <w:rPr>
          <w:b/>
          <w:bCs/>
        </w:rPr>
      </w:pPr>
      <w:r w:rsidRPr="00457B8F">
        <w:rPr>
          <w:b/>
          <w:bCs/>
        </w:rPr>
        <w:t>1. 프로젝트 루트로 이동</w:t>
      </w:r>
    </w:p>
    <w:p w14:paraId="28B76051" w14:textId="77777777" w:rsidR="00F96071" w:rsidRPr="00457B8F" w:rsidRDefault="00F96071" w:rsidP="00F96071">
      <w:pPr>
        <w:widowControl w:val="0"/>
        <w:wordWrap w:val="0"/>
        <w:autoSpaceDE w:val="0"/>
        <w:autoSpaceDN w:val="0"/>
        <w:spacing w:after="160"/>
      </w:pPr>
      <w:r w:rsidRPr="00457B8F">
        <w:t>pom.xml이 있는 폴더로 가야 합니다.</w:t>
      </w:r>
    </w:p>
    <w:p w14:paraId="1DF6D3D4" w14:textId="77777777" w:rsidR="00F96071" w:rsidRPr="00457B8F" w:rsidRDefault="00F96071" w:rsidP="00F96071">
      <w:pPr>
        <w:widowControl w:val="0"/>
        <w:wordWrap w:val="0"/>
        <w:autoSpaceDE w:val="0"/>
        <w:autoSpaceDN w:val="0"/>
        <w:spacing w:after="160"/>
      </w:pPr>
      <w:r w:rsidRPr="00457B8F">
        <w:t>예:</w:t>
      </w:r>
    </w:p>
    <w:p w14:paraId="21291BAC" w14:textId="77777777" w:rsidR="00F96071" w:rsidRPr="00457B8F" w:rsidRDefault="00F96071" w:rsidP="00F96071">
      <w:pPr>
        <w:widowControl w:val="0"/>
        <w:wordWrap w:val="0"/>
        <w:autoSpaceDE w:val="0"/>
        <w:autoSpaceDN w:val="0"/>
        <w:spacing w:after="160"/>
      </w:pPr>
      <w:r w:rsidRPr="00457B8F">
        <w:t>cd C:\DEV\maven_test\demo</w:t>
      </w:r>
    </w:p>
    <w:p w14:paraId="41175D0B" w14:textId="77777777" w:rsidR="00F96071" w:rsidRPr="00457B8F" w:rsidRDefault="00F96071" w:rsidP="00F96071">
      <w:pPr>
        <w:widowControl w:val="0"/>
        <w:wordWrap w:val="0"/>
        <w:autoSpaceDE w:val="0"/>
        <w:autoSpaceDN w:val="0"/>
        <w:spacing w:after="160"/>
        <w:rPr>
          <w:b/>
          <w:bCs/>
        </w:rPr>
      </w:pPr>
      <w:proofErr w:type="gramStart"/>
      <w:r w:rsidRPr="00457B8F">
        <w:rPr>
          <w:b/>
          <w:bCs/>
        </w:rPr>
        <w:t>2. .gitignore</w:t>
      </w:r>
      <w:proofErr w:type="gramEnd"/>
      <w:r w:rsidRPr="00457B8F">
        <w:rPr>
          <w:b/>
          <w:bCs/>
        </w:rPr>
        <w:t xml:space="preserve"> 만들기</w:t>
      </w:r>
    </w:p>
    <w:p w14:paraId="38593461" w14:textId="77777777" w:rsidR="00F96071" w:rsidRPr="00457B8F" w:rsidRDefault="00F96071" w:rsidP="00F96071">
      <w:pPr>
        <w:widowControl w:val="0"/>
        <w:wordWrap w:val="0"/>
        <w:autoSpaceDE w:val="0"/>
        <w:autoSpaceDN w:val="0"/>
        <w:spacing w:after="160"/>
      </w:pPr>
      <w:r w:rsidRPr="00457B8F">
        <w:t>Maven/Java 프로젝트는 빌드 산출물을 올리지 않는 게 좋습니다.</w:t>
      </w:r>
    </w:p>
    <w:p w14:paraId="513B4EB8" w14:textId="77777777" w:rsidR="00F96071" w:rsidRPr="00457B8F" w:rsidRDefault="00F96071" w:rsidP="00F96071">
      <w:pPr>
        <w:widowControl w:val="0"/>
        <w:wordWrap w:val="0"/>
        <w:autoSpaceDE w:val="0"/>
        <w:autoSpaceDN w:val="0"/>
        <w:spacing w:after="160"/>
      </w:pPr>
      <w:r w:rsidRPr="00457B8F">
        <w:t xml:space="preserve">프로젝트 </w:t>
      </w:r>
      <w:proofErr w:type="gramStart"/>
      <w:r w:rsidRPr="00457B8F">
        <w:t>루트에 .gitignore</w:t>
      </w:r>
      <w:proofErr w:type="gramEnd"/>
      <w:r w:rsidRPr="00457B8F">
        <w:t xml:space="preserve"> 파일을 만들고 아래 내용을 넣으세요.</w:t>
      </w:r>
    </w:p>
    <w:p w14:paraId="778E4D1C" w14:textId="77777777" w:rsidR="00F96071" w:rsidRDefault="00F96071" w:rsidP="00F96071">
      <w:pPr>
        <w:widowControl w:val="0"/>
        <w:wordWrap w:val="0"/>
        <w:autoSpaceDE w:val="0"/>
        <w:autoSpaceDN w:val="0"/>
        <w:spacing w:after="160"/>
      </w:pPr>
    </w:p>
    <w:p w14:paraId="3F9BFDC6" w14:textId="77777777" w:rsidR="00F96071" w:rsidRDefault="00F96071" w:rsidP="00F96071">
      <w:pPr>
        <w:widowControl w:val="0"/>
        <w:wordWrap w:val="0"/>
        <w:autoSpaceDE w:val="0"/>
        <w:autoSpaceDN w:val="0"/>
        <w:spacing w:after="160"/>
      </w:pPr>
      <w:r>
        <w:rPr>
          <w:rFonts w:hint="eastAsia"/>
        </w:rPr>
        <w:t>```</w:t>
      </w:r>
    </w:p>
    <w:p w14:paraId="4C2BBCDD" w14:textId="77777777" w:rsidR="00F96071" w:rsidRPr="00F96071" w:rsidRDefault="00F96071" w:rsidP="00F96071">
      <w:pPr>
        <w:widowControl w:val="0"/>
        <w:wordWrap w:val="0"/>
        <w:autoSpaceDE w:val="0"/>
        <w:autoSpaceDN w:val="0"/>
        <w:spacing w:after="160"/>
        <w:rPr>
          <w:b/>
          <w:bCs/>
        </w:rPr>
      </w:pPr>
      <w:r w:rsidRPr="00F96071">
        <w:rPr>
          <w:b/>
          <w:bCs/>
        </w:rPr>
        <w:t># Maven</w:t>
      </w:r>
    </w:p>
    <w:p w14:paraId="44F949D2" w14:textId="77777777" w:rsidR="00F96071" w:rsidRPr="00F96071" w:rsidRDefault="00F96071" w:rsidP="00F96071">
      <w:pPr>
        <w:widowControl w:val="0"/>
        <w:wordWrap w:val="0"/>
        <w:autoSpaceDE w:val="0"/>
        <w:autoSpaceDN w:val="0"/>
        <w:spacing w:after="160"/>
        <w:rPr>
          <w:b/>
          <w:bCs/>
        </w:rPr>
      </w:pPr>
      <w:r w:rsidRPr="00F96071">
        <w:rPr>
          <w:b/>
          <w:bCs/>
        </w:rPr>
        <w:t>target/</w:t>
      </w:r>
    </w:p>
    <w:p w14:paraId="2A91C778" w14:textId="77777777" w:rsidR="00F96071" w:rsidRPr="00F96071" w:rsidRDefault="00F96071" w:rsidP="00F96071">
      <w:pPr>
        <w:widowControl w:val="0"/>
        <w:wordWrap w:val="0"/>
        <w:autoSpaceDE w:val="0"/>
        <w:autoSpaceDN w:val="0"/>
        <w:spacing w:after="160"/>
        <w:rPr>
          <w:b/>
          <w:bCs/>
        </w:rPr>
      </w:pPr>
    </w:p>
    <w:p w14:paraId="359E19B1" w14:textId="77777777" w:rsidR="00F96071" w:rsidRPr="00F96071" w:rsidRDefault="00F96071" w:rsidP="00F96071">
      <w:pPr>
        <w:widowControl w:val="0"/>
        <w:wordWrap w:val="0"/>
        <w:autoSpaceDE w:val="0"/>
        <w:autoSpaceDN w:val="0"/>
        <w:spacing w:after="160"/>
        <w:rPr>
          <w:b/>
          <w:bCs/>
        </w:rPr>
      </w:pPr>
      <w:r w:rsidRPr="00F96071">
        <w:rPr>
          <w:b/>
          <w:bCs/>
        </w:rPr>
        <w:t># VS Code</w:t>
      </w:r>
    </w:p>
    <w:p w14:paraId="0D4C5FA4" w14:textId="77777777" w:rsidR="00F96071" w:rsidRPr="00F96071" w:rsidRDefault="00F96071" w:rsidP="00F96071">
      <w:pPr>
        <w:widowControl w:val="0"/>
        <w:wordWrap w:val="0"/>
        <w:autoSpaceDE w:val="0"/>
        <w:autoSpaceDN w:val="0"/>
        <w:spacing w:after="160"/>
        <w:rPr>
          <w:b/>
          <w:bCs/>
        </w:rPr>
      </w:pPr>
      <w:proofErr w:type="gramStart"/>
      <w:r w:rsidRPr="00F96071">
        <w:rPr>
          <w:b/>
          <w:bCs/>
        </w:rPr>
        <w:t>.vscode</w:t>
      </w:r>
      <w:proofErr w:type="gramEnd"/>
      <w:r w:rsidRPr="00F96071">
        <w:rPr>
          <w:b/>
          <w:bCs/>
        </w:rPr>
        <w:t>/</w:t>
      </w:r>
    </w:p>
    <w:p w14:paraId="45FDBCDE" w14:textId="77777777" w:rsidR="00F96071" w:rsidRPr="00F96071" w:rsidRDefault="00F96071" w:rsidP="00F96071">
      <w:pPr>
        <w:widowControl w:val="0"/>
        <w:wordWrap w:val="0"/>
        <w:autoSpaceDE w:val="0"/>
        <w:autoSpaceDN w:val="0"/>
        <w:spacing w:after="160"/>
        <w:rPr>
          <w:b/>
          <w:bCs/>
        </w:rPr>
      </w:pPr>
    </w:p>
    <w:p w14:paraId="32436385" w14:textId="77777777" w:rsidR="00F96071" w:rsidRPr="00F96071" w:rsidRDefault="00F96071" w:rsidP="00F96071">
      <w:pPr>
        <w:widowControl w:val="0"/>
        <w:wordWrap w:val="0"/>
        <w:autoSpaceDE w:val="0"/>
        <w:autoSpaceDN w:val="0"/>
        <w:spacing w:after="160"/>
        <w:rPr>
          <w:b/>
          <w:bCs/>
        </w:rPr>
      </w:pPr>
      <w:r w:rsidRPr="00F96071">
        <w:rPr>
          <w:b/>
          <w:bCs/>
        </w:rPr>
        <w:t># OS</w:t>
      </w:r>
    </w:p>
    <w:p w14:paraId="5E4DBB1C" w14:textId="77777777" w:rsidR="00F96071" w:rsidRPr="00F96071" w:rsidRDefault="00F96071" w:rsidP="00F96071">
      <w:pPr>
        <w:widowControl w:val="0"/>
        <w:wordWrap w:val="0"/>
        <w:autoSpaceDE w:val="0"/>
        <w:autoSpaceDN w:val="0"/>
        <w:spacing w:after="160"/>
        <w:rPr>
          <w:b/>
          <w:bCs/>
        </w:rPr>
      </w:pPr>
      <w:r w:rsidRPr="00F96071">
        <w:rPr>
          <w:b/>
          <w:bCs/>
        </w:rPr>
        <w:t>.DS_Store</w:t>
      </w:r>
    </w:p>
    <w:p w14:paraId="670FFA2F" w14:textId="77777777" w:rsidR="00F96071" w:rsidRPr="00F96071" w:rsidRDefault="00F96071" w:rsidP="00F96071">
      <w:pPr>
        <w:widowControl w:val="0"/>
        <w:wordWrap w:val="0"/>
        <w:autoSpaceDE w:val="0"/>
        <w:autoSpaceDN w:val="0"/>
        <w:spacing w:after="160"/>
        <w:rPr>
          <w:b/>
          <w:bCs/>
        </w:rPr>
      </w:pPr>
      <w:r w:rsidRPr="00F96071">
        <w:rPr>
          <w:b/>
          <w:bCs/>
        </w:rPr>
        <w:t>Thumbs.db</w:t>
      </w:r>
    </w:p>
    <w:p w14:paraId="6AFDD52F" w14:textId="77777777" w:rsidR="00F96071" w:rsidRPr="00F96071" w:rsidRDefault="00F96071" w:rsidP="00F96071">
      <w:pPr>
        <w:widowControl w:val="0"/>
        <w:wordWrap w:val="0"/>
        <w:autoSpaceDE w:val="0"/>
        <w:autoSpaceDN w:val="0"/>
        <w:spacing w:after="160"/>
        <w:rPr>
          <w:b/>
          <w:bCs/>
        </w:rPr>
      </w:pPr>
    </w:p>
    <w:p w14:paraId="26E84C6F" w14:textId="77777777" w:rsidR="00F96071" w:rsidRPr="00F96071" w:rsidRDefault="00F96071" w:rsidP="00F96071">
      <w:pPr>
        <w:widowControl w:val="0"/>
        <w:wordWrap w:val="0"/>
        <w:autoSpaceDE w:val="0"/>
        <w:autoSpaceDN w:val="0"/>
        <w:spacing w:after="160"/>
        <w:rPr>
          <w:b/>
          <w:bCs/>
        </w:rPr>
      </w:pPr>
      <w:r w:rsidRPr="00F96071">
        <w:rPr>
          <w:b/>
          <w:bCs/>
        </w:rPr>
        <w:t># Logs</w:t>
      </w:r>
    </w:p>
    <w:p w14:paraId="38C90894" w14:textId="77777777" w:rsidR="00F96071" w:rsidRPr="00F96071" w:rsidRDefault="00F96071" w:rsidP="00F96071">
      <w:pPr>
        <w:widowControl w:val="0"/>
        <w:wordWrap w:val="0"/>
        <w:autoSpaceDE w:val="0"/>
        <w:autoSpaceDN w:val="0"/>
        <w:spacing w:after="160"/>
        <w:rPr>
          <w:b/>
          <w:bCs/>
        </w:rPr>
      </w:pPr>
      <w:r w:rsidRPr="00F96071">
        <w:rPr>
          <w:b/>
          <w:bCs/>
        </w:rPr>
        <w:t>*.log</w:t>
      </w:r>
    </w:p>
    <w:p w14:paraId="135AEFD5" w14:textId="77777777" w:rsidR="00F96071" w:rsidRPr="00F96071" w:rsidRDefault="00F96071" w:rsidP="00F96071">
      <w:pPr>
        <w:widowControl w:val="0"/>
        <w:wordWrap w:val="0"/>
        <w:autoSpaceDE w:val="0"/>
        <w:autoSpaceDN w:val="0"/>
        <w:spacing w:after="160"/>
        <w:rPr>
          <w:b/>
          <w:bCs/>
        </w:rPr>
      </w:pPr>
    </w:p>
    <w:p w14:paraId="22AF7E98" w14:textId="77777777" w:rsidR="00F96071" w:rsidRPr="00F96071" w:rsidRDefault="00F96071" w:rsidP="00F96071">
      <w:pPr>
        <w:widowControl w:val="0"/>
        <w:wordWrap w:val="0"/>
        <w:autoSpaceDE w:val="0"/>
        <w:autoSpaceDN w:val="0"/>
        <w:spacing w:after="160"/>
        <w:rPr>
          <w:b/>
          <w:bCs/>
        </w:rPr>
      </w:pPr>
      <w:r w:rsidRPr="00F96071">
        <w:rPr>
          <w:b/>
          <w:bCs/>
        </w:rPr>
        <w:t># IntelliJ</w:t>
      </w:r>
    </w:p>
    <w:p w14:paraId="41985A3F" w14:textId="77777777" w:rsidR="00F96071" w:rsidRPr="00F96071" w:rsidRDefault="00F96071" w:rsidP="00F96071">
      <w:pPr>
        <w:widowControl w:val="0"/>
        <w:wordWrap w:val="0"/>
        <w:autoSpaceDE w:val="0"/>
        <w:autoSpaceDN w:val="0"/>
        <w:spacing w:after="160"/>
        <w:rPr>
          <w:b/>
          <w:bCs/>
        </w:rPr>
      </w:pPr>
      <w:proofErr w:type="gramStart"/>
      <w:r w:rsidRPr="00F96071">
        <w:rPr>
          <w:b/>
          <w:bCs/>
        </w:rPr>
        <w:t>.idea</w:t>
      </w:r>
      <w:proofErr w:type="gramEnd"/>
      <w:r w:rsidRPr="00F96071">
        <w:rPr>
          <w:b/>
          <w:bCs/>
        </w:rPr>
        <w:t>/</w:t>
      </w:r>
    </w:p>
    <w:p w14:paraId="0CCAF23D" w14:textId="77777777" w:rsidR="00F96071" w:rsidRPr="00F96071" w:rsidRDefault="00F96071" w:rsidP="00F96071">
      <w:pPr>
        <w:widowControl w:val="0"/>
        <w:wordWrap w:val="0"/>
        <w:autoSpaceDE w:val="0"/>
        <w:autoSpaceDN w:val="0"/>
        <w:spacing w:after="160"/>
        <w:rPr>
          <w:b/>
          <w:bCs/>
        </w:rPr>
      </w:pPr>
      <w:r w:rsidRPr="00F96071">
        <w:rPr>
          <w:b/>
          <w:bCs/>
        </w:rPr>
        <w:t>*.iml</w:t>
      </w:r>
    </w:p>
    <w:p w14:paraId="60BBCF59" w14:textId="77777777" w:rsidR="00F96071" w:rsidRPr="00F96071" w:rsidRDefault="00F96071" w:rsidP="00F96071">
      <w:pPr>
        <w:widowControl w:val="0"/>
        <w:wordWrap w:val="0"/>
        <w:autoSpaceDE w:val="0"/>
        <w:autoSpaceDN w:val="0"/>
        <w:spacing w:after="160"/>
        <w:rPr>
          <w:b/>
          <w:bCs/>
        </w:rPr>
      </w:pPr>
    </w:p>
    <w:p w14:paraId="200E6439" w14:textId="77777777" w:rsidR="00F96071" w:rsidRPr="00F96071" w:rsidRDefault="00F96071" w:rsidP="00F96071">
      <w:pPr>
        <w:widowControl w:val="0"/>
        <w:wordWrap w:val="0"/>
        <w:autoSpaceDE w:val="0"/>
        <w:autoSpaceDN w:val="0"/>
        <w:spacing w:after="160"/>
        <w:rPr>
          <w:b/>
          <w:bCs/>
        </w:rPr>
      </w:pPr>
      <w:r w:rsidRPr="00F96071">
        <w:rPr>
          <w:b/>
          <w:bCs/>
        </w:rPr>
        <w:t># Eclipse</w:t>
      </w:r>
    </w:p>
    <w:p w14:paraId="63279ED8" w14:textId="77777777" w:rsidR="00F96071" w:rsidRPr="00F96071" w:rsidRDefault="00F96071" w:rsidP="00F96071">
      <w:pPr>
        <w:widowControl w:val="0"/>
        <w:wordWrap w:val="0"/>
        <w:autoSpaceDE w:val="0"/>
        <w:autoSpaceDN w:val="0"/>
        <w:spacing w:after="160"/>
        <w:rPr>
          <w:b/>
          <w:bCs/>
        </w:rPr>
      </w:pPr>
      <w:proofErr w:type="gramStart"/>
      <w:r w:rsidRPr="00F96071">
        <w:rPr>
          <w:b/>
          <w:bCs/>
        </w:rPr>
        <w:t>.project</w:t>
      </w:r>
      <w:proofErr w:type="gramEnd"/>
    </w:p>
    <w:p w14:paraId="0205B0E5" w14:textId="77777777" w:rsidR="00F96071" w:rsidRPr="00F96071" w:rsidRDefault="00F96071" w:rsidP="00F96071">
      <w:pPr>
        <w:widowControl w:val="0"/>
        <w:wordWrap w:val="0"/>
        <w:autoSpaceDE w:val="0"/>
        <w:autoSpaceDN w:val="0"/>
        <w:spacing w:after="160"/>
        <w:rPr>
          <w:b/>
          <w:bCs/>
        </w:rPr>
      </w:pPr>
      <w:proofErr w:type="gramStart"/>
      <w:r w:rsidRPr="00F96071">
        <w:rPr>
          <w:b/>
          <w:bCs/>
        </w:rPr>
        <w:t>.classpath</w:t>
      </w:r>
      <w:proofErr w:type="gramEnd"/>
    </w:p>
    <w:p w14:paraId="2F5FEE4D" w14:textId="77777777" w:rsidR="00F96071" w:rsidRPr="00F96071" w:rsidRDefault="00F96071" w:rsidP="00F96071">
      <w:pPr>
        <w:widowControl w:val="0"/>
        <w:wordWrap w:val="0"/>
        <w:autoSpaceDE w:val="0"/>
        <w:autoSpaceDN w:val="0"/>
        <w:spacing w:after="160"/>
        <w:rPr>
          <w:b/>
          <w:bCs/>
        </w:rPr>
      </w:pPr>
      <w:r w:rsidRPr="00F96071">
        <w:rPr>
          <w:b/>
          <w:bCs/>
        </w:rPr>
        <w:t>.settings/</w:t>
      </w:r>
    </w:p>
    <w:p w14:paraId="0E45C0CB" w14:textId="77777777" w:rsidR="00F96071" w:rsidRPr="00F96071" w:rsidRDefault="00F96071" w:rsidP="00F96071">
      <w:pPr>
        <w:widowControl w:val="0"/>
        <w:wordWrap w:val="0"/>
        <w:autoSpaceDE w:val="0"/>
        <w:autoSpaceDN w:val="0"/>
        <w:spacing w:after="160"/>
        <w:rPr>
          <w:b/>
          <w:bCs/>
        </w:rPr>
      </w:pPr>
    </w:p>
    <w:p w14:paraId="2501D46F" w14:textId="77777777" w:rsidR="00F96071" w:rsidRPr="00F96071" w:rsidRDefault="00F96071" w:rsidP="00F96071">
      <w:pPr>
        <w:widowControl w:val="0"/>
        <w:wordWrap w:val="0"/>
        <w:autoSpaceDE w:val="0"/>
        <w:autoSpaceDN w:val="0"/>
        <w:spacing w:after="160"/>
        <w:rPr>
          <w:b/>
          <w:bCs/>
        </w:rPr>
      </w:pPr>
      <w:r w:rsidRPr="00F96071">
        <w:rPr>
          <w:b/>
          <w:bCs/>
        </w:rPr>
        <w:t># Java</w:t>
      </w:r>
    </w:p>
    <w:p w14:paraId="38D25619" w14:textId="77777777" w:rsidR="00F96071" w:rsidRDefault="00F96071" w:rsidP="00F96071">
      <w:pPr>
        <w:widowControl w:val="0"/>
        <w:wordWrap w:val="0"/>
        <w:autoSpaceDE w:val="0"/>
        <w:autoSpaceDN w:val="0"/>
        <w:spacing w:after="160"/>
        <w:rPr>
          <w:b/>
          <w:bCs/>
        </w:rPr>
      </w:pPr>
      <w:r w:rsidRPr="00F96071">
        <w:rPr>
          <w:b/>
          <w:bCs/>
        </w:rPr>
        <w:t xml:space="preserve">*.class </w:t>
      </w:r>
    </w:p>
    <w:p w14:paraId="77510E91" w14:textId="526B70E2" w:rsidR="00F96071" w:rsidRDefault="00F96071" w:rsidP="00F96071">
      <w:pPr>
        <w:widowControl w:val="0"/>
        <w:wordWrap w:val="0"/>
        <w:autoSpaceDE w:val="0"/>
        <w:autoSpaceDN w:val="0"/>
        <w:spacing w:after="160"/>
        <w:rPr>
          <w:b/>
          <w:bCs/>
        </w:rPr>
      </w:pPr>
      <w:r>
        <w:rPr>
          <w:rFonts w:hint="eastAsia"/>
          <w:b/>
          <w:bCs/>
        </w:rPr>
        <w:t>```</w:t>
      </w:r>
    </w:p>
    <w:p w14:paraId="424DF196" w14:textId="77777777" w:rsidR="00DB3006" w:rsidRDefault="00DB3006" w:rsidP="00F96071">
      <w:pPr>
        <w:widowControl w:val="0"/>
        <w:wordWrap w:val="0"/>
        <w:autoSpaceDE w:val="0"/>
        <w:autoSpaceDN w:val="0"/>
        <w:spacing w:after="160"/>
        <w:rPr>
          <w:b/>
          <w:bCs/>
        </w:rPr>
      </w:pPr>
    </w:p>
    <w:p w14:paraId="3CD3506D" w14:textId="2A98C86E" w:rsidR="00F96071" w:rsidRPr="00457B8F" w:rsidRDefault="00F96071" w:rsidP="00F96071">
      <w:pPr>
        <w:widowControl w:val="0"/>
        <w:wordWrap w:val="0"/>
        <w:autoSpaceDE w:val="0"/>
        <w:autoSpaceDN w:val="0"/>
        <w:spacing w:after="160"/>
        <w:rPr>
          <w:b/>
          <w:bCs/>
        </w:rPr>
      </w:pPr>
      <w:r w:rsidRPr="00457B8F">
        <w:rPr>
          <w:b/>
          <w:bCs/>
        </w:rPr>
        <w:t>3. Git 초기화</w:t>
      </w:r>
    </w:p>
    <w:p w14:paraId="11C133C0" w14:textId="77777777" w:rsidR="00F96071" w:rsidRPr="00457B8F" w:rsidRDefault="00F96071" w:rsidP="00F96071">
      <w:pPr>
        <w:widowControl w:val="0"/>
        <w:wordWrap w:val="0"/>
        <w:autoSpaceDE w:val="0"/>
        <w:autoSpaceDN w:val="0"/>
        <w:spacing w:after="160"/>
      </w:pPr>
      <w:r w:rsidRPr="00457B8F">
        <w:t>이미 Git 저장소면 이 단계는 건너뛰세요.</w:t>
      </w:r>
    </w:p>
    <w:p w14:paraId="3BEB1189" w14:textId="77777777" w:rsidR="00F96071" w:rsidRDefault="00F96071" w:rsidP="00F96071">
      <w:pPr>
        <w:widowControl w:val="0"/>
        <w:wordWrap w:val="0"/>
        <w:autoSpaceDE w:val="0"/>
        <w:autoSpaceDN w:val="0"/>
        <w:spacing w:after="160"/>
      </w:pPr>
      <w:r w:rsidRPr="00457B8F">
        <w:t>git init</w:t>
      </w:r>
    </w:p>
    <w:p w14:paraId="0591955E" w14:textId="3D045523" w:rsidR="00F96071" w:rsidRPr="00457B8F" w:rsidRDefault="00F96071" w:rsidP="00F96071">
      <w:pPr>
        <w:widowControl w:val="0"/>
        <w:wordWrap w:val="0"/>
        <w:autoSpaceDE w:val="0"/>
        <w:autoSpaceDN w:val="0"/>
        <w:spacing w:after="160"/>
      </w:pPr>
      <w:r>
        <w:rPr>
          <w:noProof/>
        </w:rPr>
        <w:drawing>
          <wp:inline distT="0" distB="0" distL="0" distR="0" wp14:anchorId="6A42EF23" wp14:editId="24DD003C">
            <wp:extent cx="5286375" cy="2828925"/>
            <wp:effectExtent l="0" t="0" r="9525" b="9525"/>
            <wp:docPr id="19881232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23291" name=""/>
                    <pic:cNvPicPr/>
                  </pic:nvPicPr>
                  <pic:blipFill>
                    <a:blip r:embed="rId213"/>
                    <a:stretch>
                      <a:fillRect/>
                    </a:stretch>
                  </pic:blipFill>
                  <pic:spPr>
                    <a:xfrm>
                      <a:off x="0" y="0"/>
                      <a:ext cx="5286375" cy="2828925"/>
                    </a:xfrm>
                    <a:prstGeom prst="rect">
                      <a:avLst/>
                    </a:prstGeom>
                  </pic:spPr>
                </pic:pic>
              </a:graphicData>
            </a:graphic>
          </wp:inline>
        </w:drawing>
      </w:r>
    </w:p>
    <w:p w14:paraId="6AC1DF1A" w14:textId="77777777" w:rsidR="00DB3006" w:rsidRDefault="00DB3006" w:rsidP="00F96071">
      <w:pPr>
        <w:widowControl w:val="0"/>
        <w:wordWrap w:val="0"/>
        <w:autoSpaceDE w:val="0"/>
        <w:autoSpaceDN w:val="0"/>
        <w:spacing w:after="160"/>
        <w:rPr>
          <w:b/>
          <w:bCs/>
        </w:rPr>
      </w:pPr>
    </w:p>
    <w:p w14:paraId="440C84DE" w14:textId="22F6A26C" w:rsidR="00F96071" w:rsidRPr="00457B8F" w:rsidRDefault="00F96071" w:rsidP="00F96071">
      <w:pPr>
        <w:widowControl w:val="0"/>
        <w:wordWrap w:val="0"/>
        <w:autoSpaceDE w:val="0"/>
        <w:autoSpaceDN w:val="0"/>
        <w:spacing w:after="160"/>
        <w:rPr>
          <w:b/>
          <w:bCs/>
        </w:rPr>
      </w:pPr>
      <w:r w:rsidRPr="00457B8F">
        <w:rPr>
          <w:b/>
          <w:bCs/>
        </w:rPr>
        <w:t>4. 파일 추가</w:t>
      </w:r>
    </w:p>
    <w:p w14:paraId="2F521928" w14:textId="77777777" w:rsidR="00F96071" w:rsidRDefault="00F96071" w:rsidP="00F96071">
      <w:pPr>
        <w:widowControl w:val="0"/>
        <w:wordWrap w:val="0"/>
        <w:autoSpaceDE w:val="0"/>
        <w:autoSpaceDN w:val="0"/>
        <w:spacing w:after="160"/>
      </w:pPr>
      <w:r w:rsidRPr="00457B8F">
        <w:t xml:space="preserve">git </w:t>
      </w:r>
      <w:proofErr w:type="gramStart"/>
      <w:r w:rsidRPr="00457B8F">
        <w:t>add .</w:t>
      </w:r>
      <w:proofErr w:type="gramEnd"/>
    </w:p>
    <w:p w14:paraId="1F8EBFA8" w14:textId="77777777" w:rsidR="00DB3006" w:rsidRDefault="00DB3006" w:rsidP="00F96071">
      <w:pPr>
        <w:widowControl w:val="0"/>
        <w:wordWrap w:val="0"/>
        <w:autoSpaceDE w:val="0"/>
        <w:autoSpaceDN w:val="0"/>
        <w:spacing w:after="160"/>
      </w:pPr>
    </w:p>
    <w:p w14:paraId="42D4DCEA" w14:textId="3F1D2326" w:rsidR="00DB3006" w:rsidRDefault="00DB3006" w:rsidP="00F96071">
      <w:pPr>
        <w:widowControl w:val="0"/>
        <w:wordWrap w:val="0"/>
        <w:autoSpaceDE w:val="0"/>
        <w:autoSpaceDN w:val="0"/>
        <w:spacing w:after="160"/>
      </w:pPr>
      <w:r w:rsidRPr="00DB3006">
        <w:rPr>
          <w:noProof/>
        </w:rPr>
        <w:lastRenderedPageBreak/>
        <w:drawing>
          <wp:inline distT="0" distB="0" distL="0" distR="0" wp14:anchorId="5BDA3B26" wp14:editId="5E1C128B">
            <wp:extent cx="3858163" cy="3801005"/>
            <wp:effectExtent l="0" t="0" r="9525" b="9525"/>
            <wp:docPr id="20952161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16183" name=""/>
                    <pic:cNvPicPr/>
                  </pic:nvPicPr>
                  <pic:blipFill>
                    <a:blip r:embed="rId214"/>
                    <a:stretch>
                      <a:fillRect/>
                    </a:stretch>
                  </pic:blipFill>
                  <pic:spPr>
                    <a:xfrm>
                      <a:off x="0" y="0"/>
                      <a:ext cx="3858163" cy="3801005"/>
                    </a:xfrm>
                    <a:prstGeom prst="rect">
                      <a:avLst/>
                    </a:prstGeom>
                  </pic:spPr>
                </pic:pic>
              </a:graphicData>
            </a:graphic>
          </wp:inline>
        </w:drawing>
      </w:r>
    </w:p>
    <w:p w14:paraId="5CF20816" w14:textId="77777777" w:rsidR="00DB3006" w:rsidRDefault="00DB3006" w:rsidP="00F96071">
      <w:pPr>
        <w:widowControl w:val="0"/>
        <w:wordWrap w:val="0"/>
        <w:autoSpaceDE w:val="0"/>
        <w:autoSpaceDN w:val="0"/>
        <w:spacing w:after="160"/>
      </w:pPr>
    </w:p>
    <w:p w14:paraId="7B60C90B" w14:textId="39D6AF1C" w:rsidR="00DB3006" w:rsidRDefault="00DB3006" w:rsidP="00F96071">
      <w:pPr>
        <w:widowControl w:val="0"/>
        <w:wordWrap w:val="0"/>
        <w:autoSpaceDE w:val="0"/>
        <w:autoSpaceDN w:val="0"/>
        <w:spacing w:after="160"/>
      </w:pPr>
      <w:r>
        <w:rPr>
          <w:noProof/>
        </w:rPr>
        <w:drawing>
          <wp:inline distT="0" distB="0" distL="0" distR="0" wp14:anchorId="7C08A1EE" wp14:editId="723922B7">
            <wp:extent cx="2752725" cy="2847975"/>
            <wp:effectExtent l="0" t="0" r="9525" b="9525"/>
            <wp:docPr id="235312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12179" name=""/>
                    <pic:cNvPicPr/>
                  </pic:nvPicPr>
                  <pic:blipFill>
                    <a:blip r:embed="rId215"/>
                    <a:stretch>
                      <a:fillRect/>
                    </a:stretch>
                  </pic:blipFill>
                  <pic:spPr>
                    <a:xfrm>
                      <a:off x="0" y="0"/>
                      <a:ext cx="2752725" cy="2847975"/>
                    </a:xfrm>
                    <a:prstGeom prst="rect">
                      <a:avLst/>
                    </a:prstGeom>
                  </pic:spPr>
                </pic:pic>
              </a:graphicData>
            </a:graphic>
          </wp:inline>
        </w:drawing>
      </w:r>
    </w:p>
    <w:p w14:paraId="1C8ACB5A" w14:textId="77777777" w:rsidR="00DB3006" w:rsidRPr="00457B8F" w:rsidRDefault="00DB3006" w:rsidP="00F96071">
      <w:pPr>
        <w:widowControl w:val="0"/>
        <w:wordWrap w:val="0"/>
        <w:autoSpaceDE w:val="0"/>
        <w:autoSpaceDN w:val="0"/>
        <w:spacing w:after="160"/>
      </w:pPr>
    </w:p>
    <w:p w14:paraId="7B9BEB92" w14:textId="77777777" w:rsidR="00F96071" w:rsidRPr="00457B8F" w:rsidRDefault="00F96071" w:rsidP="00F96071">
      <w:pPr>
        <w:widowControl w:val="0"/>
        <w:wordWrap w:val="0"/>
        <w:autoSpaceDE w:val="0"/>
        <w:autoSpaceDN w:val="0"/>
        <w:spacing w:after="160"/>
        <w:rPr>
          <w:b/>
          <w:bCs/>
        </w:rPr>
      </w:pPr>
      <w:r w:rsidRPr="00457B8F">
        <w:rPr>
          <w:b/>
          <w:bCs/>
        </w:rPr>
        <w:t>5. 첫 커밋</w:t>
      </w:r>
    </w:p>
    <w:p w14:paraId="27A92A4A" w14:textId="77777777" w:rsidR="00F96071" w:rsidRDefault="00F96071" w:rsidP="00F96071">
      <w:pPr>
        <w:widowControl w:val="0"/>
        <w:wordWrap w:val="0"/>
        <w:autoSpaceDE w:val="0"/>
        <w:autoSpaceDN w:val="0"/>
        <w:spacing w:after="160"/>
      </w:pPr>
      <w:r w:rsidRPr="00457B8F">
        <w:t>git commit -m "Initial Java Maven demo project"</w:t>
      </w:r>
    </w:p>
    <w:p w14:paraId="2EFC20B9" w14:textId="4DFF5B3A" w:rsidR="00DB3006" w:rsidRDefault="00DB3006" w:rsidP="00F96071">
      <w:pPr>
        <w:widowControl w:val="0"/>
        <w:wordWrap w:val="0"/>
        <w:autoSpaceDE w:val="0"/>
        <w:autoSpaceDN w:val="0"/>
        <w:spacing w:after="160"/>
      </w:pPr>
      <w:r>
        <w:rPr>
          <w:noProof/>
        </w:rPr>
        <w:lastRenderedPageBreak/>
        <w:drawing>
          <wp:inline distT="0" distB="0" distL="0" distR="0" wp14:anchorId="585BB1BC" wp14:editId="50BE6831">
            <wp:extent cx="3743325" cy="3267075"/>
            <wp:effectExtent l="0" t="0" r="9525" b="9525"/>
            <wp:docPr id="1969858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8791" name=""/>
                    <pic:cNvPicPr/>
                  </pic:nvPicPr>
                  <pic:blipFill>
                    <a:blip r:embed="rId216"/>
                    <a:stretch>
                      <a:fillRect/>
                    </a:stretch>
                  </pic:blipFill>
                  <pic:spPr>
                    <a:xfrm>
                      <a:off x="0" y="0"/>
                      <a:ext cx="3743325" cy="3267075"/>
                    </a:xfrm>
                    <a:prstGeom prst="rect">
                      <a:avLst/>
                    </a:prstGeom>
                  </pic:spPr>
                </pic:pic>
              </a:graphicData>
            </a:graphic>
          </wp:inline>
        </w:drawing>
      </w:r>
    </w:p>
    <w:p w14:paraId="24E400C6" w14:textId="77777777" w:rsidR="00DB3006" w:rsidRDefault="00DB3006" w:rsidP="00F96071">
      <w:pPr>
        <w:widowControl w:val="0"/>
        <w:wordWrap w:val="0"/>
        <w:autoSpaceDE w:val="0"/>
        <w:autoSpaceDN w:val="0"/>
        <w:spacing w:after="160"/>
      </w:pPr>
    </w:p>
    <w:p w14:paraId="13DA6E31" w14:textId="556753FB" w:rsidR="00DB3006" w:rsidRDefault="00DB3006" w:rsidP="00F96071">
      <w:pPr>
        <w:widowControl w:val="0"/>
        <w:wordWrap w:val="0"/>
        <w:autoSpaceDE w:val="0"/>
        <w:autoSpaceDN w:val="0"/>
        <w:spacing w:after="160"/>
      </w:pPr>
      <w:r>
        <w:rPr>
          <w:noProof/>
        </w:rPr>
        <w:drawing>
          <wp:inline distT="0" distB="0" distL="0" distR="0" wp14:anchorId="780DAF2E" wp14:editId="4006603C">
            <wp:extent cx="2886075" cy="2733675"/>
            <wp:effectExtent l="0" t="0" r="9525" b="9525"/>
            <wp:docPr id="3418417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41728" name=""/>
                    <pic:cNvPicPr/>
                  </pic:nvPicPr>
                  <pic:blipFill>
                    <a:blip r:embed="rId217"/>
                    <a:stretch>
                      <a:fillRect/>
                    </a:stretch>
                  </pic:blipFill>
                  <pic:spPr>
                    <a:xfrm>
                      <a:off x="0" y="0"/>
                      <a:ext cx="2886075" cy="2733675"/>
                    </a:xfrm>
                    <a:prstGeom prst="rect">
                      <a:avLst/>
                    </a:prstGeom>
                  </pic:spPr>
                </pic:pic>
              </a:graphicData>
            </a:graphic>
          </wp:inline>
        </w:drawing>
      </w:r>
    </w:p>
    <w:p w14:paraId="5650571F" w14:textId="77777777" w:rsidR="00DB3006" w:rsidRPr="00457B8F" w:rsidRDefault="00DB3006" w:rsidP="00F96071">
      <w:pPr>
        <w:widowControl w:val="0"/>
        <w:wordWrap w:val="0"/>
        <w:autoSpaceDE w:val="0"/>
        <w:autoSpaceDN w:val="0"/>
        <w:spacing w:after="160"/>
      </w:pPr>
    </w:p>
    <w:p w14:paraId="1FC8223D" w14:textId="77777777" w:rsidR="00F96071" w:rsidRPr="00457B8F" w:rsidRDefault="00F96071" w:rsidP="00F96071">
      <w:pPr>
        <w:widowControl w:val="0"/>
        <w:wordWrap w:val="0"/>
        <w:autoSpaceDE w:val="0"/>
        <w:autoSpaceDN w:val="0"/>
        <w:spacing w:after="160"/>
        <w:rPr>
          <w:b/>
          <w:bCs/>
        </w:rPr>
      </w:pPr>
      <w:r w:rsidRPr="00457B8F">
        <w:rPr>
          <w:b/>
          <w:bCs/>
        </w:rPr>
        <w:t>6. GitHub에서 빈 저장소 만들기</w:t>
      </w:r>
    </w:p>
    <w:p w14:paraId="5BD65154" w14:textId="77777777" w:rsidR="00F96071" w:rsidRPr="00457B8F" w:rsidRDefault="00F96071" w:rsidP="00F96071">
      <w:pPr>
        <w:widowControl w:val="0"/>
        <w:wordWrap w:val="0"/>
        <w:autoSpaceDE w:val="0"/>
        <w:autoSpaceDN w:val="0"/>
        <w:spacing w:after="160"/>
      </w:pPr>
      <w:r w:rsidRPr="00457B8F">
        <w:t>GitHub에서 새 저장소를 만드세요.</w:t>
      </w:r>
    </w:p>
    <w:p w14:paraId="47FAF52F" w14:textId="77777777" w:rsidR="00F96071" w:rsidRPr="00457B8F" w:rsidRDefault="00F96071" w:rsidP="00F96071">
      <w:pPr>
        <w:widowControl w:val="0"/>
        <w:wordWrap w:val="0"/>
        <w:autoSpaceDE w:val="0"/>
        <w:autoSpaceDN w:val="0"/>
        <w:spacing w:after="160"/>
      </w:pPr>
      <w:r w:rsidRPr="00457B8F">
        <w:t>예:</w:t>
      </w:r>
    </w:p>
    <w:p w14:paraId="019CD49C" w14:textId="77777777" w:rsidR="00F96071" w:rsidRPr="00457B8F" w:rsidRDefault="00F96071" w:rsidP="00F96071">
      <w:pPr>
        <w:widowControl w:val="0"/>
        <w:numPr>
          <w:ilvl w:val="0"/>
          <w:numId w:val="78"/>
        </w:numPr>
        <w:wordWrap w:val="0"/>
        <w:autoSpaceDE w:val="0"/>
        <w:autoSpaceDN w:val="0"/>
        <w:spacing w:after="160"/>
      </w:pPr>
      <w:r w:rsidRPr="00457B8F">
        <w:t xml:space="preserve">저장소 이름: demo </w:t>
      </w:r>
    </w:p>
    <w:p w14:paraId="7895118D" w14:textId="77777777" w:rsidR="00F96071" w:rsidRPr="00457B8F" w:rsidRDefault="00F96071" w:rsidP="00F96071">
      <w:pPr>
        <w:widowControl w:val="0"/>
        <w:numPr>
          <w:ilvl w:val="0"/>
          <w:numId w:val="78"/>
        </w:numPr>
        <w:wordWrap w:val="0"/>
        <w:autoSpaceDE w:val="0"/>
        <w:autoSpaceDN w:val="0"/>
        <w:spacing w:after="160"/>
      </w:pPr>
      <w:r w:rsidRPr="00457B8F">
        <w:t>README</w:t>
      </w:r>
      <w:proofErr w:type="gramStart"/>
      <w:r w:rsidRPr="00457B8F">
        <w:t>, .gitignore</w:t>
      </w:r>
      <w:proofErr w:type="gramEnd"/>
      <w:r w:rsidRPr="00457B8F">
        <w:t xml:space="preserve">, License는 처음에는 안 넣는 편이 충돌이 적습니다 </w:t>
      </w:r>
    </w:p>
    <w:p w14:paraId="09CF46DD" w14:textId="77777777" w:rsidR="00F96071" w:rsidRPr="00457B8F" w:rsidRDefault="00F96071" w:rsidP="00F96071">
      <w:pPr>
        <w:widowControl w:val="0"/>
        <w:wordWrap w:val="0"/>
        <w:autoSpaceDE w:val="0"/>
        <w:autoSpaceDN w:val="0"/>
        <w:spacing w:after="160"/>
      </w:pPr>
      <w:r w:rsidRPr="00457B8F">
        <w:t>생성 후 저장소 주소를 복사합니다.</w:t>
      </w:r>
    </w:p>
    <w:p w14:paraId="6FDE35DE" w14:textId="77777777" w:rsidR="00F96071" w:rsidRPr="00457B8F" w:rsidRDefault="00F96071" w:rsidP="00F96071">
      <w:pPr>
        <w:widowControl w:val="0"/>
        <w:wordWrap w:val="0"/>
        <w:autoSpaceDE w:val="0"/>
        <w:autoSpaceDN w:val="0"/>
        <w:spacing w:after="160"/>
      </w:pPr>
      <w:r w:rsidRPr="00457B8F">
        <w:lastRenderedPageBreak/>
        <w:t>예:</w:t>
      </w:r>
    </w:p>
    <w:p w14:paraId="3AC57E95" w14:textId="599A79D0" w:rsidR="00F96071" w:rsidRDefault="00DB3006" w:rsidP="00F96071">
      <w:pPr>
        <w:widowControl w:val="0"/>
        <w:wordWrap w:val="0"/>
        <w:autoSpaceDE w:val="0"/>
        <w:autoSpaceDN w:val="0"/>
        <w:spacing w:after="160"/>
      </w:pPr>
      <w:hyperlink r:id="rId218" w:history="1">
        <w:r w:rsidRPr="004C35C5">
          <w:rPr>
            <w:rStyle w:val="aff2"/>
          </w:rPr>
          <w:t>https://github.com/your-id/demo.git</w:t>
        </w:r>
      </w:hyperlink>
    </w:p>
    <w:p w14:paraId="32424CEF" w14:textId="417BF372" w:rsidR="00DB3006" w:rsidRDefault="00DB3006" w:rsidP="00F96071">
      <w:pPr>
        <w:widowControl w:val="0"/>
        <w:wordWrap w:val="0"/>
        <w:autoSpaceDE w:val="0"/>
        <w:autoSpaceDN w:val="0"/>
        <w:spacing w:after="160"/>
      </w:pPr>
      <w:r>
        <w:rPr>
          <w:noProof/>
        </w:rPr>
        <w:drawing>
          <wp:inline distT="0" distB="0" distL="0" distR="0" wp14:anchorId="4B37380D" wp14:editId="746002BA">
            <wp:extent cx="5760720" cy="3077845"/>
            <wp:effectExtent l="0" t="0" r="0" b="0"/>
            <wp:docPr id="4637534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53413" name=""/>
                    <pic:cNvPicPr/>
                  </pic:nvPicPr>
                  <pic:blipFill>
                    <a:blip r:embed="rId219"/>
                    <a:stretch>
                      <a:fillRect/>
                    </a:stretch>
                  </pic:blipFill>
                  <pic:spPr>
                    <a:xfrm>
                      <a:off x="0" y="0"/>
                      <a:ext cx="5760720" cy="3077845"/>
                    </a:xfrm>
                    <a:prstGeom prst="rect">
                      <a:avLst/>
                    </a:prstGeom>
                  </pic:spPr>
                </pic:pic>
              </a:graphicData>
            </a:graphic>
          </wp:inline>
        </w:drawing>
      </w:r>
    </w:p>
    <w:p w14:paraId="4A2F84B5" w14:textId="77777777" w:rsidR="00DB3006" w:rsidRDefault="00DB3006" w:rsidP="00F96071">
      <w:pPr>
        <w:widowControl w:val="0"/>
        <w:wordWrap w:val="0"/>
        <w:autoSpaceDE w:val="0"/>
        <w:autoSpaceDN w:val="0"/>
        <w:spacing w:after="160"/>
      </w:pPr>
    </w:p>
    <w:p w14:paraId="3AA62C42" w14:textId="719D0A55" w:rsidR="00DB3006" w:rsidRDefault="00DB3006" w:rsidP="00F96071">
      <w:pPr>
        <w:widowControl w:val="0"/>
        <w:wordWrap w:val="0"/>
        <w:autoSpaceDE w:val="0"/>
        <w:autoSpaceDN w:val="0"/>
        <w:spacing w:after="160"/>
      </w:pPr>
      <w:r>
        <w:rPr>
          <w:noProof/>
        </w:rPr>
        <w:drawing>
          <wp:inline distT="0" distB="0" distL="0" distR="0" wp14:anchorId="30A2648D" wp14:editId="7A753CBA">
            <wp:extent cx="5760720" cy="3198495"/>
            <wp:effectExtent l="0" t="0" r="0" b="0"/>
            <wp:docPr id="2793538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53819" name=""/>
                    <pic:cNvPicPr/>
                  </pic:nvPicPr>
                  <pic:blipFill>
                    <a:blip r:embed="rId220"/>
                    <a:stretch>
                      <a:fillRect/>
                    </a:stretch>
                  </pic:blipFill>
                  <pic:spPr>
                    <a:xfrm>
                      <a:off x="0" y="0"/>
                      <a:ext cx="5760720" cy="3198495"/>
                    </a:xfrm>
                    <a:prstGeom prst="rect">
                      <a:avLst/>
                    </a:prstGeom>
                  </pic:spPr>
                </pic:pic>
              </a:graphicData>
            </a:graphic>
          </wp:inline>
        </w:drawing>
      </w:r>
    </w:p>
    <w:p w14:paraId="62E9D4D1" w14:textId="77777777" w:rsidR="00DB3006" w:rsidRDefault="00DB3006" w:rsidP="00F96071">
      <w:pPr>
        <w:widowControl w:val="0"/>
        <w:wordWrap w:val="0"/>
        <w:autoSpaceDE w:val="0"/>
        <w:autoSpaceDN w:val="0"/>
        <w:spacing w:after="160"/>
      </w:pPr>
    </w:p>
    <w:p w14:paraId="019AFAED" w14:textId="77777777" w:rsidR="00DB3006" w:rsidRPr="00DB3006" w:rsidRDefault="00DB3006" w:rsidP="00F96071">
      <w:pPr>
        <w:widowControl w:val="0"/>
        <w:wordWrap w:val="0"/>
        <w:autoSpaceDE w:val="0"/>
        <w:autoSpaceDN w:val="0"/>
        <w:spacing w:after="160"/>
      </w:pPr>
    </w:p>
    <w:p w14:paraId="4595FA90" w14:textId="77777777" w:rsidR="00F96071" w:rsidRPr="00457B8F" w:rsidRDefault="00F96071" w:rsidP="00F96071">
      <w:pPr>
        <w:widowControl w:val="0"/>
        <w:wordWrap w:val="0"/>
        <w:autoSpaceDE w:val="0"/>
        <w:autoSpaceDN w:val="0"/>
        <w:spacing w:after="160"/>
        <w:rPr>
          <w:b/>
          <w:bCs/>
        </w:rPr>
      </w:pPr>
      <w:r w:rsidRPr="00457B8F">
        <w:rPr>
          <w:b/>
          <w:bCs/>
        </w:rPr>
        <w:t>7. 원격 저장소 연결</w:t>
      </w:r>
    </w:p>
    <w:p w14:paraId="25BA3763" w14:textId="77777777" w:rsidR="00F96071" w:rsidRPr="00457B8F" w:rsidRDefault="00F96071" w:rsidP="00F96071">
      <w:pPr>
        <w:widowControl w:val="0"/>
        <w:wordWrap w:val="0"/>
        <w:autoSpaceDE w:val="0"/>
        <w:autoSpaceDN w:val="0"/>
        <w:spacing w:after="160"/>
      </w:pPr>
      <w:r w:rsidRPr="00457B8F">
        <w:t>git remote add origin https://github.com/your-id/demo.git</w:t>
      </w:r>
    </w:p>
    <w:p w14:paraId="73EB98F8" w14:textId="77777777" w:rsidR="00F96071" w:rsidRPr="00457B8F" w:rsidRDefault="00F96071" w:rsidP="00F96071">
      <w:pPr>
        <w:widowControl w:val="0"/>
        <w:wordWrap w:val="0"/>
        <w:autoSpaceDE w:val="0"/>
        <w:autoSpaceDN w:val="0"/>
        <w:spacing w:after="160"/>
      </w:pPr>
      <w:r w:rsidRPr="00457B8F">
        <w:lastRenderedPageBreak/>
        <w:t>확인:</w:t>
      </w:r>
    </w:p>
    <w:p w14:paraId="3058514A" w14:textId="77777777" w:rsidR="00F96071" w:rsidRPr="00457B8F" w:rsidRDefault="00F96071" w:rsidP="00F96071">
      <w:pPr>
        <w:widowControl w:val="0"/>
        <w:wordWrap w:val="0"/>
        <w:autoSpaceDE w:val="0"/>
        <w:autoSpaceDN w:val="0"/>
        <w:spacing w:after="160"/>
      </w:pPr>
      <w:r w:rsidRPr="00457B8F">
        <w:t xml:space="preserve">git </w:t>
      </w:r>
      <w:proofErr w:type="gramStart"/>
      <w:r w:rsidRPr="00457B8F">
        <w:t>remote -v</w:t>
      </w:r>
      <w:proofErr w:type="gramEnd"/>
    </w:p>
    <w:p w14:paraId="47334CA3" w14:textId="77777777" w:rsidR="00F96071" w:rsidRPr="00457B8F" w:rsidRDefault="00F96071" w:rsidP="00F96071">
      <w:pPr>
        <w:widowControl w:val="0"/>
        <w:wordWrap w:val="0"/>
        <w:autoSpaceDE w:val="0"/>
        <w:autoSpaceDN w:val="0"/>
        <w:spacing w:after="160"/>
      </w:pPr>
      <w:r w:rsidRPr="00457B8F">
        <w:t>정상이면 이런 식으로 나옵니다.</w:t>
      </w:r>
    </w:p>
    <w:p w14:paraId="160FF15E" w14:textId="77777777" w:rsidR="00F96071" w:rsidRDefault="00F96071" w:rsidP="00F96071">
      <w:pPr>
        <w:widowControl w:val="0"/>
        <w:wordWrap w:val="0"/>
        <w:autoSpaceDE w:val="0"/>
        <w:autoSpaceDN w:val="0"/>
        <w:spacing w:after="160"/>
      </w:pPr>
      <w:proofErr w:type="gramStart"/>
      <w:r w:rsidRPr="00457B8F">
        <w:t>origin  https://github.com/your-id/demo.git</w:t>
      </w:r>
      <w:proofErr w:type="gramEnd"/>
      <w:r w:rsidRPr="00457B8F">
        <w:t xml:space="preserve"> (fetch)</w:t>
      </w:r>
      <w:r w:rsidRPr="00457B8F">
        <w:br/>
      </w:r>
      <w:proofErr w:type="gramStart"/>
      <w:r w:rsidRPr="00457B8F">
        <w:t>origin  https://github.com/your-id/demo.git</w:t>
      </w:r>
      <w:proofErr w:type="gramEnd"/>
      <w:r w:rsidRPr="00457B8F">
        <w:t xml:space="preserve"> (push)</w:t>
      </w:r>
    </w:p>
    <w:p w14:paraId="54BB38F9" w14:textId="77777777" w:rsidR="00DB3006" w:rsidRDefault="00DB3006" w:rsidP="00F96071">
      <w:pPr>
        <w:widowControl w:val="0"/>
        <w:wordWrap w:val="0"/>
        <w:autoSpaceDE w:val="0"/>
        <w:autoSpaceDN w:val="0"/>
        <w:spacing w:after="160"/>
      </w:pPr>
    </w:p>
    <w:p w14:paraId="7986557B" w14:textId="77777777" w:rsidR="00DB3006" w:rsidRPr="00457B8F" w:rsidRDefault="00DB3006" w:rsidP="00F96071">
      <w:pPr>
        <w:widowControl w:val="0"/>
        <w:wordWrap w:val="0"/>
        <w:autoSpaceDE w:val="0"/>
        <w:autoSpaceDN w:val="0"/>
        <w:spacing w:after="160"/>
      </w:pPr>
    </w:p>
    <w:p w14:paraId="7CAB690E" w14:textId="77777777" w:rsidR="00F96071" w:rsidRPr="00457B8F" w:rsidRDefault="00F96071" w:rsidP="00F96071">
      <w:pPr>
        <w:widowControl w:val="0"/>
        <w:wordWrap w:val="0"/>
        <w:autoSpaceDE w:val="0"/>
        <w:autoSpaceDN w:val="0"/>
        <w:spacing w:after="160"/>
        <w:rPr>
          <w:b/>
          <w:bCs/>
        </w:rPr>
      </w:pPr>
      <w:r w:rsidRPr="00457B8F">
        <w:rPr>
          <w:b/>
          <w:bCs/>
        </w:rPr>
        <w:t>8. 기본 브랜치를 main으로 맞추기</w:t>
      </w:r>
    </w:p>
    <w:p w14:paraId="56EA29FB" w14:textId="77777777" w:rsidR="00F96071" w:rsidRDefault="00F96071" w:rsidP="00F96071">
      <w:pPr>
        <w:widowControl w:val="0"/>
        <w:wordWrap w:val="0"/>
        <w:autoSpaceDE w:val="0"/>
        <w:autoSpaceDN w:val="0"/>
        <w:spacing w:after="160"/>
      </w:pPr>
      <w:r w:rsidRPr="00457B8F">
        <w:t>git branch -M main</w:t>
      </w:r>
    </w:p>
    <w:p w14:paraId="1E4AB5B4" w14:textId="77777777" w:rsidR="00DB3006" w:rsidRPr="00457B8F" w:rsidRDefault="00DB3006" w:rsidP="00F96071">
      <w:pPr>
        <w:widowControl w:val="0"/>
        <w:wordWrap w:val="0"/>
        <w:autoSpaceDE w:val="0"/>
        <w:autoSpaceDN w:val="0"/>
        <w:spacing w:after="160"/>
      </w:pPr>
    </w:p>
    <w:p w14:paraId="70597199" w14:textId="77777777" w:rsidR="00F96071" w:rsidRPr="00457B8F" w:rsidRDefault="00F96071" w:rsidP="00F96071">
      <w:pPr>
        <w:widowControl w:val="0"/>
        <w:wordWrap w:val="0"/>
        <w:autoSpaceDE w:val="0"/>
        <w:autoSpaceDN w:val="0"/>
        <w:spacing w:after="160"/>
        <w:rPr>
          <w:b/>
          <w:bCs/>
        </w:rPr>
      </w:pPr>
      <w:r w:rsidRPr="00457B8F">
        <w:rPr>
          <w:b/>
          <w:bCs/>
        </w:rPr>
        <w:t>9. GitHub로 업로드</w:t>
      </w:r>
    </w:p>
    <w:p w14:paraId="3267FE9B" w14:textId="77777777" w:rsidR="00F96071" w:rsidRDefault="00F96071" w:rsidP="00F96071">
      <w:pPr>
        <w:widowControl w:val="0"/>
        <w:wordWrap w:val="0"/>
        <w:autoSpaceDE w:val="0"/>
        <w:autoSpaceDN w:val="0"/>
        <w:spacing w:after="160"/>
      </w:pPr>
      <w:r w:rsidRPr="00457B8F">
        <w:t>git push -u origin main</w:t>
      </w:r>
    </w:p>
    <w:p w14:paraId="581DC72C" w14:textId="77777777" w:rsidR="00DB3006" w:rsidRDefault="00DB3006" w:rsidP="00F96071">
      <w:pPr>
        <w:widowControl w:val="0"/>
        <w:wordWrap w:val="0"/>
        <w:autoSpaceDE w:val="0"/>
        <w:autoSpaceDN w:val="0"/>
        <w:spacing w:after="160"/>
      </w:pPr>
    </w:p>
    <w:p w14:paraId="79938DB5" w14:textId="5E1E8A58" w:rsidR="00DB3006" w:rsidRDefault="00DB3006" w:rsidP="00F96071">
      <w:pPr>
        <w:widowControl w:val="0"/>
        <w:wordWrap w:val="0"/>
        <w:autoSpaceDE w:val="0"/>
        <w:autoSpaceDN w:val="0"/>
        <w:spacing w:after="160"/>
      </w:pPr>
      <w:r>
        <w:rPr>
          <w:noProof/>
        </w:rPr>
        <w:drawing>
          <wp:inline distT="0" distB="0" distL="0" distR="0" wp14:anchorId="54AE28E2" wp14:editId="38635AEA">
            <wp:extent cx="5229225" cy="4676775"/>
            <wp:effectExtent l="0" t="0" r="9525" b="9525"/>
            <wp:docPr id="9202547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4703" name=""/>
                    <pic:cNvPicPr/>
                  </pic:nvPicPr>
                  <pic:blipFill>
                    <a:blip r:embed="rId221"/>
                    <a:stretch>
                      <a:fillRect/>
                    </a:stretch>
                  </pic:blipFill>
                  <pic:spPr>
                    <a:xfrm>
                      <a:off x="0" y="0"/>
                      <a:ext cx="5229225" cy="4676775"/>
                    </a:xfrm>
                    <a:prstGeom prst="rect">
                      <a:avLst/>
                    </a:prstGeom>
                  </pic:spPr>
                </pic:pic>
              </a:graphicData>
            </a:graphic>
          </wp:inline>
        </w:drawing>
      </w:r>
    </w:p>
    <w:p w14:paraId="2FAAC128" w14:textId="7D965E84" w:rsidR="00DB3006" w:rsidRDefault="00DB3006" w:rsidP="00F96071">
      <w:pPr>
        <w:widowControl w:val="0"/>
        <w:wordWrap w:val="0"/>
        <w:autoSpaceDE w:val="0"/>
        <w:autoSpaceDN w:val="0"/>
        <w:spacing w:after="160"/>
      </w:pPr>
      <w:r>
        <w:rPr>
          <w:noProof/>
        </w:rPr>
        <w:lastRenderedPageBreak/>
        <w:drawing>
          <wp:inline distT="0" distB="0" distL="0" distR="0" wp14:anchorId="0CB4F919" wp14:editId="7DCE8D46">
            <wp:extent cx="5760720" cy="2707005"/>
            <wp:effectExtent l="0" t="0" r="0" b="0"/>
            <wp:docPr id="7141788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78892" name=""/>
                    <pic:cNvPicPr/>
                  </pic:nvPicPr>
                  <pic:blipFill>
                    <a:blip r:embed="rId222"/>
                    <a:stretch>
                      <a:fillRect/>
                    </a:stretch>
                  </pic:blipFill>
                  <pic:spPr>
                    <a:xfrm>
                      <a:off x="0" y="0"/>
                      <a:ext cx="5760720" cy="2707005"/>
                    </a:xfrm>
                    <a:prstGeom prst="rect">
                      <a:avLst/>
                    </a:prstGeom>
                  </pic:spPr>
                </pic:pic>
              </a:graphicData>
            </a:graphic>
          </wp:inline>
        </w:drawing>
      </w:r>
    </w:p>
    <w:p w14:paraId="67C073C0" w14:textId="77777777" w:rsidR="00DB3006" w:rsidRDefault="00DB3006" w:rsidP="00F96071">
      <w:pPr>
        <w:widowControl w:val="0"/>
        <w:wordWrap w:val="0"/>
        <w:autoSpaceDE w:val="0"/>
        <w:autoSpaceDN w:val="0"/>
        <w:spacing w:after="160"/>
      </w:pPr>
    </w:p>
    <w:p w14:paraId="03838AFE" w14:textId="547CC13A" w:rsidR="00DB3006" w:rsidRDefault="00DB3006" w:rsidP="00F96071">
      <w:pPr>
        <w:widowControl w:val="0"/>
        <w:wordWrap w:val="0"/>
        <w:autoSpaceDE w:val="0"/>
        <w:autoSpaceDN w:val="0"/>
        <w:spacing w:after="160"/>
      </w:pPr>
      <w:r>
        <w:rPr>
          <w:noProof/>
        </w:rPr>
        <w:drawing>
          <wp:inline distT="0" distB="0" distL="0" distR="0" wp14:anchorId="510DA450" wp14:editId="55C1E8E7">
            <wp:extent cx="5760720" cy="1105535"/>
            <wp:effectExtent l="0" t="0" r="0" b="0"/>
            <wp:docPr id="12312433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43399" name=""/>
                    <pic:cNvPicPr/>
                  </pic:nvPicPr>
                  <pic:blipFill>
                    <a:blip r:embed="rId223"/>
                    <a:stretch>
                      <a:fillRect/>
                    </a:stretch>
                  </pic:blipFill>
                  <pic:spPr>
                    <a:xfrm>
                      <a:off x="0" y="0"/>
                      <a:ext cx="5760720" cy="1105535"/>
                    </a:xfrm>
                    <a:prstGeom prst="rect">
                      <a:avLst/>
                    </a:prstGeom>
                  </pic:spPr>
                </pic:pic>
              </a:graphicData>
            </a:graphic>
          </wp:inline>
        </w:drawing>
      </w:r>
    </w:p>
    <w:p w14:paraId="1FC6C28D" w14:textId="7939DFAE" w:rsidR="00DB3006" w:rsidRDefault="00DB3006" w:rsidP="00F96071">
      <w:pPr>
        <w:widowControl w:val="0"/>
        <w:wordWrap w:val="0"/>
        <w:autoSpaceDE w:val="0"/>
        <w:autoSpaceDN w:val="0"/>
        <w:spacing w:after="160"/>
      </w:pPr>
      <w:r>
        <w:rPr>
          <w:noProof/>
        </w:rPr>
        <w:drawing>
          <wp:inline distT="0" distB="0" distL="0" distR="0" wp14:anchorId="3C4701F5" wp14:editId="775245C1">
            <wp:extent cx="5760720" cy="1093470"/>
            <wp:effectExtent l="0" t="0" r="0" b="0"/>
            <wp:docPr id="11490485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8515" name=""/>
                    <pic:cNvPicPr/>
                  </pic:nvPicPr>
                  <pic:blipFill>
                    <a:blip r:embed="rId224"/>
                    <a:stretch>
                      <a:fillRect/>
                    </a:stretch>
                  </pic:blipFill>
                  <pic:spPr>
                    <a:xfrm>
                      <a:off x="0" y="0"/>
                      <a:ext cx="5760720" cy="1093470"/>
                    </a:xfrm>
                    <a:prstGeom prst="rect">
                      <a:avLst/>
                    </a:prstGeom>
                  </pic:spPr>
                </pic:pic>
              </a:graphicData>
            </a:graphic>
          </wp:inline>
        </w:drawing>
      </w:r>
    </w:p>
    <w:p w14:paraId="1A0A3C6B" w14:textId="77777777" w:rsidR="00DB3006" w:rsidRDefault="00DB3006" w:rsidP="00F96071">
      <w:pPr>
        <w:widowControl w:val="0"/>
        <w:wordWrap w:val="0"/>
        <w:autoSpaceDE w:val="0"/>
        <w:autoSpaceDN w:val="0"/>
        <w:spacing w:after="160"/>
      </w:pPr>
    </w:p>
    <w:p w14:paraId="002E88D3" w14:textId="5D1FA9A8" w:rsidR="00DB3006" w:rsidRDefault="00DB3006" w:rsidP="00F96071">
      <w:pPr>
        <w:widowControl w:val="0"/>
        <w:wordWrap w:val="0"/>
        <w:autoSpaceDE w:val="0"/>
        <w:autoSpaceDN w:val="0"/>
        <w:spacing w:after="160"/>
      </w:pPr>
      <w:r>
        <w:rPr>
          <w:noProof/>
        </w:rPr>
        <w:drawing>
          <wp:inline distT="0" distB="0" distL="0" distR="0" wp14:anchorId="22BC6C06" wp14:editId="4A8A428A">
            <wp:extent cx="5760720" cy="1974215"/>
            <wp:effectExtent l="0" t="0" r="0" b="0"/>
            <wp:docPr id="1368028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8792" name=""/>
                    <pic:cNvPicPr/>
                  </pic:nvPicPr>
                  <pic:blipFill>
                    <a:blip r:embed="rId225"/>
                    <a:stretch>
                      <a:fillRect/>
                    </a:stretch>
                  </pic:blipFill>
                  <pic:spPr>
                    <a:xfrm>
                      <a:off x="0" y="0"/>
                      <a:ext cx="5760720" cy="1974215"/>
                    </a:xfrm>
                    <a:prstGeom prst="rect">
                      <a:avLst/>
                    </a:prstGeom>
                  </pic:spPr>
                </pic:pic>
              </a:graphicData>
            </a:graphic>
          </wp:inline>
        </w:drawing>
      </w:r>
    </w:p>
    <w:p w14:paraId="475BC302" w14:textId="654B6CCF" w:rsidR="00DB3006" w:rsidRDefault="00DB3006" w:rsidP="00F96071">
      <w:pPr>
        <w:widowControl w:val="0"/>
        <w:wordWrap w:val="0"/>
        <w:autoSpaceDE w:val="0"/>
        <w:autoSpaceDN w:val="0"/>
        <w:spacing w:after="160"/>
      </w:pPr>
      <w:r>
        <w:rPr>
          <w:noProof/>
        </w:rPr>
        <w:lastRenderedPageBreak/>
        <w:drawing>
          <wp:inline distT="0" distB="0" distL="0" distR="0" wp14:anchorId="199A3A70" wp14:editId="0164911B">
            <wp:extent cx="5760720" cy="1909445"/>
            <wp:effectExtent l="0" t="0" r="0" b="0"/>
            <wp:docPr id="18732072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07241" name=""/>
                    <pic:cNvPicPr/>
                  </pic:nvPicPr>
                  <pic:blipFill>
                    <a:blip r:embed="rId226"/>
                    <a:stretch>
                      <a:fillRect/>
                    </a:stretch>
                  </pic:blipFill>
                  <pic:spPr>
                    <a:xfrm>
                      <a:off x="0" y="0"/>
                      <a:ext cx="5760720" cy="1909445"/>
                    </a:xfrm>
                    <a:prstGeom prst="rect">
                      <a:avLst/>
                    </a:prstGeom>
                  </pic:spPr>
                </pic:pic>
              </a:graphicData>
            </a:graphic>
          </wp:inline>
        </w:drawing>
      </w:r>
    </w:p>
    <w:p w14:paraId="71538C28" w14:textId="407278DA" w:rsidR="00DB3006" w:rsidRDefault="00DB3006" w:rsidP="00F96071">
      <w:pPr>
        <w:widowControl w:val="0"/>
        <w:wordWrap w:val="0"/>
        <w:autoSpaceDE w:val="0"/>
        <w:autoSpaceDN w:val="0"/>
        <w:spacing w:after="160"/>
      </w:pPr>
      <w:r>
        <w:rPr>
          <w:noProof/>
        </w:rPr>
        <w:drawing>
          <wp:inline distT="0" distB="0" distL="0" distR="0" wp14:anchorId="02930A3B" wp14:editId="5DFC3467">
            <wp:extent cx="4848225" cy="2962275"/>
            <wp:effectExtent l="0" t="0" r="9525" b="9525"/>
            <wp:docPr id="13612658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65819" name=""/>
                    <pic:cNvPicPr/>
                  </pic:nvPicPr>
                  <pic:blipFill>
                    <a:blip r:embed="rId227"/>
                    <a:stretch>
                      <a:fillRect/>
                    </a:stretch>
                  </pic:blipFill>
                  <pic:spPr>
                    <a:xfrm>
                      <a:off x="0" y="0"/>
                      <a:ext cx="4848225" cy="2962275"/>
                    </a:xfrm>
                    <a:prstGeom prst="rect">
                      <a:avLst/>
                    </a:prstGeom>
                  </pic:spPr>
                </pic:pic>
              </a:graphicData>
            </a:graphic>
          </wp:inline>
        </w:drawing>
      </w:r>
    </w:p>
    <w:p w14:paraId="3F624E01" w14:textId="220B71A6" w:rsidR="00DB3006" w:rsidRDefault="00DB3006" w:rsidP="00F96071">
      <w:pPr>
        <w:widowControl w:val="0"/>
        <w:wordWrap w:val="0"/>
        <w:autoSpaceDE w:val="0"/>
        <w:autoSpaceDN w:val="0"/>
        <w:spacing w:after="160"/>
      </w:pPr>
      <w:r>
        <w:rPr>
          <w:noProof/>
        </w:rPr>
        <w:drawing>
          <wp:inline distT="0" distB="0" distL="0" distR="0" wp14:anchorId="2C13BC48" wp14:editId="42531551">
            <wp:extent cx="5760720" cy="2924175"/>
            <wp:effectExtent l="0" t="0" r="0" b="0"/>
            <wp:docPr id="12056434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43437" name=""/>
                    <pic:cNvPicPr/>
                  </pic:nvPicPr>
                  <pic:blipFill>
                    <a:blip r:embed="rId228"/>
                    <a:stretch>
                      <a:fillRect/>
                    </a:stretch>
                  </pic:blipFill>
                  <pic:spPr>
                    <a:xfrm>
                      <a:off x="0" y="0"/>
                      <a:ext cx="5760720" cy="2924175"/>
                    </a:xfrm>
                    <a:prstGeom prst="rect">
                      <a:avLst/>
                    </a:prstGeom>
                  </pic:spPr>
                </pic:pic>
              </a:graphicData>
            </a:graphic>
          </wp:inline>
        </w:drawing>
      </w:r>
    </w:p>
    <w:p w14:paraId="03742ACA" w14:textId="77777777" w:rsidR="00DB3006" w:rsidRDefault="00DB3006" w:rsidP="00F96071">
      <w:pPr>
        <w:widowControl w:val="0"/>
        <w:wordWrap w:val="0"/>
        <w:autoSpaceDE w:val="0"/>
        <w:autoSpaceDN w:val="0"/>
        <w:spacing w:after="160"/>
      </w:pPr>
    </w:p>
    <w:p w14:paraId="27A6148E" w14:textId="77777777" w:rsidR="00DB3006" w:rsidRPr="00457B8F" w:rsidRDefault="00DB3006" w:rsidP="00F96071">
      <w:pPr>
        <w:widowControl w:val="0"/>
        <w:wordWrap w:val="0"/>
        <w:autoSpaceDE w:val="0"/>
        <w:autoSpaceDN w:val="0"/>
        <w:spacing w:after="160"/>
      </w:pPr>
    </w:p>
    <w:p w14:paraId="5A9F5C3F" w14:textId="77777777" w:rsidR="00F96071" w:rsidRPr="00457B8F" w:rsidRDefault="00000000" w:rsidP="00F96071">
      <w:pPr>
        <w:widowControl w:val="0"/>
        <w:wordWrap w:val="0"/>
        <w:autoSpaceDE w:val="0"/>
        <w:autoSpaceDN w:val="0"/>
        <w:spacing w:after="160"/>
      </w:pPr>
      <w:r>
        <w:lastRenderedPageBreak/>
        <w:pict w14:anchorId="339A782E">
          <v:rect id="_x0000_i1043" style="width:0;height:1.5pt" o:hralign="center" o:hrstd="t" o:hr="t" fillcolor="#a0a0a0" stroked="f"/>
        </w:pict>
      </w:r>
    </w:p>
    <w:p w14:paraId="2EA2B1DB" w14:textId="77777777" w:rsidR="00F96071" w:rsidRPr="00457B8F" w:rsidRDefault="00F96071" w:rsidP="00F96071">
      <w:pPr>
        <w:widowControl w:val="0"/>
        <w:wordWrap w:val="0"/>
        <w:autoSpaceDE w:val="0"/>
        <w:autoSpaceDN w:val="0"/>
        <w:spacing w:after="160"/>
        <w:rPr>
          <w:b/>
          <w:bCs/>
        </w:rPr>
      </w:pPr>
      <w:r w:rsidRPr="00457B8F">
        <w:rPr>
          <w:b/>
          <w:bCs/>
        </w:rPr>
        <w:t>한 번에 보면</w:t>
      </w:r>
    </w:p>
    <w:p w14:paraId="328DF7A6" w14:textId="77777777" w:rsidR="00F96071" w:rsidRPr="00457B8F" w:rsidRDefault="00F96071" w:rsidP="00F96071">
      <w:pPr>
        <w:widowControl w:val="0"/>
        <w:wordWrap w:val="0"/>
        <w:autoSpaceDE w:val="0"/>
        <w:autoSpaceDN w:val="0"/>
        <w:spacing w:after="160"/>
      </w:pPr>
      <w:r w:rsidRPr="00457B8F">
        <w:t>cd C:\DEV\maven_test\demo</w:t>
      </w:r>
      <w:r w:rsidRPr="00457B8F">
        <w:br/>
        <w:t>git init</w:t>
      </w:r>
      <w:r w:rsidRPr="00457B8F">
        <w:br/>
        <w:t xml:space="preserve">git </w:t>
      </w:r>
      <w:proofErr w:type="gramStart"/>
      <w:r w:rsidRPr="00457B8F">
        <w:t>add .</w:t>
      </w:r>
      <w:proofErr w:type="gramEnd"/>
      <w:r w:rsidRPr="00457B8F">
        <w:br/>
        <w:t>git commit -m "Initial Java Maven demo project"</w:t>
      </w:r>
      <w:r w:rsidRPr="00457B8F">
        <w:br/>
        <w:t>git branch -M main</w:t>
      </w:r>
      <w:r w:rsidRPr="00457B8F">
        <w:br/>
        <w:t>git remote add origin https://github.com/your-id/demo.git</w:t>
      </w:r>
      <w:r w:rsidRPr="00457B8F">
        <w:br/>
        <w:t>git push -u origin main</w:t>
      </w:r>
    </w:p>
    <w:p w14:paraId="0B627406" w14:textId="77777777" w:rsidR="00F96071" w:rsidRPr="00457B8F" w:rsidRDefault="00000000" w:rsidP="00F96071">
      <w:pPr>
        <w:widowControl w:val="0"/>
        <w:wordWrap w:val="0"/>
        <w:autoSpaceDE w:val="0"/>
        <w:autoSpaceDN w:val="0"/>
        <w:spacing w:after="160"/>
      </w:pPr>
      <w:r>
        <w:pict w14:anchorId="48013F19">
          <v:rect id="_x0000_i1044" style="width:0;height:1.5pt" o:hralign="center" o:hrstd="t" o:hr="t" fillcolor="#a0a0a0" stroked="f"/>
        </w:pict>
      </w:r>
    </w:p>
    <w:p w14:paraId="5B09C00D" w14:textId="77777777" w:rsidR="00F96071" w:rsidRPr="00457B8F" w:rsidRDefault="00F96071" w:rsidP="00F96071">
      <w:pPr>
        <w:widowControl w:val="0"/>
        <w:wordWrap w:val="0"/>
        <w:autoSpaceDE w:val="0"/>
        <w:autoSpaceDN w:val="0"/>
        <w:spacing w:after="160"/>
        <w:rPr>
          <w:b/>
          <w:bCs/>
        </w:rPr>
      </w:pPr>
      <w:r w:rsidRPr="00457B8F">
        <w:rPr>
          <w:b/>
          <w:bCs/>
        </w:rPr>
        <w:t>이미 remote가 잘못 연결돼 있으면</w:t>
      </w:r>
    </w:p>
    <w:p w14:paraId="2019A391" w14:textId="77777777" w:rsidR="00F96071" w:rsidRPr="00457B8F" w:rsidRDefault="00F96071" w:rsidP="00F96071">
      <w:pPr>
        <w:widowControl w:val="0"/>
        <w:wordWrap w:val="0"/>
        <w:autoSpaceDE w:val="0"/>
        <w:autoSpaceDN w:val="0"/>
        <w:spacing w:after="160"/>
      </w:pPr>
      <w:r w:rsidRPr="00457B8F">
        <w:t>기존 remote 삭제 후 다시 연결합니다.</w:t>
      </w:r>
    </w:p>
    <w:p w14:paraId="12A4BA49" w14:textId="77777777" w:rsidR="00F96071" w:rsidRPr="00457B8F" w:rsidRDefault="00F96071" w:rsidP="00F96071">
      <w:pPr>
        <w:widowControl w:val="0"/>
        <w:wordWrap w:val="0"/>
        <w:autoSpaceDE w:val="0"/>
        <w:autoSpaceDN w:val="0"/>
        <w:spacing w:after="160"/>
      </w:pPr>
      <w:r w:rsidRPr="00457B8F">
        <w:t>git remote remove origin</w:t>
      </w:r>
      <w:r w:rsidRPr="00457B8F">
        <w:br/>
        <w:t>git remote add origin https://github.com/your-id/demo.git</w:t>
      </w:r>
      <w:r w:rsidRPr="00457B8F">
        <w:br/>
        <w:t>git push -u origin main</w:t>
      </w:r>
    </w:p>
    <w:p w14:paraId="548B365E" w14:textId="77777777" w:rsidR="00F96071" w:rsidRPr="00457B8F" w:rsidRDefault="00000000" w:rsidP="00F96071">
      <w:pPr>
        <w:widowControl w:val="0"/>
        <w:wordWrap w:val="0"/>
        <w:autoSpaceDE w:val="0"/>
        <w:autoSpaceDN w:val="0"/>
        <w:spacing w:after="160"/>
      </w:pPr>
      <w:r>
        <w:pict w14:anchorId="72DE795F">
          <v:rect id="_x0000_i1045" style="width:0;height:1.5pt" o:hralign="center" o:hrstd="t" o:hr="t" fillcolor="#a0a0a0" stroked="f"/>
        </w:pict>
      </w:r>
    </w:p>
    <w:p w14:paraId="7BB1A8A9" w14:textId="77777777" w:rsidR="00F96071" w:rsidRPr="00457B8F" w:rsidRDefault="00F96071" w:rsidP="00F96071">
      <w:pPr>
        <w:widowControl w:val="0"/>
        <w:wordWrap w:val="0"/>
        <w:autoSpaceDE w:val="0"/>
        <w:autoSpaceDN w:val="0"/>
        <w:spacing w:after="160"/>
        <w:rPr>
          <w:b/>
          <w:bCs/>
        </w:rPr>
      </w:pPr>
      <w:r w:rsidRPr="00457B8F">
        <w:rPr>
          <w:b/>
          <w:bCs/>
        </w:rPr>
        <w:t>자주 생기는 문제</w:t>
      </w:r>
    </w:p>
    <w:p w14:paraId="69A0468A" w14:textId="77777777" w:rsidR="00F96071" w:rsidRPr="00457B8F" w:rsidRDefault="00F96071" w:rsidP="00F96071">
      <w:pPr>
        <w:widowControl w:val="0"/>
        <w:wordWrap w:val="0"/>
        <w:autoSpaceDE w:val="0"/>
        <w:autoSpaceDN w:val="0"/>
        <w:spacing w:after="160"/>
        <w:rPr>
          <w:b/>
          <w:bCs/>
        </w:rPr>
      </w:pPr>
      <w:r w:rsidRPr="00457B8F">
        <w:rPr>
          <w:b/>
          <w:bCs/>
        </w:rPr>
        <w:t>1. 403 Permission denied</w:t>
      </w:r>
    </w:p>
    <w:p w14:paraId="44BF12BF" w14:textId="77777777" w:rsidR="00F96071" w:rsidRPr="00457B8F" w:rsidRDefault="00F96071" w:rsidP="00F96071">
      <w:pPr>
        <w:widowControl w:val="0"/>
        <w:wordWrap w:val="0"/>
        <w:autoSpaceDE w:val="0"/>
        <w:autoSpaceDN w:val="0"/>
        <w:spacing w:after="160"/>
      </w:pPr>
      <w:r w:rsidRPr="00457B8F">
        <w:t>다른 GitHub 계정으로 로그인된 경우입니다.</w:t>
      </w:r>
      <w:r w:rsidRPr="00457B8F">
        <w:br/>
        <w:t>Windows 자격 증명 관리자에서 GitHub 자격 증명을 지우고 다시 로그인해야 합니다.</w:t>
      </w:r>
    </w:p>
    <w:p w14:paraId="713EF177" w14:textId="77777777" w:rsidR="00F96071" w:rsidRPr="00457B8F" w:rsidRDefault="00F96071" w:rsidP="00F96071">
      <w:pPr>
        <w:widowControl w:val="0"/>
        <w:wordWrap w:val="0"/>
        <w:autoSpaceDE w:val="0"/>
        <w:autoSpaceDN w:val="0"/>
        <w:spacing w:after="160"/>
        <w:rPr>
          <w:b/>
          <w:bCs/>
        </w:rPr>
      </w:pPr>
      <w:r w:rsidRPr="00457B8F">
        <w:rPr>
          <w:b/>
          <w:bCs/>
        </w:rPr>
        <w:t>2. remote already exists</w:t>
      </w:r>
    </w:p>
    <w:p w14:paraId="16C25865" w14:textId="77777777" w:rsidR="00F96071" w:rsidRPr="00457B8F" w:rsidRDefault="00F96071" w:rsidP="00F96071">
      <w:pPr>
        <w:widowControl w:val="0"/>
        <w:wordWrap w:val="0"/>
        <w:autoSpaceDE w:val="0"/>
        <w:autoSpaceDN w:val="0"/>
        <w:spacing w:after="160"/>
      </w:pPr>
      <w:r w:rsidRPr="00457B8F">
        <w:t>git remote remove origin</w:t>
      </w:r>
      <w:r w:rsidRPr="00457B8F">
        <w:br/>
        <w:t>git remote add origin https://github.com/your-id/demo.git</w:t>
      </w:r>
    </w:p>
    <w:p w14:paraId="38C5DF67" w14:textId="77777777" w:rsidR="00F96071" w:rsidRPr="00457B8F" w:rsidRDefault="00F96071" w:rsidP="00F96071">
      <w:pPr>
        <w:widowControl w:val="0"/>
        <w:wordWrap w:val="0"/>
        <w:autoSpaceDE w:val="0"/>
        <w:autoSpaceDN w:val="0"/>
        <w:spacing w:after="160"/>
        <w:rPr>
          <w:b/>
          <w:bCs/>
        </w:rPr>
      </w:pPr>
      <w:r w:rsidRPr="00457B8F">
        <w:rPr>
          <w:b/>
          <w:bCs/>
        </w:rPr>
        <w:t>3. target/까지 올라감</w:t>
      </w:r>
    </w:p>
    <w:p w14:paraId="1A183B8D" w14:textId="77777777" w:rsidR="00F96071" w:rsidRPr="00457B8F" w:rsidRDefault="00F96071" w:rsidP="00F96071">
      <w:pPr>
        <w:widowControl w:val="0"/>
        <w:wordWrap w:val="0"/>
        <w:autoSpaceDE w:val="0"/>
        <w:autoSpaceDN w:val="0"/>
        <w:spacing w:after="160"/>
      </w:pPr>
      <w:proofErr w:type="gramStart"/>
      <w:r w:rsidRPr="00457B8F">
        <w:t>.gitignore</w:t>
      </w:r>
      <w:proofErr w:type="gramEnd"/>
      <w:r w:rsidRPr="00457B8F">
        <w:t>를 만든 뒤에도 이미 추적 중이면 이렇게 정리합니다.</w:t>
      </w:r>
    </w:p>
    <w:p w14:paraId="2EB14E7D" w14:textId="77777777" w:rsidR="00F96071" w:rsidRPr="00457B8F" w:rsidRDefault="00F96071" w:rsidP="00F96071">
      <w:pPr>
        <w:widowControl w:val="0"/>
        <w:wordWrap w:val="0"/>
        <w:autoSpaceDE w:val="0"/>
        <w:autoSpaceDN w:val="0"/>
        <w:spacing w:after="160"/>
      </w:pPr>
      <w:r w:rsidRPr="00457B8F">
        <w:t>git rm -r --cached target</w:t>
      </w:r>
      <w:r w:rsidRPr="00457B8F">
        <w:br/>
        <w:t xml:space="preserve">git </w:t>
      </w:r>
      <w:proofErr w:type="gramStart"/>
      <w:r w:rsidRPr="00457B8F">
        <w:t>add .</w:t>
      </w:r>
      <w:proofErr w:type="gramEnd"/>
      <w:r w:rsidRPr="00457B8F">
        <w:br/>
        <w:t>git commit -m "Remove build artifacts"</w:t>
      </w:r>
    </w:p>
    <w:p w14:paraId="631CE913" w14:textId="77777777" w:rsidR="00F96071" w:rsidRPr="00457B8F" w:rsidRDefault="00000000" w:rsidP="00F96071">
      <w:pPr>
        <w:widowControl w:val="0"/>
        <w:wordWrap w:val="0"/>
        <w:autoSpaceDE w:val="0"/>
        <w:autoSpaceDN w:val="0"/>
        <w:spacing w:after="160"/>
      </w:pPr>
      <w:r>
        <w:pict w14:anchorId="5BE322CD">
          <v:rect id="_x0000_i1046" style="width:0;height:1.5pt" o:hralign="center" o:hrstd="t" o:hr="t" fillcolor="#a0a0a0" stroked="f"/>
        </w:pict>
      </w:r>
    </w:p>
    <w:p w14:paraId="67266BAC" w14:textId="77777777" w:rsidR="00F96071" w:rsidRPr="00457B8F" w:rsidRDefault="00F96071" w:rsidP="00F96071">
      <w:pPr>
        <w:widowControl w:val="0"/>
        <w:wordWrap w:val="0"/>
        <w:autoSpaceDE w:val="0"/>
        <w:autoSpaceDN w:val="0"/>
        <w:spacing w:after="160"/>
        <w:rPr>
          <w:b/>
          <w:bCs/>
        </w:rPr>
      </w:pPr>
      <w:r w:rsidRPr="00457B8F">
        <w:rPr>
          <w:b/>
          <w:bCs/>
        </w:rPr>
        <w:t>업로드 전에 추천하는 최소 파일</w:t>
      </w:r>
    </w:p>
    <w:p w14:paraId="47FD834B" w14:textId="77777777" w:rsidR="00F96071" w:rsidRPr="00457B8F" w:rsidRDefault="00F96071" w:rsidP="00F96071">
      <w:pPr>
        <w:widowControl w:val="0"/>
        <w:wordWrap w:val="0"/>
        <w:autoSpaceDE w:val="0"/>
        <w:autoSpaceDN w:val="0"/>
        <w:spacing w:after="160"/>
      </w:pPr>
      <w:r w:rsidRPr="00457B8F">
        <w:t>보통 이 정도만 올라가면 좋습니다.</w:t>
      </w:r>
    </w:p>
    <w:p w14:paraId="63A2BDF8" w14:textId="77777777" w:rsidR="00F96071" w:rsidRPr="00457B8F" w:rsidRDefault="00F96071" w:rsidP="00F96071">
      <w:pPr>
        <w:widowControl w:val="0"/>
        <w:numPr>
          <w:ilvl w:val="0"/>
          <w:numId w:val="79"/>
        </w:numPr>
        <w:wordWrap w:val="0"/>
        <w:autoSpaceDE w:val="0"/>
        <w:autoSpaceDN w:val="0"/>
        <w:spacing w:after="160"/>
      </w:pPr>
      <w:r w:rsidRPr="00457B8F">
        <w:t xml:space="preserve">pom.xml </w:t>
      </w:r>
    </w:p>
    <w:p w14:paraId="755EB83E" w14:textId="77777777" w:rsidR="00F96071" w:rsidRPr="00457B8F" w:rsidRDefault="00F96071" w:rsidP="00F96071">
      <w:pPr>
        <w:widowControl w:val="0"/>
        <w:numPr>
          <w:ilvl w:val="0"/>
          <w:numId w:val="79"/>
        </w:numPr>
        <w:wordWrap w:val="0"/>
        <w:autoSpaceDE w:val="0"/>
        <w:autoSpaceDN w:val="0"/>
        <w:spacing w:after="160"/>
      </w:pPr>
      <w:r w:rsidRPr="00457B8F">
        <w:lastRenderedPageBreak/>
        <w:t xml:space="preserve">src/main/java/... </w:t>
      </w:r>
    </w:p>
    <w:p w14:paraId="4DCF2AF8" w14:textId="77777777" w:rsidR="00F96071" w:rsidRPr="00457B8F" w:rsidRDefault="00F96071" w:rsidP="00F96071">
      <w:pPr>
        <w:widowControl w:val="0"/>
        <w:numPr>
          <w:ilvl w:val="0"/>
          <w:numId w:val="79"/>
        </w:numPr>
        <w:wordWrap w:val="0"/>
        <w:autoSpaceDE w:val="0"/>
        <w:autoSpaceDN w:val="0"/>
        <w:spacing w:after="160"/>
      </w:pPr>
      <w:r w:rsidRPr="00457B8F">
        <w:t xml:space="preserve">src/test/java/... </w:t>
      </w:r>
    </w:p>
    <w:p w14:paraId="1FB03D18" w14:textId="77777777" w:rsidR="00F96071" w:rsidRPr="00457B8F" w:rsidRDefault="00F96071" w:rsidP="00F96071">
      <w:pPr>
        <w:widowControl w:val="0"/>
        <w:numPr>
          <w:ilvl w:val="0"/>
          <w:numId w:val="79"/>
        </w:numPr>
        <w:wordWrap w:val="0"/>
        <w:autoSpaceDE w:val="0"/>
        <w:autoSpaceDN w:val="0"/>
        <w:spacing w:after="160"/>
      </w:pPr>
      <w:proofErr w:type="gramStart"/>
      <w:r w:rsidRPr="00457B8F">
        <w:t>.gitignore</w:t>
      </w:r>
      <w:proofErr w:type="gramEnd"/>
      <w:r w:rsidRPr="00457B8F">
        <w:t xml:space="preserve"> </w:t>
      </w:r>
    </w:p>
    <w:p w14:paraId="472482C2" w14:textId="77777777" w:rsidR="00F96071" w:rsidRPr="00457B8F" w:rsidRDefault="00F96071" w:rsidP="00F96071">
      <w:pPr>
        <w:widowControl w:val="0"/>
        <w:numPr>
          <w:ilvl w:val="0"/>
          <w:numId w:val="79"/>
        </w:numPr>
        <w:wordWrap w:val="0"/>
        <w:autoSpaceDE w:val="0"/>
        <w:autoSpaceDN w:val="0"/>
        <w:spacing w:after="160"/>
      </w:pPr>
      <w:r w:rsidRPr="00457B8F">
        <w:t xml:space="preserve">README.md </w:t>
      </w:r>
    </w:p>
    <w:p w14:paraId="3CBD70A7" w14:textId="77777777" w:rsidR="00DB3006" w:rsidRDefault="00DB3006" w:rsidP="00F96071">
      <w:pPr>
        <w:widowControl w:val="0"/>
        <w:wordWrap w:val="0"/>
        <w:autoSpaceDE w:val="0"/>
        <w:autoSpaceDN w:val="0"/>
        <w:spacing w:after="160"/>
      </w:pPr>
    </w:p>
    <w:p w14:paraId="5EB9196D" w14:textId="08659979" w:rsidR="00F96071" w:rsidRPr="00457B8F" w:rsidRDefault="00F96071" w:rsidP="00F96071">
      <w:pPr>
        <w:widowControl w:val="0"/>
        <w:wordWrap w:val="0"/>
        <w:autoSpaceDE w:val="0"/>
        <w:autoSpaceDN w:val="0"/>
        <w:spacing w:after="160"/>
      </w:pPr>
      <w:r w:rsidRPr="00457B8F">
        <w:t>간단한 README.md 예시는 이렇게 써도 됩니다.</w:t>
      </w:r>
    </w:p>
    <w:p w14:paraId="7E115957" w14:textId="77777777" w:rsidR="00F96071" w:rsidRPr="00457B8F" w:rsidRDefault="00F96071" w:rsidP="00F96071">
      <w:pPr>
        <w:widowControl w:val="0"/>
        <w:wordWrap w:val="0"/>
        <w:autoSpaceDE w:val="0"/>
        <w:autoSpaceDN w:val="0"/>
        <w:spacing w:after="160"/>
      </w:pPr>
      <w:r w:rsidRPr="00457B8F">
        <w:t># Java Maven Demo</w:t>
      </w:r>
      <w:r w:rsidRPr="00457B8F">
        <w:br/>
      </w:r>
      <w:r w:rsidRPr="00457B8F">
        <w:br/>
        <w:t>A simple Java Maven demo project.</w:t>
      </w:r>
      <w:r w:rsidRPr="00457B8F">
        <w:br/>
      </w:r>
      <w:r w:rsidRPr="00457B8F">
        <w:br/>
        <w:t>## Run tests</w:t>
      </w:r>
      <w:r w:rsidRPr="00457B8F">
        <w:br/>
        <w:t>mvn test</w:t>
      </w:r>
      <w:r w:rsidRPr="00457B8F">
        <w:br/>
      </w:r>
      <w:r w:rsidRPr="00457B8F">
        <w:br/>
        <w:t>## Compile</w:t>
      </w:r>
      <w:r w:rsidRPr="00457B8F">
        <w:br/>
        <w:t>mvn clean compile</w:t>
      </w:r>
      <w:r w:rsidRPr="00457B8F">
        <w:br/>
      </w:r>
      <w:r w:rsidRPr="00457B8F">
        <w:br/>
        <w:t>## Run</w:t>
      </w:r>
      <w:r w:rsidRPr="00457B8F">
        <w:br/>
        <w:t>java -cp target/classes com.</w:t>
      </w:r>
      <w:proofErr w:type="gramStart"/>
      <w:r w:rsidRPr="00457B8F">
        <w:t>example.App</w:t>
      </w:r>
      <w:proofErr w:type="gramEnd"/>
    </w:p>
    <w:p w14:paraId="7A9D4A46" w14:textId="77777777" w:rsidR="00F96071" w:rsidRPr="00457B8F" w:rsidRDefault="00F96071" w:rsidP="00F96071"/>
    <w:p w14:paraId="3B15140C" w14:textId="58121476" w:rsidR="00FC5B24" w:rsidRPr="00F96071" w:rsidRDefault="00DB3006">
      <w:pPr>
        <w:pStyle w:val="a4"/>
        <w:spacing w:line="312" w:lineRule="auto"/>
        <w:ind w:left="283" w:hanging="283"/>
        <w:rPr>
          <w:rFonts w:ascii="돋움" w:eastAsia="돋움"/>
          <w:spacing w:val="-3"/>
          <w:w w:val="95"/>
        </w:rPr>
      </w:pPr>
      <w:r w:rsidRPr="00DB3006">
        <w:rPr>
          <w:rFonts w:ascii="돋움" w:eastAsia="돋움"/>
          <w:noProof/>
          <w:spacing w:val="-3"/>
          <w:w w:val="95"/>
        </w:rPr>
        <w:drawing>
          <wp:inline distT="0" distB="0" distL="0" distR="0" wp14:anchorId="48A7D300" wp14:editId="136122E6">
            <wp:extent cx="5760720" cy="2015490"/>
            <wp:effectExtent l="0" t="0" r="0" b="0"/>
            <wp:docPr id="522333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33179" name=""/>
                    <pic:cNvPicPr/>
                  </pic:nvPicPr>
                  <pic:blipFill>
                    <a:blip r:embed="rId229"/>
                    <a:stretch>
                      <a:fillRect/>
                    </a:stretch>
                  </pic:blipFill>
                  <pic:spPr>
                    <a:xfrm>
                      <a:off x="0" y="0"/>
                      <a:ext cx="5760720" cy="2015490"/>
                    </a:xfrm>
                    <a:prstGeom prst="rect">
                      <a:avLst/>
                    </a:prstGeom>
                  </pic:spPr>
                </pic:pic>
              </a:graphicData>
            </a:graphic>
          </wp:inline>
        </w:drawing>
      </w:r>
    </w:p>
    <w:p w14:paraId="3F925A9B" w14:textId="13D8ADFB" w:rsidR="00411295" w:rsidRDefault="00411295">
      <w:pPr>
        <w:pStyle w:val="a4"/>
        <w:spacing w:line="312" w:lineRule="auto"/>
        <w:ind w:left="283" w:hanging="283"/>
        <w:rPr>
          <w:rFonts w:ascii="돋움" w:eastAsia="돋움"/>
          <w:spacing w:val="-3"/>
          <w:w w:val="95"/>
        </w:rPr>
      </w:pPr>
    </w:p>
    <w:p w14:paraId="2755F5BE" w14:textId="30F7502B" w:rsidR="00411295" w:rsidRDefault="00DB3006">
      <w:pPr>
        <w:pStyle w:val="a4"/>
        <w:spacing w:line="312" w:lineRule="auto"/>
        <w:ind w:left="283" w:hanging="283"/>
        <w:rPr>
          <w:rFonts w:ascii="돋움" w:eastAsia="돋움"/>
          <w:spacing w:val="-3"/>
          <w:w w:val="95"/>
        </w:rPr>
      </w:pPr>
      <w:r>
        <w:rPr>
          <w:noProof/>
        </w:rPr>
        <w:lastRenderedPageBreak/>
        <w:drawing>
          <wp:inline distT="0" distB="0" distL="0" distR="0" wp14:anchorId="1ACB52D9" wp14:editId="3EE74F1F">
            <wp:extent cx="5760720" cy="2188210"/>
            <wp:effectExtent l="0" t="0" r="0" b="0"/>
            <wp:docPr id="19159724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72469" name=""/>
                    <pic:cNvPicPr/>
                  </pic:nvPicPr>
                  <pic:blipFill>
                    <a:blip r:embed="rId230"/>
                    <a:stretch>
                      <a:fillRect/>
                    </a:stretch>
                  </pic:blipFill>
                  <pic:spPr>
                    <a:xfrm>
                      <a:off x="0" y="0"/>
                      <a:ext cx="5760720" cy="2188210"/>
                    </a:xfrm>
                    <a:prstGeom prst="rect">
                      <a:avLst/>
                    </a:prstGeom>
                  </pic:spPr>
                </pic:pic>
              </a:graphicData>
            </a:graphic>
          </wp:inline>
        </w:drawing>
      </w:r>
    </w:p>
    <w:p w14:paraId="248ED19A" w14:textId="70A3146B" w:rsidR="00DB3006" w:rsidRDefault="00DB3006">
      <w:pPr>
        <w:pStyle w:val="a4"/>
        <w:spacing w:line="312" w:lineRule="auto"/>
        <w:ind w:left="283" w:hanging="283"/>
        <w:rPr>
          <w:rFonts w:ascii="돋움" w:eastAsia="돋움"/>
          <w:spacing w:val="-3"/>
          <w:w w:val="95"/>
        </w:rPr>
      </w:pPr>
      <w:r>
        <w:rPr>
          <w:noProof/>
        </w:rPr>
        <w:drawing>
          <wp:inline distT="0" distB="0" distL="0" distR="0" wp14:anchorId="3B533E3D" wp14:editId="07300740">
            <wp:extent cx="5760720" cy="2992755"/>
            <wp:effectExtent l="0" t="0" r="0" b="0"/>
            <wp:docPr id="9536609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60992" name=""/>
                    <pic:cNvPicPr/>
                  </pic:nvPicPr>
                  <pic:blipFill>
                    <a:blip r:embed="rId231"/>
                    <a:stretch>
                      <a:fillRect/>
                    </a:stretch>
                  </pic:blipFill>
                  <pic:spPr>
                    <a:xfrm>
                      <a:off x="0" y="0"/>
                      <a:ext cx="5760720" cy="2992755"/>
                    </a:xfrm>
                    <a:prstGeom prst="rect">
                      <a:avLst/>
                    </a:prstGeom>
                  </pic:spPr>
                </pic:pic>
              </a:graphicData>
            </a:graphic>
          </wp:inline>
        </w:drawing>
      </w:r>
    </w:p>
    <w:p w14:paraId="16B6145F" w14:textId="77777777" w:rsidR="00DB3006" w:rsidRDefault="00DB3006">
      <w:pPr>
        <w:pStyle w:val="a4"/>
        <w:spacing w:line="312" w:lineRule="auto"/>
        <w:ind w:left="283" w:hanging="283"/>
        <w:rPr>
          <w:rFonts w:ascii="돋움" w:eastAsia="돋움"/>
          <w:spacing w:val="-3"/>
          <w:w w:val="95"/>
        </w:rPr>
      </w:pPr>
    </w:p>
    <w:p w14:paraId="222F1713" w14:textId="0BC355BB" w:rsidR="00DB3006" w:rsidRDefault="00DB3006">
      <w:pPr>
        <w:pStyle w:val="a4"/>
        <w:spacing w:line="312" w:lineRule="auto"/>
        <w:ind w:left="283" w:hanging="283"/>
        <w:rPr>
          <w:rFonts w:ascii="돋움" w:eastAsia="돋움"/>
          <w:spacing w:val="-3"/>
          <w:w w:val="95"/>
        </w:rPr>
      </w:pPr>
      <w:r>
        <w:rPr>
          <w:noProof/>
        </w:rPr>
        <w:lastRenderedPageBreak/>
        <w:drawing>
          <wp:inline distT="0" distB="0" distL="0" distR="0" wp14:anchorId="5FBC8D85" wp14:editId="7EEE6F7E">
            <wp:extent cx="5760720" cy="3451860"/>
            <wp:effectExtent l="0" t="0" r="0" b="0"/>
            <wp:docPr id="16054992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99278" name=""/>
                    <pic:cNvPicPr/>
                  </pic:nvPicPr>
                  <pic:blipFill>
                    <a:blip r:embed="rId232"/>
                    <a:stretch>
                      <a:fillRect/>
                    </a:stretch>
                  </pic:blipFill>
                  <pic:spPr>
                    <a:xfrm>
                      <a:off x="0" y="0"/>
                      <a:ext cx="5760720" cy="3451860"/>
                    </a:xfrm>
                    <a:prstGeom prst="rect">
                      <a:avLst/>
                    </a:prstGeom>
                  </pic:spPr>
                </pic:pic>
              </a:graphicData>
            </a:graphic>
          </wp:inline>
        </w:drawing>
      </w:r>
    </w:p>
    <w:p w14:paraId="3C487327" w14:textId="5B9BAF03" w:rsidR="00357C1A" w:rsidRDefault="00357C1A">
      <w:pPr>
        <w:spacing w:after="160"/>
        <w:rPr>
          <w:rFonts w:ascii="돋움" w:eastAsia="돋움" w:hAnsiTheme="minorHAnsi" w:cstheme="minorBidi"/>
          <w:color w:val="000000"/>
          <w:spacing w:val="-3"/>
          <w:w w:val="95"/>
          <w:kern w:val="2"/>
          <w:sz w:val="20"/>
          <w:shd w:val="clear" w:color="000000" w:fill="auto"/>
        </w:rPr>
      </w:pPr>
      <w:r>
        <w:rPr>
          <w:rFonts w:ascii="돋움" w:eastAsia="돋움"/>
          <w:spacing w:val="-3"/>
          <w:w w:val="95"/>
        </w:rPr>
        <w:br w:type="page"/>
      </w:r>
    </w:p>
    <w:p w14:paraId="78E338A1" w14:textId="2D0F1965" w:rsidR="00357C1A" w:rsidRPr="00457B8F" w:rsidRDefault="00357C1A" w:rsidP="00357C1A">
      <w:pPr>
        <w:widowControl w:val="0"/>
        <w:wordWrap w:val="0"/>
        <w:autoSpaceDE w:val="0"/>
        <w:autoSpaceDN w:val="0"/>
        <w:spacing w:after="160"/>
        <w:rPr>
          <w:b/>
          <w:bCs/>
        </w:rPr>
      </w:pPr>
      <w:r w:rsidRPr="0004651C">
        <w:rPr>
          <w:b/>
          <w:bCs/>
        </w:rPr>
        <w:lastRenderedPageBreak/>
        <w:t>[Github 위키 작성법] 마크다운(Markdown) 작성법</w:t>
      </w:r>
    </w:p>
    <w:p w14:paraId="44E74F69" w14:textId="77777777" w:rsidR="0004651C" w:rsidRDefault="0004651C" w:rsidP="00357C1A">
      <w:pPr>
        <w:widowControl w:val="0"/>
        <w:wordWrap w:val="0"/>
        <w:autoSpaceDE w:val="0"/>
        <w:autoSpaceDN w:val="0"/>
        <w:spacing w:after="160"/>
        <w:rPr>
          <w:b/>
          <w:bCs/>
        </w:rPr>
      </w:pPr>
    </w:p>
    <w:p w14:paraId="6AB04C3D" w14:textId="76419046"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개요</w:t>
      </w:r>
      <w:r w:rsidRPr="00457B8F">
        <w:rPr>
          <w:b/>
          <w:bCs/>
        </w:rPr>
        <w:t xml:space="preserve"> </w:t>
      </w:r>
    </w:p>
    <w:p w14:paraId="0869B08E" w14:textId="77777777" w:rsidR="00357C1A" w:rsidRPr="00457B8F" w:rsidRDefault="00357C1A" w:rsidP="00357C1A">
      <w:pPr>
        <w:widowControl w:val="0"/>
        <w:wordWrap w:val="0"/>
        <w:autoSpaceDE w:val="0"/>
        <w:autoSpaceDN w:val="0"/>
        <w:spacing w:after="160"/>
      </w:pPr>
      <w:r w:rsidRPr="00457B8F">
        <w:t>마크다운은 간결한 문법으로 HTML 작성을 보조하는 도구입니다.</w:t>
      </w:r>
    </w:p>
    <w:p w14:paraId="59A6FCBE" w14:textId="77777777" w:rsidR="00357C1A" w:rsidRPr="00457B8F" w:rsidRDefault="00357C1A" w:rsidP="00357C1A">
      <w:pPr>
        <w:widowControl w:val="0"/>
        <w:wordWrap w:val="0"/>
        <w:autoSpaceDE w:val="0"/>
        <w:autoSpaceDN w:val="0"/>
        <w:spacing w:after="160"/>
      </w:pPr>
      <w:proofErr w:type="gramStart"/>
      <w:r w:rsidRPr="00457B8F">
        <w:t>표준화 되지는</w:t>
      </w:r>
      <w:proofErr w:type="gramEnd"/>
      <w:r w:rsidRPr="00457B8F">
        <w:t xml:space="preserve"> 않았고, 제공되는 Editor에 따라 결과물이 다르기는 하나, wiki 작성시 유용합니다.</w:t>
      </w:r>
    </w:p>
    <w:p w14:paraId="763AF7F6" w14:textId="55C427E5" w:rsidR="00357C1A" w:rsidRPr="00457B8F" w:rsidRDefault="00357C1A" w:rsidP="00357C1A">
      <w:pPr>
        <w:widowControl w:val="0"/>
        <w:wordWrap w:val="0"/>
        <w:autoSpaceDE w:val="0"/>
        <w:autoSpaceDN w:val="0"/>
        <w:spacing w:after="160"/>
      </w:pPr>
      <w:r w:rsidRPr="00457B8F">
        <w:t>자세한 내용은 </w:t>
      </w:r>
      <w:r w:rsidRPr="0004651C">
        <w:t>Markdown Guide(https://www.markdownguide.org)</w:t>
      </w:r>
      <w:r w:rsidRPr="00457B8F">
        <w:t>를 참고하면 됩니다.</w:t>
      </w:r>
    </w:p>
    <w:p w14:paraId="4F478AA2" w14:textId="77777777" w:rsidR="00357C1A" w:rsidRPr="00457B8F" w:rsidRDefault="00357C1A" w:rsidP="00357C1A">
      <w:pPr>
        <w:widowControl w:val="0"/>
        <w:wordWrap w:val="0"/>
        <w:autoSpaceDE w:val="0"/>
        <w:autoSpaceDN w:val="0"/>
        <w:spacing w:after="160"/>
      </w:pPr>
      <w:r w:rsidRPr="00457B8F">
        <w:t>마크다운은 헤더, 코드, 특수기호, 강조와 구분선, 인용, 목록, 체크박스, 접기/펼치기, 링크, 그림, 표로 구성됩니다.</w:t>
      </w:r>
    </w:p>
    <w:p w14:paraId="75CFFB45" w14:textId="77777777" w:rsidR="0004651C" w:rsidRDefault="0004651C" w:rsidP="00357C1A">
      <w:pPr>
        <w:widowControl w:val="0"/>
        <w:wordWrap w:val="0"/>
        <w:autoSpaceDE w:val="0"/>
        <w:autoSpaceDN w:val="0"/>
        <w:spacing w:after="160"/>
        <w:rPr>
          <w:b/>
          <w:bCs/>
        </w:rPr>
      </w:pPr>
    </w:p>
    <w:p w14:paraId="069E42D8" w14:textId="1D08F400"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개행</w:t>
      </w:r>
      <w:r w:rsidRPr="00457B8F">
        <w:rPr>
          <w:b/>
          <w:bCs/>
        </w:rPr>
        <w:t xml:space="preserve"> </w:t>
      </w:r>
    </w:p>
    <w:p w14:paraId="007711B8" w14:textId="77777777" w:rsidR="00357C1A" w:rsidRDefault="00357C1A" w:rsidP="00357C1A">
      <w:pPr>
        <w:widowControl w:val="0"/>
        <w:wordWrap w:val="0"/>
        <w:autoSpaceDE w:val="0"/>
        <w:autoSpaceDN w:val="0"/>
        <w:spacing w:after="160"/>
      </w:pPr>
      <w:r w:rsidRPr="00457B8F">
        <w:t>엔터 2개를 하거나, 문장뒤에 공백 2개 한뒤 엔터 1개 하면 개행이 됩니다.</w:t>
      </w:r>
    </w:p>
    <w:p w14:paraId="6DA8F5AF" w14:textId="75BA4DE0"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646C66FA"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72EF6AA0" w14:textId="77777777" w:rsidR="00357C1A" w:rsidRPr="00457B8F" w:rsidRDefault="00357C1A" w:rsidP="00E12D5E">
            <w:pPr>
              <w:widowControl w:val="0"/>
              <w:wordWrap w:val="0"/>
              <w:autoSpaceDE w:val="0"/>
              <w:autoSpaceDN w:val="0"/>
              <w:spacing w:after="160"/>
            </w:pPr>
            <w:r w:rsidRPr="00457B8F">
              <w:rPr>
                <w:b/>
                <w:bCs/>
              </w:rPr>
              <w:t>**첫번째**</w:t>
            </w:r>
            <w:r w:rsidRPr="00457B8F">
              <w:t xml:space="preserve"> 문장(엔터 1개)</w:t>
            </w:r>
          </w:p>
          <w:p w14:paraId="65DA7176" w14:textId="77777777" w:rsidR="00357C1A" w:rsidRPr="00457B8F" w:rsidRDefault="00357C1A" w:rsidP="00E12D5E">
            <w:pPr>
              <w:widowControl w:val="0"/>
              <w:wordWrap w:val="0"/>
              <w:autoSpaceDE w:val="0"/>
              <w:autoSpaceDN w:val="0"/>
              <w:spacing w:after="160"/>
            </w:pPr>
            <w:r w:rsidRPr="00457B8F">
              <w:t>두번째 문장</w:t>
            </w:r>
          </w:p>
          <w:p w14:paraId="083FB27B" w14:textId="77777777" w:rsidR="00357C1A" w:rsidRPr="00457B8F" w:rsidRDefault="00357C1A" w:rsidP="00E12D5E">
            <w:pPr>
              <w:widowControl w:val="0"/>
              <w:wordWrap w:val="0"/>
              <w:autoSpaceDE w:val="0"/>
              <w:autoSpaceDN w:val="0"/>
              <w:spacing w:after="160"/>
            </w:pPr>
          </w:p>
          <w:p w14:paraId="0EAEE0C5" w14:textId="77777777" w:rsidR="00357C1A" w:rsidRPr="00457B8F" w:rsidRDefault="00357C1A" w:rsidP="00E12D5E">
            <w:pPr>
              <w:widowControl w:val="0"/>
              <w:wordWrap w:val="0"/>
              <w:autoSpaceDE w:val="0"/>
              <w:autoSpaceDN w:val="0"/>
              <w:spacing w:after="160"/>
            </w:pPr>
            <w:r w:rsidRPr="00457B8F">
              <w:rPr>
                <w:b/>
                <w:bCs/>
              </w:rPr>
              <w:t>**첫번째**</w:t>
            </w:r>
            <w:r w:rsidRPr="00457B8F">
              <w:t xml:space="preserve"> 문장(엔터 2개)</w:t>
            </w:r>
          </w:p>
          <w:p w14:paraId="65F18F00" w14:textId="77777777" w:rsidR="00357C1A" w:rsidRPr="00457B8F" w:rsidRDefault="00357C1A" w:rsidP="00E12D5E">
            <w:pPr>
              <w:widowControl w:val="0"/>
              <w:wordWrap w:val="0"/>
              <w:autoSpaceDE w:val="0"/>
              <w:autoSpaceDN w:val="0"/>
              <w:spacing w:after="160"/>
            </w:pPr>
          </w:p>
          <w:p w14:paraId="7F07DDFE" w14:textId="77777777" w:rsidR="00357C1A" w:rsidRPr="00457B8F" w:rsidRDefault="00357C1A" w:rsidP="00E12D5E">
            <w:pPr>
              <w:widowControl w:val="0"/>
              <w:wordWrap w:val="0"/>
              <w:autoSpaceDE w:val="0"/>
              <w:autoSpaceDN w:val="0"/>
              <w:spacing w:after="160"/>
            </w:pPr>
            <w:r w:rsidRPr="00457B8F">
              <w:t>두번째 문장</w:t>
            </w:r>
          </w:p>
          <w:p w14:paraId="6BDC6829" w14:textId="77777777" w:rsidR="00357C1A" w:rsidRPr="00457B8F" w:rsidRDefault="00357C1A" w:rsidP="00E12D5E">
            <w:pPr>
              <w:widowControl w:val="0"/>
              <w:wordWrap w:val="0"/>
              <w:autoSpaceDE w:val="0"/>
              <w:autoSpaceDN w:val="0"/>
              <w:spacing w:after="160"/>
            </w:pPr>
          </w:p>
          <w:p w14:paraId="0194D5B9" w14:textId="77777777" w:rsidR="00357C1A" w:rsidRPr="00457B8F" w:rsidRDefault="00357C1A" w:rsidP="00E12D5E">
            <w:pPr>
              <w:widowControl w:val="0"/>
              <w:wordWrap w:val="0"/>
              <w:autoSpaceDE w:val="0"/>
              <w:autoSpaceDN w:val="0"/>
              <w:spacing w:after="160"/>
            </w:pPr>
            <w:r w:rsidRPr="00457B8F">
              <w:rPr>
                <w:b/>
                <w:bCs/>
              </w:rPr>
              <w:t>**첫번째**</w:t>
            </w:r>
            <w:r w:rsidRPr="00457B8F">
              <w:t xml:space="preserve"> 문장(공백 2개</w:t>
            </w:r>
            <w:proofErr w:type="gramStart"/>
            <w:r w:rsidRPr="00457B8F">
              <w:t>)  두번째</w:t>
            </w:r>
            <w:proofErr w:type="gramEnd"/>
            <w:r w:rsidRPr="00457B8F">
              <w:t xml:space="preserve"> 문장</w:t>
            </w:r>
          </w:p>
          <w:p w14:paraId="45D7D22E" w14:textId="77777777" w:rsidR="00357C1A" w:rsidRPr="00457B8F" w:rsidRDefault="00357C1A" w:rsidP="00E12D5E">
            <w:pPr>
              <w:widowControl w:val="0"/>
              <w:wordWrap w:val="0"/>
              <w:autoSpaceDE w:val="0"/>
              <w:autoSpaceDN w:val="0"/>
              <w:spacing w:after="160"/>
            </w:pPr>
          </w:p>
          <w:p w14:paraId="03A6FC7E" w14:textId="77777777" w:rsidR="00357C1A" w:rsidRPr="00457B8F" w:rsidRDefault="00357C1A" w:rsidP="00E12D5E">
            <w:pPr>
              <w:widowControl w:val="0"/>
              <w:wordWrap w:val="0"/>
              <w:autoSpaceDE w:val="0"/>
              <w:autoSpaceDN w:val="0"/>
              <w:spacing w:after="160"/>
            </w:pPr>
            <w:r w:rsidRPr="00457B8F">
              <w:rPr>
                <w:b/>
                <w:bCs/>
              </w:rPr>
              <w:t>**첫번째**</w:t>
            </w:r>
            <w:r w:rsidRPr="00457B8F">
              <w:t xml:space="preserve"> 문장(공백 2개, 엔터 1개)  </w:t>
            </w:r>
          </w:p>
          <w:p w14:paraId="38311B2E" w14:textId="77777777" w:rsidR="00357C1A" w:rsidRDefault="00357C1A" w:rsidP="00E12D5E">
            <w:pPr>
              <w:widowControl w:val="0"/>
              <w:wordWrap w:val="0"/>
              <w:autoSpaceDE w:val="0"/>
              <w:autoSpaceDN w:val="0"/>
              <w:spacing w:after="160"/>
            </w:pPr>
            <w:r w:rsidRPr="00457B8F">
              <w:t>두번째 문장</w:t>
            </w:r>
          </w:p>
          <w:p w14:paraId="5048F1CF" w14:textId="4E934D3C" w:rsidR="0004651C" w:rsidRPr="00457B8F" w:rsidRDefault="0004651C" w:rsidP="00E12D5E">
            <w:pPr>
              <w:widowControl w:val="0"/>
              <w:wordWrap w:val="0"/>
              <w:autoSpaceDE w:val="0"/>
              <w:autoSpaceDN w:val="0"/>
              <w:spacing w:after="160"/>
            </w:pPr>
            <w:r>
              <w:rPr>
                <w:rFonts w:hint="eastAsia"/>
              </w:rPr>
              <w:t>```</w:t>
            </w:r>
          </w:p>
          <w:p w14:paraId="4EEC9066" w14:textId="77777777" w:rsidR="00357C1A" w:rsidRPr="00457B8F" w:rsidRDefault="00357C1A" w:rsidP="00E12D5E">
            <w:pPr>
              <w:widowControl w:val="0"/>
              <w:wordWrap w:val="0"/>
              <w:autoSpaceDE w:val="0"/>
              <w:autoSpaceDN w:val="0"/>
              <w:spacing w:after="160"/>
            </w:pPr>
          </w:p>
        </w:tc>
      </w:tr>
    </w:tbl>
    <w:p w14:paraId="2DB7816D" w14:textId="77777777" w:rsidR="00357C1A" w:rsidRPr="00457B8F" w:rsidRDefault="00357C1A" w:rsidP="00357C1A">
      <w:pPr>
        <w:widowControl w:val="0"/>
        <w:wordWrap w:val="0"/>
        <w:autoSpaceDE w:val="0"/>
        <w:autoSpaceDN w:val="0"/>
        <w:spacing w:after="160"/>
      </w:pPr>
      <w:r w:rsidRPr="00457B8F">
        <w:rPr>
          <w:b/>
          <w:bCs/>
        </w:rPr>
        <w:t>결과</w:t>
      </w:r>
    </w:p>
    <w:p w14:paraId="73ED0F0E" w14:textId="77777777" w:rsidR="00357C1A" w:rsidRPr="00457B8F" w:rsidRDefault="00357C1A" w:rsidP="00357C1A">
      <w:pPr>
        <w:widowControl w:val="0"/>
        <w:wordWrap w:val="0"/>
        <w:autoSpaceDE w:val="0"/>
        <w:autoSpaceDN w:val="0"/>
        <w:spacing w:after="160"/>
      </w:pPr>
      <w:r w:rsidRPr="00457B8F">
        <w:rPr>
          <w:b/>
          <w:bCs/>
        </w:rPr>
        <w:t>첫번째</w:t>
      </w:r>
      <w:r w:rsidRPr="00457B8F">
        <w:t> 문장(엔터 1개) 두번째 문장</w:t>
      </w:r>
    </w:p>
    <w:p w14:paraId="686791D5" w14:textId="77777777" w:rsidR="00357C1A" w:rsidRPr="00457B8F" w:rsidRDefault="00357C1A" w:rsidP="00357C1A">
      <w:pPr>
        <w:widowControl w:val="0"/>
        <w:wordWrap w:val="0"/>
        <w:autoSpaceDE w:val="0"/>
        <w:autoSpaceDN w:val="0"/>
        <w:spacing w:after="160"/>
      </w:pPr>
      <w:r w:rsidRPr="00457B8F">
        <w:rPr>
          <w:b/>
          <w:bCs/>
        </w:rPr>
        <w:t>첫번째</w:t>
      </w:r>
      <w:r w:rsidRPr="00457B8F">
        <w:t> 문장(엔터 2개)</w:t>
      </w:r>
    </w:p>
    <w:p w14:paraId="68527B0F" w14:textId="77777777" w:rsidR="00357C1A" w:rsidRPr="00457B8F" w:rsidRDefault="00357C1A" w:rsidP="00357C1A">
      <w:pPr>
        <w:widowControl w:val="0"/>
        <w:wordWrap w:val="0"/>
        <w:autoSpaceDE w:val="0"/>
        <w:autoSpaceDN w:val="0"/>
        <w:spacing w:after="160"/>
      </w:pPr>
      <w:r w:rsidRPr="00457B8F">
        <w:t>두번째 문장</w:t>
      </w:r>
    </w:p>
    <w:p w14:paraId="3F47D0C1" w14:textId="77777777" w:rsidR="00357C1A" w:rsidRPr="00457B8F" w:rsidRDefault="00357C1A" w:rsidP="00357C1A">
      <w:pPr>
        <w:widowControl w:val="0"/>
        <w:wordWrap w:val="0"/>
        <w:autoSpaceDE w:val="0"/>
        <w:autoSpaceDN w:val="0"/>
        <w:spacing w:after="160"/>
      </w:pPr>
      <w:r w:rsidRPr="00457B8F">
        <w:rPr>
          <w:b/>
          <w:bCs/>
        </w:rPr>
        <w:lastRenderedPageBreak/>
        <w:t>첫번째</w:t>
      </w:r>
      <w:r w:rsidRPr="00457B8F">
        <w:t> 문장(공백 2개) 두번째 문장</w:t>
      </w:r>
    </w:p>
    <w:p w14:paraId="412061F1" w14:textId="77777777" w:rsidR="00357C1A" w:rsidRPr="00457B8F" w:rsidRDefault="00357C1A" w:rsidP="00357C1A">
      <w:pPr>
        <w:widowControl w:val="0"/>
        <w:wordWrap w:val="0"/>
        <w:autoSpaceDE w:val="0"/>
        <w:autoSpaceDN w:val="0"/>
        <w:spacing w:after="160"/>
      </w:pPr>
      <w:r w:rsidRPr="00457B8F">
        <w:rPr>
          <w:b/>
          <w:bCs/>
        </w:rPr>
        <w:t>첫번째</w:t>
      </w:r>
      <w:r w:rsidRPr="00457B8F">
        <w:t> 문장(공백 2개, 엔터 1개)</w:t>
      </w:r>
      <w:r w:rsidRPr="00457B8F">
        <w:br/>
        <w:t>두번째 문장</w:t>
      </w:r>
    </w:p>
    <w:p w14:paraId="15C68025" w14:textId="77777777" w:rsidR="0004651C" w:rsidRDefault="0004651C" w:rsidP="00357C1A">
      <w:pPr>
        <w:widowControl w:val="0"/>
        <w:wordWrap w:val="0"/>
        <w:autoSpaceDE w:val="0"/>
        <w:autoSpaceDN w:val="0"/>
        <w:spacing w:after="160"/>
        <w:rPr>
          <w:b/>
          <w:bCs/>
        </w:rPr>
      </w:pPr>
    </w:p>
    <w:p w14:paraId="125A2EA0" w14:textId="7B857405"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헤더</w:t>
      </w:r>
      <w:r w:rsidRPr="00457B8F">
        <w:rPr>
          <w:b/>
          <w:bCs/>
        </w:rPr>
        <w:t xml:space="preserve"> </w:t>
      </w:r>
    </w:p>
    <w:p w14:paraId="28BB5BF6" w14:textId="77777777" w:rsidR="00357C1A" w:rsidRDefault="00357C1A" w:rsidP="00357C1A">
      <w:pPr>
        <w:widowControl w:val="0"/>
        <w:wordWrap w:val="0"/>
        <w:autoSpaceDE w:val="0"/>
        <w:autoSpaceDN w:val="0"/>
        <w:spacing w:after="160"/>
      </w:pPr>
      <w:r w:rsidRPr="00457B8F">
        <w:t>제목등 강조를 할때 사용합니다. 각 헤더는 링크를 별도로 가질 수 있어, Github wiki에서 하위 제목으로 표시됩니다.</w:t>
      </w:r>
    </w:p>
    <w:p w14:paraId="07ECE616" w14:textId="56756C81"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13CCF8E3"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36C3A9CF" w14:textId="77777777" w:rsidR="00357C1A" w:rsidRPr="00457B8F" w:rsidRDefault="00357C1A" w:rsidP="00E12D5E">
            <w:pPr>
              <w:widowControl w:val="0"/>
              <w:wordWrap w:val="0"/>
              <w:autoSpaceDE w:val="0"/>
              <w:autoSpaceDN w:val="0"/>
              <w:spacing w:after="160"/>
            </w:pPr>
            <w:r w:rsidRPr="00457B8F">
              <w:rPr>
                <w:b/>
                <w:bCs/>
              </w:rPr>
              <w:t># h1</w:t>
            </w:r>
          </w:p>
          <w:p w14:paraId="0B5641F2" w14:textId="77777777" w:rsidR="00357C1A" w:rsidRPr="00457B8F" w:rsidRDefault="00357C1A" w:rsidP="00E12D5E">
            <w:pPr>
              <w:widowControl w:val="0"/>
              <w:wordWrap w:val="0"/>
              <w:autoSpaceDE w:val="0"/>
              <w:autoSpaceDN w:val="0"/>
              <w:spacing w:after="160"/>
            </w:pPr>
            <w:r w:rsidRPr="00457B8F">
              <w:rPr>
                <w:b/>
                <w:bCs/>
              </w:rPr>
              <w:t>## h2</w:t>
            </w:r>
          </w:p>
          <w:p w14:paraId="072C88EE" w14:textId="77777777" w:rsidR="00357C1A" w:rsidRPr="00457B8F" w:rsidRDefault="00357C1A" w:rsidP="00E12D5E">
            <w:pPr>
              <w:widowControl w:val="0"/>
              <w:wordWrap w:val="0"/>
              <w:autoSpaceDE w:val="0"/>
              <w:autoSpaceDN w:val="0"/>
              <w:spacing w:after="160"/>
            </w:pPr>
            <w:r w:rsidRPr="00457B8F">
              <w:rPr>
                <w:b/>
                <w:bCs/>
              </w:rPr>
              <w:t>### h3</w:t>
            </w:r>
          </w:p>
          <w:p w14:paraId="528DC5C9" w14:textId="77777777" w:rsidR="00357C1A" w:rsidRPr="00457B8F" w:rsidRDefault="00357C1A" w:rsidP="00E12D5E">
            <w:pPr>
              <w:widowControl w:val="0"/>
              <w:wordWrap w:val="0"/>
              <w:autoSpaceDE w:val="0"/>
              <w:autoSpaceDN w:val="0"/>
              <w:spacing w:after="160"/>
            </w:pPr>
            <w:r w:rsidRPr="00457B8F">
              <w:rPr>
                <w:b/>
                <w:bCs/>
              </w:rPr>
              <w:t>#### h4</w:t>
            </w:r>
          </w:p>
          <w:p w14:paraId="23E99A1F" w14:textId="77777777" w:rsidR="00357C1A" w:rsidRDefault="00357C1A" w:rsidP="00E12D5E">
            <w:pPr>
              <w:widowControl w:val="0"/>
              <w:wordWrap w:val="0"/>
              <w:autoSpaceDE w:val="0"/>
              <w:autoSpaceDN w:val="0"/>
              <w:spacing w:after="160"/>
              <w:rPr>
                <w:b/>
                <w:bCs/>
              </w:rPr>
            </w:pPr>
            <w:r w:rsidRPr="00457B8F">
              <w:rPr>
                <w:b/>
                <w:bCs/>
              </w:rPr>
              <w:t xml:space="preserve">##### h5 </w:t>
            </w:r>
          </w:p>
          <w:p w14:paraId="67999F05" w14:textId="0B222ACC" w:rsidR="0004651C" w:rsidRPr="00457B8F" w:rsidRDefault="0004651C" w:rsidP="00E12D5E">
            <w:pPr>
              <w:widowControl w:val="0"/>
              <w:wordWrap w:val="0"/>
              <w:autoSpaceDE w:val="0"/>
              <w:autoSpaceDN w:val="0"/>
              <w:spacing w:after="160"/>
            </w:pPr>
            <w:r>
              <w:rPr>
                <w:rFonts w:hint="eastAsia"/>
                <w:bCs/>
              </w:rPr>
              <w:t>```</w:t>
            </w:r>
          </w:p>
          <w:p w14:paraId="53CA5287" w14:textId="77777777" w:rsidR="00357C1A" w:rsidRPr="00457B8F" w:rsidRDefault="00357C1A" w:rsidP="00E12D5E">
            <w:pPr>
              <w:widowControl w:val="0"/>
              <w:wordWrap w:val="0"/>
              <w:autoSpaceDE w:val="0"/>
              <w:autoSpaceDN w:val="0"/>
              <w:spacing w:after="160"/>
            </w:pPr>
          </w:p>
        </w:tc>
      </w:tr>
    </w:tbl>
    <w:p w14:paraId="3974C8E6" w14:textId="77777777" w:rsidR="00357C1A" w:rsidRPr="00457B8F" w:rsidRDefault="00357C1A" w:rsidP="00357C1A">
      <w:pPr>
        <w:widowControl w:val="0"/>
        <w:wordWrap w:val="0"/>
        <w:autoSpaceDE w:val="0"/>
        <w:autoSpaceDN w:val="0"/>
        <w:spacing w:after="160"/>
      </w:pPr>
      <w:r w:rsidRPr="00457B8F">
        <w:rPr>
          <w:b/>
          <w:bCs/>
        </w:rPr>
        <w:t>결과</w:t>
      </w:r>
    </w:p>
    <w:p w14:paraId="504BEE61" w14:textId="38D098BF" w:rsidR="00357C1A" w:rsidRPr="00457B8F" w:rsidRDefault="00357C1A" w:rsidP="00357C1A">
      <w:pPr>
        <w:widowControl w:val="0"/>
        <w:wordWrap w:val="0"/>
        <w:autoSpaceDE w:val="0"/>
        <w:autoSpaceDN w:val="0"/>
        <w:spacing w:after="160"/>
        <w:rPr>
          <w:b/>
          <w:bCs/>
        </w:rPr>
      </w:pPr>
      <w:r w:rsidRPr="00457B8F">
        <w:rPr>
          <w:b/>
          <w:bCs/>
        </w:rPr>
        <w:t>h1</w:t>
      </w:r>
    </w:p>
    <w:p w14:paraId="0C04DC61" w14:textId="3580998D" w:rsidR="00357C1A" w:rsidRPr="00457B8F" w:rsidRDefault="00357C1A" w:rsidP="00357C1A">
      <w:pPr>
        <w:widowControl w:val="0"/>
        <w:wordWrap w:val="0"/>
        <w:autoSpaceDE w:val="0"/>
        <w:autoSpaceDN w:val="0"/>
        <w:spacing w:after="160"/>
        <w:rPr>
          <w:b/>
          <w:bCs/>
        </w:rPr>
      </w:pPr>
      <w:r w:rsidRPr="00457B8F">
        <w:rPr>
          <w:b/>
          <w:bCs/>
        </w:rPr>
        <w:t>h2</w:t>
      </w:r>
    </w:p>
    <w:p w14:paraId="31872040" w14:textId="218F789C" w:rsidR="00357C1A" w:rsidRPr="00457B8F" w:rsidRDefault="00357C1A" w:rsidP="00357C1A">
      <w:pPr>
        <w:widowControl w:val="0"/>
        <w:wordWrap w:val="0"/>
        <w:autoSpaceDE w:val="0"/>
        <w:autoSpaceDN w:val="0"/>
        <w:spacing w:after="160"/>
        <w:rPr>
          <w:b/>
          <w:bCs/>
        </w:rPr>
      </w:pPr>
      <w:r w:rsidRPr="00457B8F">
        <w:rPr>
          <w:b/>
          <w:bCs/>
        </w:rPr>
        <w:t>h3</w:t>
      </w:r>
    </w:p>
    <w:p w14:paraId="27ECF4C5" w14:textId="1812CFF7" w:rsidR="00357C1A" w:rsidRPr="00457B8F" w:rsidRDefault="00357C1A" w:rsidP="00357C1A">
      <w:pPr>
        <w:widowControl w:val="0"/>
        <w:wordWrap w:val="0"/>
        <w:autoSpaceDE w:val="0"/>
        <w:autoSpaceDN w:val="0"/>
        <w:spacing w:after="160"/>
        <w:rPr>
          <w:b/>
          <w:bCs/>
        </w:rPr>
      </w:pPr>
      <w:r w:rsidRPr="00457B8F">
        <w:rPr>
          <w:b/>
          <w:bCs/>
        </w:rPr>
        <w:t>h4</w:t>
      </w:r>
    </w:p>
    <w:p w14:paraId="4876E1EA" w14:textId="24C101A9" w:rsidR="00357C1A" w:rsidRPr="00457B8F" w:rsidRDefault="00357C1A" w:rsidP="00357C1A">
      <w:pPr>
        <w:widowControl w:val="0"/>
        <w:wordWrap w:val="0"/>
        <w:autoSpaceDE w:val="0"/>
        <w:autoSpaceDN w:val="0"/>
        <w:spacing w:after="160"/>
        <w:rPr>
          <w:b/>
          <w:bCs/>
        </w:rPr>
      </w:pPr>
      <w:r w:rsidRPr="00457B8F">
        <w:rPr>
          <w:b/>
          <w:bCs/>
        </w:rPr>
        <w:t>h5</w:t>
      </w:r>
    </w:p>
    <w:p w14:paraId="38D80944" w14:textId="77777777" w:rsidR="0004651C" w:rsidRDefault="0004651C" w:rsidP="00357C1A">
      <w:pPr>
        <w:widowControl w:val="0"/>
        <w:wordWrap w:val="0"/>
        <w:autoSpaceDE w:val="0"/>
        <w:autoSpaceDN w:val="0"/>
        <w:spacing w:after="160"/>
        <w:rPr>
          <w:b/>
          <w:bCs/>
        </w:rPr>
      </w:pPr>
    </w:p>
    <w:p w14:paraId="13C59844" w14:textId="3A0181CA"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코드</w:t>
      </w:r>
      <w:r w:rsidRPr="00457B8F">
        <w:rPr>
          <w:b/>
          <w:bCs/>
        </w:rPr>
        <w:t xml:space="preserve"> </w:t>
      </w:r>
    </w:p>
    <w:p w14:paraId="1E6F1C68" w14:textId="77777777" w:rsidR="00357C1A" w:rsidRPr="00457B8F" w:rsidRDefault="00357C1A" w:rsidP="00357C1A">
      <w:pPr>
        <w:widowControl w:val="0"/>
        <w:wordWrap w:val="0"/>
        <w:autoSpaceDE w:val="0"/>
        <w:autoSpaceDN w:val="0"/>
        <w:spacing w:after="160"/>
      </w:pPr>
      <w:r w:rsidRPr="00457B8F">
        <w:t>코드 표시를 할때 &lt;pre&gt;&lt;code&gt; 코드 &lt;/code&gt;&lt;/pre&gt; 나 ``` 로 개행하여 감쌉니다. 코드 블록은 Github에서 복사하기가 지원됩니다.</w:t>
      </w:r>
    </w:p>
    <w:p w14:paraId="27A181FF" w14:textId="77777777" w:rsidR="00357C1A" w:rsidRPr="00457B8F" w:rsidRDefault="00357C1A" w:rsidP="00357C1A">
      <w:pPr>
        <w:widowControl w:val="0"/>
        <w:wordWrap w:val="0"/>
        <w:autoSpaceDE w:val="0"/>
        <w:autoSpaceDN w:val="0"/>
        <w:spacing w:after="160"/>
      </w:pPr>
      <w:r w:rsidRPr="00457B8F">
        <w:t>```</w:t>
      </w:r>
    </w:p>
    <w:p w14:paraId="7A04E0A9" w14:textId="77777777" w:rsidR="00357C1A" w:rsidRPr="00457B8F" w:rsidRDefault="00357C1A" w:rsidP="00357C1A">
      <w:pPr>
        <w:widowControl w:val="0"/>
        <w:wordWrap w:val="0"/>
        <w:autoSpaceDE w:val="0"/>
        <w:autoSpaceDN w:val="0"/>
        <w:spacing w:after="160"/>
      </w:pPr>
      <w:r w:rsidRPr="00457B8F">
        <w:t>if (int i = 0; i &lt; 10; ++</w:t>
      </w:r>
      <w:proofErr w:type="gramStart"/>
      <w:r w:rsidRPr="00457B8F">
        <w:t>i) {</w:t>
      </w:r>
      <w:proofErr w:type="gramEnd"/>
      <w:r w:rsidRPr="00457B8F">
        <w:t xml:space="preserve"> </w:t>
      </w:r>
    </w:p>
    <w:p w14:paraId="282BA91C" w14:textId="77777777" w:rsidR="00357C1A" w:rsidRPr="00457B8F" w:rsidRDefault="00357C1A" w:rsidP="00357C1A">
      <w:pPr>
        <w:widowControl w:val="0"/>
        <w:wordWrap w:val="0"/>
        <w:autoSpaceDE w:val="0"/>
        <w:autoSpaceDN w:val="0"/>
        <w:spacing w:after="160"/>
      </w:pPr>
      <w:r w:rsidRPr="00457B8F">
        <w:t xml:space="preserve">   ...</w:t>
      </w:r>
    </w:p>
    <w:p w14:paraId="2E035870" w14:textId="77777777" w:rsidR="00357C1A" w:rsidRPr="00457B8F" w:rsidRDefault="00357C1A" w:rsidP="00357C1A">
      <w:pPr>
        <w:widowControl w:val="0"/>
        <w:wordWrap w:val="0"/>
        <w:autoSpaceDE w:val="0"/>
        <w:autoSpaceDN w:val="0"/>
        <w:spacing w:after="160"/>
      </w:pPr>
      <w:r w:rsidRPr="00457B8F">
        <w:t>}</w:t>
      </w:r>
    </w:p>
    <w:p w14:paraId="51647C2E" w14:textId="77777777" w:rsidR="00357C1A" w:rsidRPr="00457B8F" w:rsidRDefault="00357C1A" w:rsidP="00357C1A">
      <w:pPr>
        <w:widowControl w:val="0"/>
        <w:wordWrap w:val="0"/>
        <w:autoSpaceDE w:val="0"/>
        <w:autoSpaceDN w:val="0"/>
        <w:spacing w:after="160"/>
      </w:pPr>
      <w:r w:rsidRPr="00457B8F">
        <w:t>```</w:t>
      </w:r>
    </w:p>
    <w:p w14:paraId="16FCD318" w14:textId="77777777" w:rsidR="00357C1A" w:rsidRPr="00457B8F" w:rsidRDefault="00357C1A" w:rsidP="00357C1A">
      <w:pPr>
        <w:widowControl w:val="0"/>
        <w:wordWrap w:val="0"/>
        <w:autoSpaceDE w:val="0"/>
        <w:autoSpaceDN w:val="0"/>
        <w:spacing w:after="160"/>
      </w:pPr>
      <w:r w:rsidRPr="00457B8F">
        <w:rPr>
          <w:b/>
          <w:bCs/>
        </w:rPr>
        <w:t>결과</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6ECC1AA2"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7C3B0626" w14:textId="77777777" w:rsidR="00357C1A" w:rsidRPr="00457B8F" w:rsidRDefault="00357C1A" w:rsidP="00E12D5E">
            <w:pPr>
              <w:widowControl w:val="0"/>
              <w:wordWrap w:val="0"/>
              <w:autoSpaceDE w:val="0"/>
              <w:autoSpaceDN w:val="0"/>
              <w:spacing w:after="160"/>
            </w:pPr>
            <w:r w:rsidRPr="00457B8F">
              <w:lastRenderedPageBreak/>
              <w:t>if (int i = 0; i &lt; 10; ++</w:t>
            </w:r>
            <w:proofErr w:type="gramStart"/>
            <w:r w:rsidRPr="00457B8F">
              <w:t>i) {</w:t>
            </w:r>
            <w:proofErr w:type="gramEnd"/>
            <w:r w:rsidRPr="00457B8F">
              <w:t xml:space="preserve"> </w:t>
            </w:r>
          </w:p>
          <w:p w14:paraId="7F67D61D" w14:textId="77777777" w:rsidR="00357C1A" w:rsidRPr="00457B8F" w:rsidRDefault="00357C1A" w:rsidP="00E12D5E">
            <w:pPr>
              <w:widowControl w:val="0"/>
              <w:wordWrap w:val="0"/>
              <w:autoSpaceDE w:val="0"/>
              <w:autoSpaceDN w:val="0"/>
              <w:spacing w:after="160"/>
            </w:pPr>
            <w:r w:rsidRPr="00457B8F">
              <w:t xml:space="preserve">   ...</w:t>
            </w:r>
          </w:p>
          <w:p w14:paraId="4D8E0F8B" w14:textId="77777777" w:rsidR="00357C1A" w:rsidRPr="00457B8F" w:rsidRDefault="00357C1A" w:rsidP="00E12D5E">
            <w:pPr>
              <w:widowControl w:val="0"/>
              <w:wordWrap w:val="0"/>
              <w:autoSpaceDE w:val="0"/>
              <w:autoSpaceDN w:val="0"/>
              <w:spacing w:after="160"/>
            </w:pPr>
            <w:r w:rsidRPr="00457B8F">
              <w:t>}</w:t>
            </w:r>
          </w:p>
          <w:p w14:paraId="5DF72ED2" w14:textId="77777777" w:rsidR="00357C1A" w:rsidRPr="00457B8F" w:rsidRDefault="00357C1A" w:rsidP="00E12D5E">
            <w:pPr>
              <w:widowControl w:val="0"/>
              <w:wordWrap w:val="0"/>
              <w:autoSpaceDE w:val="0"/>
              <w:autoSpaceDN w:val="0"/>
              <w:spacing w:after="160"/>
            </w:pPr>
          </w:p>
        </w:tc>
      </w:tr>
    </w:tbl>
    <w:p w14:paraId="2726ABB8" w14:textId="77777777" w:rsidR="00357C1A" w:rsidRPr="00457B8F" w:rsidRDefault="00357C1A" w:rsidP="00357C1A">
      <w:pPr>
        <w:widowControl w:val="0"/>
        <w:wordWrap w:val="0"/>
        <w:autoSpaceDE w:val="0"/>
        <w:autoSpaceDN w:val="0"/>
        <w:spacing w:after="160"/>
      </w:pPr>
      <w:r w:rsidRPr="00457B8F">
        <w:t>특정 언어의 문법을 강조하고 싶으면 시작 ``` 옆에 cpp, cs, java, javascript, python, bash, css, diff, html, http, ini, </w:t>
      </w:r>
      <w:proofErr w:type="gramStart"/>
      <w:r w:rsidRPr="00457B8F">
        <w:t>markdown 를</w:t>
      </w:r>
      <w:proofErr w:type="gramEnd"/>
      <w:r w:rsidRPr="00457B8F">
        <w:t xml:space="preserve"> 기재하시면 됩니다.</w:t>
      </w:r>
    </w:p>
    <w:p w14:paraId="119676DB" w14:textId="77777777" w:rsidR="00357C1A" w:rsidRPr="00457B8F" w:rsidRDefault="00357C1A" w:rsidP="00357C1A">
      <w:pPr>
        <w:widowControl w:val="0"/>
        <w:wordWrap w:val="0"/>
        <w:autoSpaceDE w:val="0"/>
        <w:autoSpaceDN w:val="0"/>
        <w:spacing w:after="160"/>
      </w:pPr>
      <w:r w:rsidRPr="00457B8F">
        <w:t>```cpp</w:t>
      </w:r>
    </w:p>
    <w:p w14:paraId="545A6E33" w14:textId="77777777" w:rsidR="00357C1A" w:rsidRPr="00457B8F" w:rsidRDefault="00357C1A" w:rsidP="00357C1A">
      <w:pPr>
        <w:widowControl w:val="0"/>
        <w:wordWrap w:val="0"/>
        <w:autoSpaceDE w:val="0"/>
        <w:autoSpaceDN w:val="0"/>
        <w:spacing w:after="160"/>
      </w:pPr>
      <w:r w:rsidRPr="00457B8F">
        <w:t>for (int i = 0; i &lt; 10; ++</w:t>
      </w:r>
      <w:proofErr w:type="gramStart"/>
      <w:r w:rsidRPr="00457B8F">
        <w:t>i) {</w:t>
      </w:r>
      <w:proofErr w:type="gramEnd"/>
      <w:r w:rsidRPr="00457B8F">
        <w:t xml:space="preserve"> </w:t>
      </w:r>
    </w:p>
    <w:p w14:paraId="2C426EAC" w14:textId="77777777" w:rsidR="00357C1A" w:rsidRPr="00457B8F" w:rsidRDefault="00357C1A" w:rsidP="00357C1A">
      <w:pPr>
        <w:widowControl w:val="0"/>
        <w:wordWrap w:val="0"/>
        <w:autoSpaceDE w:val="0"/>
        <w:autoSpaceDN w:val="0"/>
        <w:spacing w:after="160"/>
      </w:pPr>
      <w:r w:rsidRPr="00457B8F">
        <w:t xml:space="preserve">   ...</w:t>
      </w:r>
    </w:p>
    <w:p w14:paraId="0B9C95A7" w14:textId="77777777" w:rsidR="00357C1A" w:rsidRPr="00457B8F" w:rsidRDefault="00357C1A" w:rsidP="00357C1A">
      <w:pPr>
        <w:widowControl w:val="0"/>
        <w:wordWrap w:val="0"/>
        <w:autoSpaceDE w:val="0"/>
        <w:autoSpaceDN w:val="0"/>
        <w:spacing w:after="160"/>
      </w:pPr>
      <w:r w:rsidRPr="00457B8F">
        <w:t>}</w:t>
      </w:r>
    </w:p>
    <w:p w14:paraId="1125E0FE" w14:textId="77777777" w:rsidR="00357C1A" w:rsidRPr="00457B8F" w:rsidRDefault="00357C1A" w:rsidP="00357C1A">
      <w:pPr>
        <w:widowControl w:val="0"/>
        <w:wordWrap w:val="0"/>
        <w:autoSpaceDE w:val="0"/>
        <w:autoSpaceDN w:val="0"/>
        <w:spacing w:after="160"/>
      </w:pPr>
      <w:r w:rsidRPr="00457B8F">
        <w:t>```</w:t>
      </w:r>
    </w:p>
    <w:p w14:paraId="75352206" w14:textId="77777777" w:rsidR="00357C1A" w:rsidRPr="00457B8F" w:rsidRDefault="00357C1A" w:rsidP="00357C1A">
      <w:pPr>
        <w:widowControl w:val="0"/>
        <w:wordWrap w:val="0"/>
        <w:autoSpaceDE w:val="0"/>
        <w:autoSpaceDN w:val="0"/>
        <w:spacing w:after="160"/>
      </w:pPr>
      <w:r w:rsidRPr="00457B8F">
        <w:rPr>
          <w:b/>
          <w:bCs/>
        </w:rPr>
        <w:t>결과</w:t>
      </w:r>
    </w:p>
    <w:tbl>
      <w:tblPr>
        <w:tblW w:w="5000" w:type="pct"/>
        <w:tblCellMar>
          <w:top w:w="15" w:type="dxa"/>
          <w:left w:w="15" w:type="dxa"/>
          <w:bottom w:w="15" w:type="dxa"/>
          <w:right w:w="15" w:type="dxa"/>
        </w:tblCellMar>
        <w:tblLook w:val="04A0" w:firstRow="1" w:lastRow="0" w:firstColumn="1" w:lastColumn="0" w:noHBand="0" w:noVBand="1"/>
      </w:tblPr>
      <w:tblGrid>
        <w:gridCol w:w="9312"/>
      </w:tblGrid>
      <w:tr w:rsidR="00357C1A" w:rsidRPr="00457B8F" w14:paraId="746B5B1B" w14:textId="77777777" w:rsidTr="0004651C">
        <w:tc>
          <w:tcPr>
            <w:tcW w:w="5000" w:type="pct"/>
            <w:tcBorders>
              <w:top w:val="nil"/>
              <w:left w:val="nil"/>
              <w:bottom w:val="nil"/>
              <w:right w:val="nil"/>
            </w:tcBorders>
            <w:tcMar>
              <w:top w:w="0" w:type="dxa"/>
              <w:left w:w="240" w:type="dxa"/>
              <w:bottom w:w="0" w:type="dxa"/>
              <w:right w:w="0" w:type="dxa"/>
            </w:tcMar>
            <w:vAlign w:val="center"/>
            <w:hideMark/>
          </w:tcPr>
          <w:p w14:paraId="12673166" w14:textId="77777777" w:rsidR="00357C1A" w:rsidRPr="00457B8F" w:rsidRDefault="00357C1A" w:rsidP="00E12D5E">
            <w:pPr>
              <w:widowControl w:val="0"/>
              <w:wordWrap w:val="0"/>
              <w:autoSpaceDE w:val="0"/>
              <w:autoSpaceDN w:val="0"/>
              <w:spacing w:after="160"/>
            </w:pPr>
            <w:r w:rsidRPr="00457B8F">
              <w:t>for (int i = 0; i &lt; 10; ++</w:t>
            </w:r>
            <w:proofErr w:type="gramStart"/>
            <w:r w:rsidRPr="00457B8F">
              <w:t>i) {</w:t>
            </w:r>
            <w:proofErr w:type="gramEnd"/>
            <w:r w:rsidRPr="00457B8F">
              <w:t xml:space="preserve"> </w:t>
            </w:r>
          </w:p>
          <w:p w14:paraId="1BDEDB37" w14:textId="77777777" w:rsidR="00357C1A" w:rsidRPr="00457B8F" w:rsidRDefault="00357C1A" w:rsidP="00E12D5E">
            <w:pPr>
              <w:widowControl w:val="0"/>
              <w:wordWrap w:val="0"/>
              <w:autoSpaceDE w:val="0"/>
              <w:autoSpaceDN w:val="0"/>
              <w:spacing w:after="160"/>
            </w:pPr>
            <w:r w:rsidRPr="00457B8F">
              <w:t xml:space="preserve">   ...</w:t>
            </w:r>
          </w:p>
          <w:p w14:paraId="4F8C998E" w14:textId="77777777" w:rsidR="00357C1A" w:rsidRPr="00457B8F" w:rsidRDefault="00357C1A" w:rsidP="00E12D5E">
            <w:pPr>
              <w:widowControl w:val="0"/>
              <w:wordWrap w:val="0"/>
              <w:autoSpaceDE w:val="0"/>
              <w:autoSpaceDN w:val="0"/>
              <w:spacing w:after="160"/>
            </w:pPr>
            <w:r w:rsidRPr="00457B8F">
              <w:t>}</w:t>
            </w:r>
          </w:p>
          <w:p w14:paraId="5FEBCEDA" w14:textId="77777777" w:rsidR="00357C1A" w:rsidRPr="00457B8F" w:rsidRDefault="00357C1A" w:rsidP="00E12D5E">
            <w:pPr>
              <w:widowControl w:val="0"/>
              <w:wordWrap w:val="0"/>
              <w:autoSpaceDE w:val="0"/>
              <w:autoSpaceDN w:val="0"/>
              <w:spacing w:after="160"/>
            </w:pPr>
          </w:p>
        </w:tc>
      </w:tr>
    </w:tbl>
    <w:p w14:paraId="559319D0" w14:textId="77777777" w:rsidR="00357C1A" w:rsidRPr="00457B8F" w:rsidRDefault="00357C1A" w:rsidP="00357C1A">
      <w:pPr>
        <w:widowControl w:val="0"/>
        <w:wordWrap w:val="0"/>
        <w:autoSpaceDE w:val="0"/>
        <w:autoSpaceDN w:val="0"/>
        <w:spacing w:after="160"/>
      </w:pPr>
      <w:r w:rsidRPr="00457B8F">
        <w:t>문장내에서 작성하고 싶으면 ` 로 감싸면 됩니다. 단, 문법강조는 지원되지 않습니다.</w:t>
      </w:r>
    </w:p>
    <w:p w14:paraId="075215E9" w14:textId="77777777" w:rsidR="00357C1A" w:rsidRPr="00457B8F" w:rsidRDefault="00357C1A" w:rsidP="00357C1A">
      <w:pPr>
        <w:widowControl w:val="0"/>
        <w:wordWrap w:val="0"/>
        <w:autoSpaceDE w:val="0"/>
        <w:autoSpaceDN w:val="0"/>
        <w:spacing w:after="160"/>
      </w:pPr>
      <w:r w:rsidRPr="00457B8F">
        <w:t xml:space="preserve">`for`문은 `cpp for (int i = 0; i </w:t>
      </w:r>
      <w:proofErr w:type="gramStart"/>
      <w:r w:rsidRPr="00457B8F">
        <w:t>&lt; 10</w:t>
      </w:r>
      <w:proofErr w:type="gramEnd"/>
      <w:r w:rsidRPr="00457B8F">
        <w:t>; ++i) {}` 와 같이 횟수를 지정하여 반복할 수 있습니다.</w:t>
      </w:r>
    </w:p>
    <w:p w14:paraId="731F3AD9" w14:textId="77777777" w:rsidR="00357C1A" w:rsidRPr="00457B8F" w:rsidRDefault="00357C1A" w:rsidP="00357C1A">
      <w:pPr>
        <w:widowControl w:val="0"/>
        <w:wordWrap w:val="0"/>
        <w:autoSpaceDE w:val="0"/>
        <w:autoSpaceDN w:val="0"/>
        <w:spacing w:after="160"/>
      </w:pPr>
      <w:r w:rsidRPr="00457B8F">
        <w:rPr>
          <w:b/>
          <w:bCs/>
        </w:rPr>
        <w:t>결과</w:t>
      </w:r>
    </w:p>
    <w:p w14:paraId="1021814F" w14:textId="77777777" w:rsidR="00357C1A" w:rsidRPr="00457B8F" w:rsidRDefault="00357C1A" w:rsidP="00357C1A">
      <w:pPr>
        <w:widowControl w:val="0"/>
        <w:wordWrap w:val="0"/>
        <w:autoSpaceDE w:val="0"/>
        <w:autoSpaceDN w:val="0"/>
        <w:spacing w:after="160"/>
      </w:pPr>
      <w:r w:rsidRPr="00457B8F">
        <w:t xml:space="preserve">for문은 for (int i = 0; i </w:t>
      </w:r>
      <w:proofErr w:type="gramStart"/>
      <w:r w:rsidRPr="00457B8F">
        <w:t>&lt; 10</w:t>
      </w:r>
      <w:proofErr w:type="gramEnd"/>
      <w:r w:rsidRPr="00457B8F">
        <w:t>; ++i) {} 와 같이 횟수를 지정하여 반복할 수 있습니다.</w:t>
      </w:r>
    </w:p>
    <w:p w14:paraId="43B42BAF" w14:textId="77777777" w:rsidR="0004651C" w:rsidRDefault="0004651C" w:rsidP="00357C1A">
      <w:pPr>
        <w:widowControl w:val="0"/>
        <w:wordWrap w:val="0"/>
        <w:autoSpaceDE w:val="0"/>
        <w:autoSpaceDN w:val="0"/>
        <w:spacing w:after="160"/>
        <w:rPr>
          <w:b/>
          <w:bCs/>
        </w:rPr>
      </w:pPr>
    </w:p>
    <w:p w14:paraId="706A6B85" w14:textId="6E537C92"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특수 기호</w:t>
      </w:r>
      <w:r w:rsidRPr="00457B8F">
        <w:rPr>
          <w:b/>
          <w:bCs/>
        </w:rPr>
        <w:t xml:space="preserve"> </w:t>
      </w:r>
    </w:p>
    <w:p w14:paraId="3DABB385" w14:textId="77777777" w:rsidR="00357C1A" w:rsidRPr="00457B8F" w:rsidRDefault="00357C1A" w:rsidP="00357C1A">
      <w:pPr>
        <w:widowControl w:val="0"/>
        <w:wordWrap w:val="0"/>
        <w:autoSpaceDE w:val="0"/>
        <w:autoSpaceDN w:val="0"/>
        <w:spacing w:after="160"/>
      </w:pPr>
      <w:r w:rsidRPr="00457B8F">
        <w:t>그대로 표시하고픈 특수기호 앞에 </w:t>
      </w:r>
      <w:proofErr w:type="gramStart"/>
      <w:r w:rsidRPr="00457B8F">
        <w:t>\ 를</w:t>
      </w:r>
      <w:proofErr w:type="gramEnd"/>
      <w:r w:rsidRPr="00457B8F">
        <w:t xml:space="preserve"> </w:t>
      </w:r>
      <w:proofErr w:type="gramStart"/>
      <w:r w:rsidRPr="00457B8F">
        <w:t>사용 하면</w:t>
      </w:r>
      <w:proofErr w:type="gramEnd"/>
      <w:r w:rsidRPr="00457B8F">
        <w:t xml:space="preserve"> 됩니다.</w:t>
      </w:r>
    </w:p>
    <w:p w14:paraId="671879AF" w14:textId="77777777" w:rsidR="0004651C" w:rsidRDefault="0004651C" w:rsidP="00357C1A">
      <w:pPr>
        <w:widowControl w:val="0"/>
        <w:wordWrap w:val="0"/>
        <w:autoSpaceDE w:val="0"/>
        <w:autoSpaceDN w:val="0"/>
        <w:spacing w:after="160"/>
        <w:rPr>
          <w:b/>
          <w:bCs/>
        </w:rPr>
      </w:pPr>
    </w:p>
    <w:p w14:paraId="7F12C5DC" w14:textId="61942A08"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강조와 구분선</w:t>
      </w:r>
      <w:r w:rsidRPr="00457B8F">
        <w:rPr>
          <w:b/>
          <w:bCs/>
        </w:rPr>
        <w:t xml:space="preserve"> </w:t>
      </w:r>
    </w:p>
    <w:p w14:paraId="0E3D933E" w14:textId="77777777" w:rsidR="00357C1A" w:rsidRDefault="00357C1A" w:rsidP="00357C1A">
      <w:pPr>
        <w:widowControl w:val="0"/>
        <w:wordWrap w:val="0"/>
        <w:autoSpaceDE w:val="0"/>
        <w:autoSpaceDN w:val="0"/>
        <w:spacing w:after="160"/>
      </w:pPr>
      <w:r w:rsidRPr="00457B8F">
        <w:t>다음과 같이 글꼴을 강조합니다.</w:t>
      </w:r>
    </w:p>
    <w:p w14:paraId="5D962DB6" w14:textId="017555F5"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17C16963"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6B4670FC" w14:textId="77777777" w:rsidR="00357C1A" w:rsidRPr="00457B8F" w:rsidRDefault="00357C1A" w:rsidP="00E12D5E">
            <w:pPr>
              <w:widowControl w:val="0"/>
              <w:wordWrap w:val="0"/>
              <w:autoSpaceDE w:val="0"/>
              <w:autoSpaceDN w:val="0"/>
              <w:spacing w:after="160"/>
            </w:pPr>
            <w:r w:rsidRPr="00457B8F">
              <w:rPr>
                <w:i/>
                <w:iCs/>
              </w:rPr>
              <w:t>*이텔릭체*</w:t>
            </w:r>
          </w:p>
          <w:p w14:paraId="08696DFC" w14:textId="77777777" w:rsidR="00357C1A" w:rsidRPr="00457B8F" w:rsidRDefault="00357C1A" w:rsidP="00E12D5E">
            <w:pPr>
              <w:widowControl w:val="0"/>
              <w:wordWrap w:val="0"/>
              <w:autoSpaceDE w:val="0"/>
              <w:autoSpaceDN w:val="0"/>
              <w:spacing w:after="160"/>
            </w:pPr>
            <w:r w:rsidRPr="00457B8F">
              <w:rPr>
                <w:b/>
                <w:bCs/>
              </w:rPr>
              <w:lastRenderedPageBreak/>
              <w:t>**볼드체**</w:t>
            </w:r>
          </w:p>
          <w:p w14:paraId="4FAD0887" w14:textId="77777777" w:rsidR="00357C1A" w:rsidRPr="00457B8F" w:rsidRDefault="00357C1A" w:rsidP="00E12D5E">
            <w:pPr>
              <w:widowControl w:val="0"/>
              <w:wordWrap w:val="0"/>
              <w:autoSpaceDE w:val="0"/>
              <w:autoSpaceDN w:val="0"/>
              <w:spacing w:after="160"/>
            </w:pPr>
            <w:r w:rsidRPr="00457B8F">
              <w:rPr>
                <w:b/>
                <w:bCs/>
              </w:rPr>
              <w:t>__볼드체__</w:t>
            </w:r>
          </w:p>
          <w:p w14:paraId="3C2D14C9" w14:textId="77777777" w:rsidR="00357C1A" w:rsidRPr="00457B8F" w:rsidRDefault="00357C1A" w:rsidP="00E12D5E">
            <w:pPr>
              <w:widowControl w:val="0"/>
              <w:wordWrap w:val="0"/>
              <w:autoSpaceDE w:val="0"/>
              <w:autoSpaceDN w:val="0"/>
              <w:spacing w:after="160"/>
            </w:pPr>
            <w:r w:rsidRPr="00457B8F">
              <w:rPr>
                <w:i/>
                <w:iCs/>
              </w:rPr>
              <w:t>_이텔릭체_</w:t>
            </w:r>
          </w:p>
          <w:p w14:paraId="28833285" w14:textId="77777777" w:rsidR="00357C1A" w:rsidRPr="00457B8F" w:rsidRDefault="00357C1A" w:rsidP="00E12D5E">
            <w:pPr>
              <w:widowControl w:val="0"/>
              <w:wordWrap w:val="0"/>
              <w:autoSpaceDE w:val="0"/>
              <w:autoSpaceDN w:val="0"/>
              <w:spacing w:after="160"/>
            </w:pPr>
            <w:r w:rsidRPr="00457B8F">
              <w:t>~~취소선~~</w:t>
            </w:r>
          </w:p>
          <w:p w14:paraId="4C35E771" w14:textId="77777777" w:rsidR="00357C1A" w:rsidRPr="00457B8F" w:rsidRDefault="00357C1A" w:rsidP="00E12D5E">
            <w:pPr>
              <w:widowControl w:val="0"/>
              <w:wordWrap w:val="0"/>
              <w:autoSpaceDE w:val="0"/>
              <w:autoSpaceDN w:val="0"/>
              <w:spacing w:after="160"/>
            </w:pPr>
            <w:r w:rsidRPr="00457B8F">
              <w:t>&lt;u&gt;밑줄&lt;/u&gt;</w:t>
            </w:r>
          </w:p>
          <w:p w14:paraId="4AFCACB2" w14:textId="77777777" w:rsidR="00357C1A" w:rsidRDefault="00357C1A" w:rsidP="00E12D5E">
            <w:pPr>
              <w:widowControl w:val="0"/>
              <w:wordWrap w:val="0"/>
              <w:autoSpaceDE w:val="0"/>
              <w:autoSpaceDN w:val="0"/>
              <w:spacing w:after="160"/>
            </w:pPr>
            <w:r w:rsidRPr="00457B8F">
              <w:t>&lt;span style="</w:t>
            </w:r>
            <w:proofErr w:type="gramStart"/>
            <w:r w:rsidRPr="00457B8F">
              <w:t>color:red</w:t>
            </w:r>
            <w:proofErr w:type="gramEnd"/>
            <w:r w:rsidRPr="00457B8F">
              <w:t>"&gt;빨간색&lt;/span&gt;</w:t>
            </w:r>
          </w:p>
          <w:p w14:paraId="03C9072D" w14:textId="0B253B60" w:rsidR="0004651C" w:rsidRPr="00457B8F" w:rsidRDefault="0004651C" w:rsidP="00E12D5E">
            <w:pPr>
              <w:widowControl w:val="0"/>
              <w:wordWrap w:val="0"/>
              <w:autoSpaceDE w:val="0"/>
              <w:autoSpaceDN w:val="0"/>
              <w:spacing w:after="160"/>
            </w:pPr>
            <w:r>
              <w:rPr>
                <w:rFonts w:hint="eastAsia"/>
              </w:rPr>
              <w:t>```</w:t>
            </w:r>
          </w:p>
          <w:p w14:paraId="5A7A0FEA" w14:textId="77777777" w:rsidR="00357C1A" w:rsidRPr="00457B8F" w:rsidRDefault="00357C1A" w:rsidP="00E12D5E">
            <w:pPr>
              <w:widowControl w:val="0"/>
              <w:wordWrap w:val="0"/>
              <w:autoSpaceDE w:val="0"/>
              <w:autoSpaceDN w:val="0"/>
              <w:spacing w:after="160"/>
            </w:pPr>
          </w:p>
        </w:tc>
      </w:tr>
    </w:tbl>
    <w:p w14:paraId="71F4CB96" w14:textId="77777777" w:rsidR="00357C1A" w:rsidRPr="00457B8F" w:rsidRDefault="00357C1A" w:rsidP="00357C1A">
      <w:pPr>
        <w:widowControl w:val="0"/>
        <w:wordWrap w:val="0"/>
        <w:autoSpaceDE w:val="0"/>
        <w:autoSpaceDN w:val="0"/>
        <w:spacing w:after="160"/>
      </w:pPr>
      <w:r w:rsidRPr="00457B8F">
        <w:rPr>
          <w:b/>
          <w:bCs/>
        </w:rPr>
        <w:lastRenderedPageBreak/>
        <w:t>결과</w:t>
      </w:r>
    </w:p>
    <w:p w14:paraId="5733246A" w14:textId="77777777" w:rsidR="00357C1A" w:rsidRPr="00457B8F" w:rsidRDefault="00357C1A" w:rsidP="00357C1A">
      <w:pPr>
        <w:widowControl w:val="0"/>
        <w:wordWrap w:val="0"/>
        <w:autoSpaceDE w:val="0"/>
        <w:autoSpaceDN w:val="0"/>
        <w:spacing w:after="160"/>
      </w:pPr>
      <w:r w:rsidRPr="00457B8F">
        <w:rPr>
          <w:i/>
          <w:iCs/>
        </w:rPr>
        <w:t>이텔릭체</w:t>
      </w:r>
      <w:r w:rsidRPr="00457B8F">
        <w:t> </w:t>
      </w:r>
      <w:r w:rsidRPr="00457B8F">
        <w:rPr>
          <w:b/>
          <w:bCs/>
        </w:rPr>
        <w:t>볼드체</w:t>
      </w:r>
      <w:r w:rsidRPr="00457B8F">
        <w:t> </w:t>
      </w:r>
      <w:r w:rsidRPr="00457B8F">
        <w:rPr>
          <w:b/>
          <w:bCs/>
        </w:rPr>
        <w:t>볼드체</w:t>
      </w:r>
      <w:r w:rsidRPr="00457B8F">
        <w:t> </w:t>
      </w:r>
      <w:r w:rsidRPr="00457B8F">
        <w:rPr>
          <w:i/>
          <w:iCs/>
        </w:rPr>
        <w:t>이텔릭체</w:t>
      </w:r>
      <w:r w:rsidRPr="00457B8F">
        <w:t> </w:t>
      </w:r>
      <w:del w:id="1" w:author="Unknown">
        <w:r w:rsidRPr="00457B8F">
          <w:delText>취소선</w:delText>
        </w:r>
      </w:del>
      <w:r w:rsidRPr="00457B8F">
        <w:t> 밑줄 빨간색</w:t>
      </w:r>
    </w:p>
    <w:p w14:paraId="6008D823" w14:textId="77777777" w:rsidR="00357C1A" w:rsidRPr="00457B8F" w:rsidRDefault="00357C1A" w:rsidP="00357C1A">
      <w:pPr>
        <w:widowControl w:val="0"/>
        <w:wordWrap w:val="0"/>
        <w:autoSpaceDE w:val="0"/>
        <w:autoSpaceDN w:val="0"/>
        <w:spacing w:after="160"/>
      </w:pPr>
      <w:r w:rsidRPr="00457B8F">
        <w:t>* 과 _ 을 2개이상 사용하여 구분선을 표시합니다.</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5451B4BC"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4E58AA8E" w14:textId="77777777" w:rsidR="00357C1A" w:rsidRPr="00457B8F" w:rsidRDefault="00357C1A" w:rsidP="00E12D5E">
            <w:pPr>
              <w:widowControl w:val="0"/>
              <w:wordWrap w:val="0"/>
              <w:autoSpaceDE w:val="0"/>
              <w:autoSpaceDN w:val="0"/>
              <w:spacing w:after="160"/>
            </w:pPr>
            <w:r w:rsidRPr="00457B8F">
              <w:rPr>
                <w:i/>
                <w:iCs/>
              </w:rPr>
              <w:t>**</w:t>
            </w:r>
          </w:p>
          <w:p w14:paraId="3A93DC62" w14:textId="77777777" w:rsidR="00357C1A" w:rsidRPr="00457B8F" w:rsidRDefault="00357C1A" w:rsidP="00E12D5E">
            <w:pPr>
              <w:widowControl w:val="0"/>
              <w:wordWrap w:val="0"/>
              <w:autoSpaceDE w:val="0"/>
              <w:autoSpaceDN w:val="0"/>
              <w:spacing w:after="160"/>
            </w:pPr>
            <w:r w:rsidRPr="00457B8F">
              <w:rPr>
                <w:i/>
                <w:iCs/>
              </w:rPr>
              <w:t>__</w:t>
            </w:r>
          </w:p>
          <w:p w14:paraId="557A6A6D" w14:textId="77777777" w:rsidR="00357C1A" w:rsidRPr="00457B8F" w:rsidRDefault="00357C1A" w:rsidP="00E12D5E">
            <w:pPr>
              <w:widowControl w:val="0"/>
              <w:wordWrap w:val="0"/>
              <w:autoSpaceDE w:val="0"/>
              <w:autoSpaceDN w:val="0"/>
              <w:spacing w:after="160"/>
            </w:pPr>
          </w:p>
        </w:tc>
      </w:tr>
    </w:tbl>
    <w:p w14:paraId="5D8F61AB" w14:textId="77777777" w:rsidR="00357C1A" w:rsidRPr="00457B8F" w:rsidRDefault="00357C1A" w:rsidP="00357C1A">
      <w:pPr>
        <w:widowControl w:val="0"/>
        <w:wordWrap w:val="0"/>
        <w:autoSpaceDE w:val="0"/>
        <w:autoSpaceDN w:val="0"/>
        <w:spacing w:after="160"/>
      </w:pPr>
      <w:r w:rsidRPr="00457B8F">
        <w:rPr>
          <w:b/>
          <w:bCs/>
        </w:rPr>
        <w:t>결과</w:t>
      </w:r>
    </w:p>
    <w:p w14:paraId="60A2C100" w14:textId="77777777" w:rsidR="00357C1A" w:rsidRPr="00457B8F" w:rsidRDefault="00000000" w:rsidP="00357C1A">
      <w:pPr>
        <w:widowControl w:val="0"/>
        <w:wordWrap w:val="0"/>
        <w:autoSpaceDE w:val="0"/>
        <w:autoSpaceDN w:val="0"/>
        <w:spacing w:after="160"/>
      </w:pPr>
      <w:r>
        <w:pict w14:anchorId="577A3699">
          <v:rect id="_x0000_i1047" style="width:0;height:1.5pt" o:hralign="center" o:hrstd="t" o:hr="t" fillcolor="#a0a0a0" stroked="f"/>
        </w:pict>
      </w:r>
    </w:p>
    <w:p w14:paraId="5ED2FBB5" w14:textId="77777777" w:rsidR="00357C1A" w:rsidRPr="00457B8F" w:rsidRDefault="00000000" w:rsidP="00357C1A">
      <w:pPr>
        <w:widowControl w:val="0"/>
        <w:wordWrap w:val="0"/>
        <w:autoSpaceDE w:val="0"/>
        <w:autoSpaceDN w:val="0"/>
        <w:spacing w:after="160"/>
      </w:pPr>
      <w:r>
        <w:pict w14:anchorId="068D6187">
          <v:rect id="_x0000_i1048" style="width:0;height:1.5pt" o:hralign="center" o:hrstd="t" o:hr="t" fillcolor="#a0a0a0" stroked="f"/>
        </w:pict>
      </w:r>
    </w:p>
    <w:p w14:paraId="3CA90C3A" w14:textId="77777777" w:rsidR="0004651C" w:rsidRDefault="0004651C" w:rsidP="00357C1A">
      <w:pPr>
        <w:widowControl w:val="0"/>
        <w:wordWrap w:val="0"/>
        <w:autoSpaceDE w:val="0"/>
        <w:autoSpaceDN w:val="0"/>
        <w:spacing w:after="160"/>
        <w:rPr>
          <w:b/>
          <w:bCs/>
        </w:rPr>
      </w:pPr>
    </w:p>
    <w:p w14:paraId="5F0F3F5F" w14:textId="2777E5CA"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인용</w:t>
      </w:r>
      <w:r w:rsidRPr="00457B8F">
        <w:rPr>
          <w:b/>
          <w:bCs/>
        </w:rPr>
        <w:t xml:space="preserve"> </w:t>
      </w:r>
    </w:p>
    <w:p w14:paraId="66FEF993" w14:textId="77777777" w:rsidR="00357C1A" w:rsidRDefault="00357C1A" w:rsidP="00357C1A">
      <w:pPr>
        <w:widowControl w:val="0"/>
        <w:wordWrap w:val="0"/>
        <w:autoSpaceDE w:val="0"/>
        <w:autoSpaceDN w:val="0"/>
        <w:spacing w:after="160"/>
      </w:pPr>
      <w:r w:rsidRPr="00457B8F">
        <w:t>&gt; 으로 이메일 인용형식으로 표시합니다.</w:t>
      </w:r>
    </w:p>
    <w:p w14:paraId="37A544E5" w14:textId="6F5417FB"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1A52C280"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5EB962FA" w14:textId="77777777" w:rsidR="00357C1A" w:rsidRPr="00457B8F" w:rsidRDefault="00357C1A" w:rsidP="00E12D5E">
            <w:pPr>
              <w:widowControl w:val="0"/>
              <w:wordWrap w:val="0"/>
              <w:autoSpaceDE w:val="0"/>
              <w:autoSpaceDN w:val="0"/>
              <w:spacing w:after="160"/>
            </w:pPr>
            <w:r w:rsidRPr="00457B8F">
              <w:t>&gt; 인용입니다.</w:t>
            </w:r>
          </w:p>
          <w:p w14:paraId="09170437" w14:textId="77777777" w:rsidR="00357C1A" w:rsidRPr="00457B8F" w:rsidRDefault="00357C1A" w:rsidP="00E12D5E">
            <w:pPr>
              <w:widowControl w:val="0"/>
              <w:wordWrap w:val="0"/>
              <w:autoSpaceDE w:val="0"/>
              <w:autoSpaceDN w:val="0"/>
              <w:spacing w:after="160"/>
            </w:pPr>
            <w:r w:rsidRPr="00457B8F">
              <w:t>&gt;&gt; 들여쓰기된 인용입니다.</w:t>
            </w:r>
          </w:p>
          <w:p w14:paraId="53095AF7" w14:textId="77777777" w:rsidR="00357C1A" w:rsidRPr="00457B8F" w:rsidRDefault="00357C1A" w:rsidP="00E12D5E">
            <w:pPr>
              <w:widowControl w:val="0"/>
              <w:wordWrap w:val="0"/>
              <w:autoSpaceDE w:val="0"/>
              <w:autoSpaceDN w:val="0"/>
              <w:spacing w:after="160"/>
            </w:pPr>
            <w:r w:rsidRPr="00457B8F">
              <w:t>&gt;&gt;</w:t>
            </w:r>
          </w:p>
          <w:p w14:paraId="28F39D48" w14:textId="77777777" w:rsidR="00357C1A" w:rsidRDefault="00357C1A" w:rsidP="00E12D5E">
            <w:pPr>
              <w:widowControl w:val="0"/>
              <w:wordWrap w:val="0"/>
              <w:autoSpaceDE w:val="0"/>
              <w:autoSpaceDN w:val="0"/>
              <w:spacing w:after="160"/>
            </w:pPr>
            <w:r w:rsidRPr="00457B8F">
              <w:t>&gt;&gt; **마크다운*</w:t>
            </w:r>
            <w:proofErr w:type="gramStart"/>
            <w:r w:rsidRPr="00457B8F">
              <w:t>* 의</w:t>
            </w:r>
            <w:proofErr w:type="gramEnd"/>
            <w:r w:rsidRPr="00457B8F">
              <w:t xml:space="preserve"> 용법이 그대로 적용됩니다.</w:t>
            </w:r>
          </w:p>
          <w:p w14:paraId="231EEA22" w14:textId="50CF4BC5" w:rsidR="0004651C" w:rsidRPr="00457B8F" w:rsidRDefault="0004651C" w:rsidP="00E12D5E">
            <w:pPr>
              <w:widowControl w:val="0"/>
              <w:wordWrap w:val="0"/>
              <w:autoSpaceDE w:val="0"/>
              <w:autoSpaceDN w:val="0"/>
              <w:spacing w:after="160"/>
            </w:pPr>
            <w:r>
              <w:rPr>
                <w:rFonts w:hint="eastAsia"/>
              </w:rPr>
              <w:t>```</w:t>
            </w:r>
          </w:p>
          <w:p w14:paraId="24E5AE0C" w14:textId="77777777" w:rsidR="00357C1A" w:rsidRPr="00457B8F" w:rsidRDefault="00357C1A" w:rsidP="00E12D5E">
            <w:pPr>
              <w:widowControl w:val="0"/>
              <w:wordWrap w:val="0"/>
              <w:autoSpaceDE w:val="0"/>
              <w:autoSpaceDN w:val="0"/>
              <w:spacing w:after="160"/>
            </w:pPr>
          </w:p>
        </w:tc>
      </w:tr>
    </w:tbl>
    <w:p w14:paraId="73FC6E8E" w14:textId="77777777" w:rsidR="00357C1A" w:rsidRPr="00457B8F" w:rsidRDefault="00357C1A" w:rsidP="00357C1A">
      <w:pPr>
        <w:widowControl w:val="0"/>
        <w:wordWrap w:val="0"/>
        <w:autoSpaceDE w:val="0"/>
        <w:autoSpaceDN w:val="0"/>
        <w:spacing w:after="160"/>
      </w:pPr>
      <w:r w:rsidRPr="00457B8F">
        <w:rPr>
          <w:b/>
          <w:bCs/>
        </w:rPr>
        <w:t>결과</w:t>
      </w:r>
    </w:p>
    <w:p w14:paraId="362A376C" w14:textId="77777777" w:rsidR="00357C1A" w:rsidRPr="00457B8F" w:rsidRDefault="00357C1A" w:rsidP="00357C1A">
      <w:pPr>
        <w:widowControl w:val="0"/>
        <w:wordWrap w:val="0"/>
        <w:autoSpaceDE w:val="0"/>
        <w:autoSpaceDN w:val="0"/>
        <w:spacing w:after="160"/>
        <w:rPr>
          <w:i/>
          <w:iCs/>
        </w:rPr>
      </w:pPr>
      <w:r w:rsidRPr="00457B8F">
        <w:rPr>
          <w:i/>
          <w:iCs/>
        </w:rPr>
        <w:t>인용입니다.</w:t>
      </w:r>
    </w:p>
    <w:p w14:paraId="0C9CEB33" w14:textId="77777777" w:rsidR="00357C1A" w:rsidRPr="00457B8F" w:rsidRDefault="00357C1A" w:rsidP="00357C1A">
      <w:pPr>
        <w:widowControl w:val="0"/>
        <w:wordWrap w:val="0"/>
        <w:autoSpaceDE w:val="0"/>
        <w:autoSpaceDN w:val="0"/>
        <w:spacing w:after="160"/>
        <w:rPr>
          <w:i/>
          <w:iCs/>
        </w:rPr>
      </w:pPr>
      <w:r w:rsidRPr="00457B8F">
        <w:rPr>
          <w:i/>
          <w:iCs/>
        </w:rPr>
        <w:t>들여쓰기된 인용입니다.</w:t>
      </w:r>
    </w:p>
    <w:p w14:paraId="7AF7C982" w14:textId="77777777" w:rsidR="00357C1A" w:rsidRPr="00457B8F" w:rsidRDefault="00357C1A" w:rsidP="00357C1A">
      <w:pPr>
        <w:widowControl w:val="0"/>
        <w:wordWrap w:val="0"/>
        <w:autoSpaceDE w:val="0"/>
        <w:autoSpaceDN w:val="0"/>
        <w:spacing w:after="160"/>
        <w:rPr>
          <w:i/>
          <w:iCs/>
        </w:rPr>
      </w:pPr>
      <w:proofErr w:type="gramStart"/>
      <w:r w:rsidRPr="00457B8F">
        <w:rPr>
          <w:b/>
          <w:bCs/>
          <w:i/>
          <w:iCs/>
        </w:rPr>
        <w:t>마크다운</w:t>
      </w:r>
      <w:r w:rsidRPr="00457B8F">
        <w:rPr>
          <w:i/>
          <w:iCs/>
        </w:rPr>
        <w:t> 의</w:t>
      </w:r>
      <w:proofErr w:type="gramEnd"/>
      <w:r w:rsidRPr="00457B8F">
        <w:rPr>
          <w:i/>
          <w:iCs/>
        </w:rPr>
        <w:t xml:space="preserve"> 용법이 그대로 적용됩니다.</w:t>
      </w:r>
    </w:p>
    <w:p w14:paraId="3529340D" w14:textId="77777777" w:rsidR="0004651C" w:rsidRDefault="0004651C" w:rsidP="00357C1A">
      <w:pPr>
        <w:widowControl w:val="0"/>
        <w:wordWrap w:val="0"/>
        <w:autoSpaceDE w:val="0"/>
        <w:autoSpaceDN w:val="0"/>
        <w:spacing w:after="160"/>
        <w:rPr>
          <w:b/>
          <w:bCs/>
        </w:rPr>
      </w:pPr>
    </w:p>
    <w:p w14:paraId="0EFA7318" w14:textId="6E4091C8" w:rsidR="00357C1A" w:rsidRPr="00457B8F" w:rsidRDefault="0004651C" w:rsidP="00357C1A">
      <w:pPr>
        <w:widowControl w:val="0"/>
        <w:wordWrap w:val="0"/>
        <w:autoSpaceDE w:val="0"/>
        <w:autoSpaceDN w:val="0"/>
        <w:spacing w:after="160"/>
        <w:rPr>
          <w:b/>
          <w:bCs/>
        </w:rPr>
      </w:pPr>
      <w:r>
        <w:rPr>
          <w:rFonts w:hint="eastAsia"/>
          <w:b/>
          <w:bCs/>
        </w:rPr>
        <w:lastRenderedPageBreak/>
        <w:t xml:space="preserve">□ </w:t>
      </w:r>
      <w:r w:rsidR="00357C1A" w:rsidRPr="00457B8F">
        <w:rPr>
          <w:b/>
          <w:bCs/>
        </w:rPr>
        <w:t>목록</w:t>
      </w:r>
      <w:r w:rsidRPr="00457B8F">
        <w:rPr>
          <w:b/>
          <w:bCs/>
        </w:rPr>
        <w:t xml:space="preserve"> </w:t>
      </w:r>
    </w:p>
    <w:p w14:paraId="391E24BA" w14:textId="77777777" w:rsidR="00357C1A" w:rsidRDefault="00357C1A" w:rsidP="00357C1A">
      <w:pPr>
        <w:widowControl w:val="0"/>
        <w:wordWrap w:val="0"/>
        <w:autoSpaceDE w:val="0"/>
        <w:autoSpaceDN w:val="0"/>
        <w:spacing w:after="160"/>
      </w:pPr>
      <w:r w:rsidRPr="00457B8F">
        <w:t xml:space="preserve">순서있는 목록은 </w:t>
      </w:r>
      <w:proofErr w:type="gramStart"/>
      <w:r w:rsidRPr="00457B8F">
        <w:t>숫자뒤에 .</w:t>
      </w:r>
      <w:proofErr w:type="gramEnd"/>
      <w:r w:rsidRPr="00457B8F">
        <w:t> 을 사용하고, 순서없는 목록은 *, +, -를 사용합니다. 목록에서 하위 항목을 만들려면 앞에 Tab을 추가하여 들여쓰기를 해야 합니다.</w:t>
      </w:r>
    </w:p>
    <w:p w14:paraId="4586B899" w14:textId="39A6016A"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76511E64"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5473D893" w14:textId="77777777" w:rsidR="00357C1A" w:rsidRPr="00457B8F" w:rsidRDefault="00357C1A" w:rsidP="00E12D5E">
            <w:pPr>
              <w:widowControl w:val="0"/>
              <w:wordWrap w:val="0"/>
              <w:autoSpaceDE w:val="0"/>
              <w:autoSpaceDN w:val="0"/>
              <w:spacing w:after="160"/>
            </w:pPr>
            <w:r w:rsidRPr="00457B8F">
              <w:t>1. 목록입니다.</w:t>
            </w:r>
          </w:p>
          <w:p w14:paraId="7B48538B" w14:textId="77777777" w:rsidR="00357C1A" w:rsidRPr="00457B8F" w:rsidRDefault="00357C1A" w:rsidP="00E12D5E">
            <w:pPr>
              <w:widowControl w:val="0"/>
              <w:wordWrap w:val="0"/>
              <w:autoSpaceDE w:val="0"/>
              <w:autoSpaceDN w:val="0"/>
              <w:spacing w:after="160"/>
            </w:pPr>
            <w:r w:rsidRPr="00457B8F">
              <w:t>3. 목록 2번인데 3번이라 잘못 작성했지만, 마크다운은 순서대로 2번이라 보여줍니다.</w:t>
            </w:r>
          </w:p>
          <w:p w14:paraId="20B9FB07" w14:textId="77777777" w:rsidR="00357C1A" w:rsidRPr="00457B8F" w:rsidRDefault="00357C1A" w:rsidP="00E12D5E">
            <w:pPr>
              <w:widowControl w:val="0"/>
              <w:wordWrap w:val="0"/>
              <w:autoSpaceDE w:val="0"/>
              <w:autoSpaceDN w:val="0"/>
              <w:spacing w:after="160"/>
            </w:pPr>
            <w:r w:rsidRPr="00457B8F">
              <w:t>2. 목록 3번인데 2번이라 잘못 작성했지만, 마크다운은 순서대로 3번이라 보여 줍니다.</w:t>
            </w:r>
          </w:p>
          <w:p w14:paraId="19DFF504" w14:textId="77777777" w:rsidR="00357C1A" w:rsidRPr="00457B8F" w:rsidRDefault="00357C1A" w:rsidP="00E12D5E">
            <w:pPr>
              <w:widowControl w:val="0"/>
              <w:wordWrap w:val="0"/>
              <w:autoSpaceDE w:val="0"/>
              <w:autoSpaceDN w:val="0"/>
              <w:spacing w:after="160"/>
            </w:pPr>
          </w:p>
          <w:p w14:paraId="3FC75A24" w14:textId="77777777" w:rsidR="00357C1A" w:rsidRPr="00457B8F" w:rsidRDefault="00357C1A" w:rsidP="00E12D5E">
            <w:pPr>
              <w:widowControl w:val="0"/>
              <w:wordWrap w:val="0"/>
              <w:autoSpaceDE w:val="0"/>
              <w:autoSpaceDN w:val="0"/>
              <w:spacing w:after="160"/>
            </w:pPr>
            <w:r w:rsidRPr="00457B8F">
              <w:t xml:space="preserve">*부모(띄어쓰기를 안하면 목록이 안됩니다.)  </w:t>
            </w:r>
          </w:p>
          <w:p w14:paraId="5DDA000D" w14:textId="77777777" w:rsidR="00357C1A" w:rsidRPr="00457B8F" w:rsidRDefault="00357C1A" w:rsidP="00E12D5E">
            <w:pPr>
              <w:widowControl w:val="0"/>
              <w:wordWrap w:val="0"/>
              <w:autoSpaceDE w:val="0"/>
              <w:autoSpaceDN w:val="0"/>
              <w:spacing w:after="160"/>
            </w:pPr>
            <w:r w:rsidRPr="00457B8F">
              <w:t>* 부모(* 뒤에 띄어쓰기를 해야 합니다.)</w:t>
            </w:r>
          </w:p>
          <w:p w14:paraId="0F40DEEC" w14:textId="77777777" w:rsidR="00357C1A" w:rsidRPr="00457B8F" w:rsidRDefault="00357C1A" w:rsidP="00E12D5E">
            <w:pPr>
              <w:widowControl w:val="0"/>
              <w:wordWrap w:val="0"/>
              <w:autoSpaceDE w:val="0"/>
              <w:autoSpaceDN w:val="0"/>
              <w:spacing w:after="160"/>
            </w:pPr>
            <w:r w:rsidRPr="00457B8F">
              <w:t xml:space="preserve"> + </w:t>
            </w:r>
            <w:proofErr w:type="gramStart"/>
            <w:r w:rsidRPr="00457B8F">
              <w:t>자식( +</w:t>
            </w:r>
            <w:proofErr w:type="gramEnd"/>
            <w:r w:rsidRPr="00457B8F">
              <w:t xml:space="preserve"> 앞에 띄어쓰기 1을 하니 하위 항목이 되지 않습니다.)</w:t>
            </w:r>
          </w:p>
          <w:p w14:paraId="46B4C24D" w14:textId="77777777" w:rsidR="00357C1A" w:rsidRPr="00457B8F" w:rsidRDefault="00357C1A" w:rsidP="00E12D5E">
            <w:pPr>
              <w:widowControl w:val="0"/>
              <w:wordWrap w:val="0"/>
              <w:autoSpaceDE w:val="0"/>
              <w:autoSpaceDN w:val="0"/>
              <w:spacing w:after="160"/>
            </w:pPr>
            <w:r w:rsidRPr="00457B8F">
              <w:t>* 부모</w:t>
            </w:r>
          </w:p>
          <w:p w14:paraId="1F8ED127" w14:textId="77777777" w:rsidR="00357C1A" w:rsidRPr="00457B8F" w:rsidRDefault="00357C1A" w:rsidP="00E12D5E">
            <w:pPr>
              <w:widowControl w:val="0"/>
              <w:wordWrap w:val="0"/>
              <w:autoSpaceDE w:val="0"/>
              <w:autoSpaceDN w:val="0"/>
              <w:spacing w:after="160"/>
            </w:pPr>
            <w:r w:rsidRPr="00457B8F">
              <w:t xml:space="preserve">   + </w:t>
            </w:r>
            <w:proofErr w:type="gramStart"/>
            <w:r w:rsidRPr="00457B8F">
              <w:t>자식( +</w:t>
            </w:r>
            <w:proofErr w:type="gramEnd"/>
            <w:r w:rsidRPr="00457B8F">
              <w:t xml:space="preserve"> 앞에 Tab 1)</w:t>
            </w:r>
          </w:p>
          <w:p w14:paraId="44FA7C17" w14:textId="77777777" w:rsidR="00357C1A" w:rsidRDefault="00357C1A" w:rsidP="00E12D5E">
            <w:pPr>
              <w:widowControl w:val="0"/>
              <w:wordWrap w:val="0"/>
              <w:autoSpaceDE w:val="0"/>
              <w:autoSpaceDN w:val="0"/>
              <w:spacing w:after="160"/>
            </w:pPr>
            <w:r w:rsidRPr="00457B8F">
              <w:t xml:space="preserve">      - </w:t>
            </w:r>
            <w:proofErr w:type="gramStart"/>
            <w:r w:rsidRPr="00457B8F">
              <w:t>손자( -</w:t>
            </w:r>
            <w:proofErr w:type="gramEnd"/>
            <w:r w:rsidRPr="00457B8F">
              <w:t xml:space="preserve"> 앞에 Tab 2)</w:t>
            </w:r>
          </w:p>
          <w:p w14:paraId="4941401C" w14:textId="38889E81" w:rsidR="0004651C" w:rsidRPr="00457B8F" w:rsidRDefault="0004651C" w:rsidP="00E12D5E">
            <w:pPr>
              <w:widowControl w:val="0"/>
              <w:wordWrap w:val="0"/>
              <w:autoSpaceDE w:val="0"/>
              <w:autoSpaceDN w:val="0"/>
              <w:spacing w:after="160"/>
            </w:pPr>
            <w:r>
              <w:rPr>
                <w:rFonts w:hint="eastAsia"/>
              </w:rPr>
              <w:t>```</w:t>
            </w:r>
          </w:p>
          <w:p w14:paraId="58775DAA" w14:textId="77777777" w:rsidR="00357C1A" w:rsidRPr="00457B8F" w:rsidRDefault="00357C1A" w:rsidP="00E12D5E">
            <w:pPr>
              <w:widowControl w:val="0"/>
              <w:wordWrap w:val="0"/>
              <w:autoSpaceDE w:val="0"/>
              <w:autoSpaceDN w:val="0"/>
              <w:spacing w:after="160"/>
            </w:pPr>
          </w:p>
        </w:tc>
      </w:tr>
    </w:tbl>
    <w:p w14:paraId="2107E827" w14:textId="77777777" w:rsidR="00357C1A" w:rsidRPr="00457B8F" w:rsidRDefault="00357C1A" w:rsidP="00357C1A">
      <w:pPr>
        <w:widowControl w:val="0"/>
        <w:wordWrap w:val="0"/>
        <w:autoSpaceDE w:val="0"/>
        <w:autoSpaceDN w:val="0"/>
        <w:spacing w:after="160"/>
      </w:pPr>
      <w:r w:rsidRPr="00457B8F">
        <w:rPr>
          <w:b/>
          <w:bCs/>
        </w:rPr>
        <w:t>결과</w:t>
      </w:r>
    </w:p>
    <w:p w14:paraId="4761E387" w14:textId="77777777" w:rsidR="00357C1A" w:rsidRPr="00457B8F" w:rsidRDefault="00357C1A" w:rsidP="00357C1A">
      <w:pPr>
        <w:widowControl w:val="0"/>
        <w:numPr>
          <w:ilvl w:val="0"/>
          <w:numId w:val="80"/>
        </w:numPr>
        <w:wordWrap w:val="0"/>
        <w:autoSpaceDE w:val="0"/>
        <w:autoSpaceDN w:val="0"/>
        <w:spacing w:after="160"/>
      </w:pPr>
      <w:r w:rsidRPr="00457B8F">
        <w:t>목록입니다.</w:t>
      </w:r>
    </w:p>
    <w:p w14:paraId="11629733" w14:textId="77777777" w:rsidR="00357C1A" w:rsidRPr="00457B8F" w:rsidRDefault="00357C1A" w:rsidP="00357C1A">
      <w:pPr>
        <w:widowControl w:val="0"/>
        <w:numPr>
          <w:ilvl w:val="0"/>
          <w:numId w:val="80"/>
        </w:numPr>
        <w:wordWrap w:val="0"/>
        <w:autoSpaceDE w:val="0"/>
        <w:autoSpaceDN w:val="0"/>
        <w:spacing w:after="160"/>
      </w:pPr>
      <w:r w:rsidRPr="00457B8F">
        <w:t>목록 2번인데 3번이라 잘못 작성했지만, 마크다운은 순서대로 2번이라 보여줍니다.</w:t>
      </w:r>
    </w:p>
    <w:p w14:paraId="0E4F3B40" w14:textId="77777777" w:rsidR="00357C1A" w:rsidRPr="00457B8F" w:rsidRDefault="00357C1A" w:rsidP="00357C1A">
      <w:pPr>
        <w:widowControl w:val="0"/>
        <w:numPr>
          <w:ilvl w:val="0"/>
          <w:numId w:val="80"/>
        </w:numPr>
        <w:wordWrap w:val="0"/>
        <w:autoSpaceDE w:val="0"/>
        <w:autoSpaceDN w:val="0"/>
        <w:spacing w:after="160"/>
      </w:pPr>
      <w:r w:rsidRPr="00457B8F">
        <w:t>목록 3번인데 2번이라 잘못 작성했지만, 마크다운은 순서대로 3번이라 보여 줍니다.</w:t>
      </w:r>
    </w:p>
    <w:p w14:paraId="10A0B0D0" w14:textId="77777777" w:rsidR="00357C1A" w:rsidRPr="00457B8F" w:rsidRDefault="00357C1A" w:rsidP="00357C1A">
      <w:pPr>
        <w:widowControl w:val="0"/>
        <w:wordWrap w:val="0"/>
        <w:autoSpaceDE w:val="0"/>
        <w:autoSpaceDN w:val="0"/>
        <w:spacing w:after="160"/>
      </w:pPr>
      <w:r w:rsidRPr="00457B8F">
        <w:t>*부모(띄어쓰기를 안하면 목록이 안됩니다.)</w:t>
      </w:r>
    </w:p>
    <w:p w14:paraId="7FABD5A1" w14:textId="77777777" w:rsidR="00357C1A" w:rsidRPr="00457B8F" w:rsidRDefault="00357C1A" w:rsidP="00357C1A">
      <w:pPr>
        <w:widowControl w:val="0"/>
        <w:numPr>
          <w:ilvl w:val="0"/>
          <w:numId w:val="81"/>
        </w:numPr>
        <w:wordWrap w:val="0"/>
        <w:autoSpaceDE w:val="0"/>
        <w:autoSpaceDN w:val="0"/>
        <w:spacing w:after="160"/>
      </w:pPr>
      <w:r w:rsidRPr="00457B8F">
        <w:t>부모(* 뒤에 띄어쓰기를 해야 합니다.)</w:t>
      </w:r>
    </w:p>
    <w:p w14:paraId="7E2F78EC" w14:textId="77777777" w:rsidR="00357C1A" w:rsidRPr="00457B8F" w:rsidRDefault="00357C1A" w:rsidP="00357C1A">
      <w:pPr>
        <w:widowControl w:val="0"/>
        <w:numPr>
          <w:ilvl w:val="0"/>
          <w:numId w:val="81"/>
        </w:numPr>
        <w:wordWrap w:val="0"/>
        <w:autoSpaceDE w:val="0"/>
        <w:autoSpaceDN w:val="0"/>
        <w:spacing w:after="160"/>
      </w:pPr>
      <w:proofErr w:type="gramStart"/>
      <w:r w:rsidRPr="00457B8F">
        <w:t>자식( +</w:t>
      </w:r>
      <w:proofErr w:type="gramEnd"/>
      <w:r w:rsidRPr="00457B8F">
        <w:t xml:space="preserve"> 앞에 띄어쓰기 1을 하니 하위 항목이 되지 않습니다.)</w:t>
      </w:r>
    </w:p>
    <w:p w14:paraId="7E3EE440" w14:textId="77777777" w:rsidR="00357C1A" w:rsidRPr="00457B8F" w:rsidRDefault="00357C1A" w:rsidP="00357C1A">
      <w:pPr>
        <w:widowControl w:val="0"/>
        <w:numPr>
          <w:ilvl w:val="0"/>
          <w:numId w:val="81"/>
        </w:numPr>
        <w:wordWrap w:val="0"/>
        <w:autoSpaceDE w:val="0"/>
        <w:autoSpaceDN w:val="0"/>
        <w:spacing w:after="160"/>
      </w:pPr>
      <w:r w:rsidRPr="00457B8F">
        <w:t>부모</w:t>
      </w:r>
    </w:p>
    <w:p w14:paraId="4DC76874" w14:textId="77777777" w:rsidR="00357C1A" w:rsidRPr="00457B8F" w:rsidRDefault="00357C1A" w:rsidP="00357C1A">
      <w:pPr>
        <w:widowControl w:val="0"/>
        <w:numPr>
          <w:ilvl w:val="1"/>
          <w:numId w:val="81"/>
        </w:numPr>
        <w:wordWrap w:val="0"/>
        <w:autoSpaceDE w:val="0"/>
        <w:autoSpaceDN w:val="0"/>
        <w:spacing w:after="160"/>
      </w:pPr>
      <w:proofErr w:type="gramStart"/>
      <w:r w:rsidRPr="00457B8F">
        <w:t>자식( +</w:t>
      </w:r>
      <w:proofErr w:type="gramEnd"/>
      <w:r w:rsidRPr="00457B8F">
        <w:t xml:space="preserve"> 앞에 Tab 1)</w:t>
      </w:r>
    </w:p>
    <w:p w14:paraId="75FF180F" w14:textId="77777777" w:rsidR="00357C1A" w:rsidRPr="00457B8F" w:rsidRDefault="00357C1A" w:rsidP="00357C1A">
      <w:pPr>
        <w:widowControl w:val="0"/>
        <w:numPr>
          <w:ilvl w:val="2"/>
          <w:numId w:val="81"/>
        </w:numPr>
        <w:wordWrap w:val="0"/>
        <w:autoSpaceDE w:val="0"/>
        <w:autoSpaceDN w:val="0"/>
        <w:spacing w:after="160"/>
      </w:pPr>
      <w:proofErr w:type="gramStart"/>
      <w:r w:rsidRPr="00457B8F">
        <w:t>손자( -</w:t>
      </w:r>
      <w:proofErr w:type="gramEnd"/>
      <w:r w:rsidRPr="00457B8F">
        <w:t xml:space="preserve"> 앞에 Tab 2)</w:t>
      </w:r>
    </w:p>
    <w:p w14:paraId="564AE332" w14:textId="77777777" w:rsidR="00357C1A" w:rsidRPr="00457B8F" w:rsidRDefault="00357C1A" w:rsidP="00357C1A">
      <w:pPr>
        <w:widowControl w:val="0"/>
        <w:wordWrap w:val="0"/>
        <w:autoSpaceDE w:val="0"/>
        <w:autoSpaceDN w:val="0"/>
        <w:spacing w:after="160"/>
      </w:pPr>
      <w:r w:rsidRPr="00457B8F">
        <w:rPr>
          <w:b/>
          <w:bCs/>
        </w:rPr>
        <w:t>목록에서의 하위 항목 들여쓰기 수준 맞추기</w:t>
      </w:r>
    </w:p>
    <w:p w14:paraId="11FAD6CC" w14:textId="77777777" w:rsidR="00357C1A" w:rsidRDefault="00357C1A" w:rsidP="00357C1A">
      <w:pPr>
        <w:widowControl w:val="0"/>
        <w:wordWrap w:val="0"/>
        <w:autoSpaceDE w:val="0"/>
        <w:autoSpaceDN w:val="0"/>
        <w:spacing w:after="160"/>
      </w:pPr>
      <w:r w:rsidRPr="00457B8F">
        <w:t>목록에서 하위 항목의 들여쓰기는 각 수준에 맞게 작성해야 합니다. 그렇지 않으면, 하위항목이 의도한 대로 해석되지 않을 수도 있습니다.</w:t>
      </w:r>
    </w:p>
    <w:p w14:paraId="5BE1CE3B" w14:textId="0842CB9E" w:rsidR="0004651C" w:rsidRPr="00457B8F" w:rsidRDefault="0004651C" w:rsidP="00357C1A">
      <w:pPr>
        <w:widowControl w:val="0"/>
        <w:wordWrap w:val="0"/>
        <w:autoSpaceDE w:val="0"/>
        <w:autoSpaceDN w:val="0"/>
        <w:spacing w:after="160"/>
      </w:pPr>
      <w:r>
        <w:rPr>
          <w:rFonts w:hint="eastAsia"/>
        </w:rPr>
        <w:lastRenderedPageBreak/>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69909B47"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5F0F1D95" w14:textId="77777777" w:rsidR="00357C1A" w:rsidRPr="00457B8F" w:rsidRDefault="00357C1A" w:rsidP="00E12D5E">
            <w:pPr>
              <w:widowControl w:val="0"/>
              <w:wordWrap w:val="0"/>
              <w:autoSpaceDE w:val="0"/>
              <w:autoSpaceDN w:val="0"/>
              <w:spacing w:after="160"/>
            </w:pPr>
            <w:r w:rsidRPr="00457B8F">
              <w:t>1. A</w:t>
            </w:r>
          </w:p>
          <w:p w14:paraId="61EED649" w14:textId="77777777" w:rsidR="00357C1A" w:rsidRPr="00457B8F" w:rsidRDefault="00357C1A" w:rsidP="00E12D5E">
            <w:pPr>
              <w:widowControl w:val="0"/>
              <w:wordWrap w:val="0"/>
              <w:autoSpaceDE w:val="0"/>
              <w:autoSpaceDN w:val="0"/>
              <w:spacing w:after="160"/>
            </w:pPr>
          </w:p>
          <w:p w14:paraId="229FA3B6" w14:textId="77777777" w:rsidR="00357C1A" w:rsidRPr="00457B8F" w:rsidRDefault="00357C1A" w:rsidP="00E12D5E">
            <w:pPr>
              <w:widowControl w:val="0"/>
              <w:wordWrap w:val="0"/>
              <w:autoSpaceDE w:val="0"/>
              <w:autoSpaceDN w:val="0"/>
              <w:spacing w:after="160"/>
            </w:pPr>
            <w:r w:rsidRPr="00457B8F">
              <w:t xml:space="preserve">   </w:t>
            </w:r>
            <w:proofErr w:type="gramStart"/>
            <w:r w:rsidRPr="00457B8F">
              <w:t>A 의</w:t>
            </w:r>
            <w:proofErr w:type="gramEnd"/>
            <w:r w:rsidRPr="00457B8F">
              <w:t xml:space="preserve"> 하위 항목. Tab1을 사용했습니다.</w:t>
            </w:r>
          </w:p>
          <w:p w14:paraId="615833E3" w14:textId="77777777" w:rsidR="00357C1A" w:rsidRPr="00457B8F" w:rsidRDefault="00357C1A" w:rsidP="00E12D5E">
            <w:pPr>
              <w:widowControl w:val="0"/>
              <w:wordWrap w:val="0"/>
              <w:autoSpaceDE w:val="0"/>
              <w:autoSpaceDN w:val="0"/>
              <w:spacing w:after="160"/>
            </w:pPr>
          </w:p>
          <w:p w14:paraId="0FCB8334" w14:textId="77777777" w:rsidR="00357C1A" w:rsidRPr="00457B8F" w:rsidRDefault="00357C1A" w:rsidP="00E12D5E">
            <w:pPr>
              <w:widowControl w:val="0"/>
              <w:wordWrap w:val="0"/>
              <w:autoSpaceDE w:val="0"/>
              <w:autoSpaceDN w:val="0"/>
              <w:spacing w:after="160"/>
            </w:pPr>
            <w:r w:rsidRPr="00457B8F">
              <w:t xml:space="preserve">   * A Child1. Tab1을 사용했습니다. </w:t>
            </w:r>
          </w:p>
          <w:p w14:paraId="0D751F69" w14:textId="77777777" w:rsidR="00357C1A" w:rsidRPr="00457B8F" w:rsidRDefault="00357C1A" w:rsidP="00E12D5E">
            <w:pPr>
              <w:widowControl w:val="0"/>
              <w:wordWrap w:val="0"/>
              <w:autoSpaceDE w:val="0"/>
              <w:autoSpaceDN w:val="0"/>
              <w:spacing w:after="160"/>
            </w:pPr>
          </w:p>
          <w:p w14:paraId="6142B77D" w14:textId="77777777" w:rsidR="00357C1A" w:rsidRPr="00457B8F" w:rsidRDefault="00357C1A" w:rsidP="00E12D5E">
            <w:pPr>
              <w:widowControl w:val="0"/>
              <w:wordWrap w:val="0"/>
              <w:autoSpaceDE w:val="0"/>
              <w:autoSpaceDN w:val="0"/>
              <w:spacing w:after="160"/>
            </w:pPr>
            <w:r w:rsidRPr="00457B8F">
              <w:t xml:space="preserve">   * A Child2. Tab2을 사용했습니다.</w:t>
            </w:r>
          </w:p>
          <w:p w14:paraId="57862707" w14:textId="77777777" w:rsidR="00357C1A" w:rsidRPr="00457B8F" w:rsidRDefault="00357C1A" w:rsidP="00E12D5E">
            <w:pPr>
              <w:widowControl w:val="0"/>
              <w:wordWrap w:val="0"/>
              <w:autoSpaceDE w:val="0"/>
              <w:autoSpaceDN w:val="0"/>
              <w:spacing w:after="160"/>
            </w:pPr>
          </w:p>
          <w:p w14:paraId="5094119B" w14:textId="77777777" w:rsidR="00357C1A" w:rsidRPr="00457B8F" w:rsidRDefault="00357C1A" w:rsidP="00E12D5E">
            <w:pPr>
              <w:widowControl w:val="0"/>
              <w:wordWrap w:val="0"/>
              <w:autoSpaceDE w:val="0"/>
              <w:autoSpaceDN w:val="0"/>
              <w:spacing w:after="160"/>
            </w:pPr>
            <w:r w:rsidRPr="00457B8F">
              <w:rPr>
                <w:b/>
                <w:bCs/>
              </w:rPr>
              <w:t>**(오류)**</w:t>
            </w:r>
            <w:r w:rsidRPr="00457B8F">
              <w:t xml:space="preserve"> A Child2 하위항목인데 아무런 들여쓰기를 하지 않았습니다.</w:t>
            </w:r>
          </w:p>
          <w:p w14:paraId="5B744DE2" w14:textId="77777777" w:rsidR="00357C1A" w:rsidRPr="00457B8F" w:rsidRDefault="00357C1A" w:rsidP="00E12D5E">
            <w:pPr>
              <w:widowControl w:val="0"/>
              <w:wordWrap w:val="0"/>
              <w:autoSpaceDE w:val="0"/>
              <w:autoSpaceDN w:val="0"/>
              <w:spacing w:after="160"/>
            </w:pPr>
          </w:p>
          <w:p w14:paraId="17DCCA7E" w14:textId="77777777" w:rsidR="00357C1A" w:rsidRPr="00457B8F" w:rsidRDefault="00357C1A" w:rsidP="00E12D5E">
            <w:pPr>
              <w:widowControl w:val="0"/>
              <w:wordWrap w:val="0"/>
              <w:autoSpaceDE w:val="0"/>
              <w:autoSpaceDN w:val="0"/>
              <w:spacing w:after="160"/>
            </w:pPr>
            <w:r w:rsidRPr="00457B8F">
              <w:rPr>
                <w:b/>
                <w:bCs/>
              </w:rPr>
              <w:t>**(오류)**</w:t>
            </w:r>
            <w:r w:rsidRPr="00457B8F">
              <w:t xml:space="preserve"> A의 하위항목인데 들여쓰기를 하지 </w:t>
            </w:r>
            <w:proofErr w:type="gramStart"/>
            <w:r w:rsidRPr="00457B8F">
              <w:t>않았습니다.(튀어 나와</w:t>
            </w:r>
            <w:proofErr w:type="gramEnd"/>
            <w:r w:rsidRPr="00457B8F">
              <w:t xml:space="preserve"> 보이고, Markdown 변환기에 따라 하기 2번째 목록이고, Markdown 변환기에 따라 하기 2번째 목록이 1로 초기화 될 수도 있습니다.)</w:t>
            </w:r>
          </w:p>
          <w:p w14:paraId="0C511320" w14:textId="77777777" w:rsidR="00357C1A" w:rsidRPr="00457B8F" w:rsidRDefault="00357C1A" w:rsidP="00E12D5E">
            <w:pPr>
              <w:widowControl w:val="0"/>
              <w:wordWrap w:val="0"/>
              <w:autoSpaceDE w:val="0"/>
              <w:autoSpaceDN w:val="0"/>
              <w:spacing w:after="160"/>
            </w:pPr>
          </w:p>
          <w:p w14:paraId="1D5773D1" w14:textId="77777777" w:rsidR="00357C1A" w:rsidRDefault="00357C1A" w:rsidP="00E12D5E">
            <w:pPr>
              <w:widowControl w:val="0"/>
              <w:wordWrap w:val="0"/>
              <w:autoSpaceDE w:val="0"/>
              <w:autoSpaceDN w:val="0"/>
              <w:spacing w:after="160"/>
            </w:pPr>
            <w:r w:rsidRPr="00457B8F">
              <w:t xml:space="preserve">2. </w:t>
            </w:r>
            <w:r w:rsidRPr="00457B8F">
              <w:rPr>
                <w:b/>
                <w:bCs/>
              </w:rPr>
              <w:t>**(오류)**</w:t>
            </w:r>
            <w:r w:rsidRPr="00457B8F">
              <w:t xml:space="preserve"> B(숫자가 1이 될 수 있습니다.)</w:t>
            </w:r>
          </w:p>
          <w:p w14:paraId="2135FC1F" w14:textId="55E4220E" w:rsidR="0004651C" w:rsidRPr="00457B8F" w:rsidRDefault="0004651C" w:rsidP="00E12D5E">
            <w:pPr>
              <w:widowControl w:val="0"/>
              <w:wordWrap w:val="0"/>
              <w:autoSpaceDE w:val="0"/>
              <w:autoSpaceDN w:val="0"/>
              <w:spacing w:after="160"/>
            </w:pPr>
            <w:r>
              <w:rPr>
                <w:rFonts w:hint="eastAsia"/>
                <w:b/>
                <w:bCs/>
              </w:rPr>
              <w:t>```</w:t>
            </w:r>
          </w:p>
          <w:p w14:paraId="3F02CD73" w14:textId="77777777" w:rsidR="00357C1A" w:rsidRPr="00457B8F" w:rsidRDefault="00357C1A" w:rsidP="00E12D5E">
            <w:pPr>
              <w:widowControl w:val="0"/>
              <w:wordWrap w:val="0"/>
              <w:autoSpaceDE w:val="0"/>
              <w:autoSpaceDN w:val="0"/>
              <w:spacing w:after="160"/>
            </w:pPr>
          </w:p>
        </w:tc>
      </w:tr>
    </w:tbl>
    <w:p w14:paraId="6BA1DF36" w14:textId="77777777" w:rsidR="00357C1A" w:rsidRPr="00457B8F" w:rsidRDefault="00357C1A" w:rsidP="00357C1A">
      <w:pPr>
        <w:widowControl w:val="0"/>
        <w:wordWrap w:val="0"/>
        <w:autoSpaceDE w:val="0"/>
        <w:autoSpaceDN w:val="0"/>
        <w:spacing w:after="160"/>
      </w:pPr>
      <w:r w:rsidRPr="00457B8F">
        <w:t>Markdown 변환기에 따라 </w:t>
      </w:r>
      <w:r w:rsidRPr="00457B8F">
        <w:rPr>
          <w:b/>
          <w:bCs/>
        </w:rPr>
        <w:t>오류</w:t>
      </w:r>
      <w:r w:rsidRPr="00457B8F">
        <w:t> 부분이 다르게 나올 수 있습니다.</w:t>
      </w:r>
    </w:p>
    <w:p w14:paraId="3BFD1474" w14:textId="77777777" w:rsidR="00357C1A" w:rsidRPr="00457B8F" w:rsidRDefault="00357C1A" w:rsidP="00357C1A">
      <w:pPr>
        <w:widowControl w:val="0"/>
        <w:numPr>
          <w:ilvl w:val="0"/>
          <w:numId w:val="82"/>
        </w:numPr>
        <w:wordWrap w:val="0"/>
        <w:autoSpaceDE w:val="0"/>
        <w:autoSpaceDN w:val="0"/>
        <w:spacing w:after="160"/>
      </w:pPr>
      <w:r w:rsidRPr="00457B8F">
        <w:t>A</w:t>
      </w:r>
    </w:p>
    <w:p w14:paraId="7706671A" w14:textId="77777777" w:rsidR="00357C1A" w:rsidRPr="00457B8F" w:rsidRDefault="00357C1A" w:rsidP="00357C1A">
      <w:pPr>
        <w:widowControl w:val="0"/>
        <w:wordWrap w:val="0"/>
        <w:autoSpaceDE w:val="0"/>
        <w:autoSpaceDN w:val="0"/>
        <w:spacing w:after="160"/>
      </w:pPr>
      <w:proofErr w:type="gramStart"/>
      <w:r w:rsidRPr="00457B8F">
        <w:t>A 의</w:t>
      </w:r>
      <w:proofErr w:type="gramEnd"/>
      <w:r w:rsidRPr="00457B8F">
        <w:t xml:space="preserve"> 하위 항목. Tab1을 사용했습니다.</w:t>
      </w:r>
    </w:p>
    <w:p w14:paraId="4BAE3CCB" w14:textId="77777777" w:rsidR="00357C1A" w:rsidRPr="00457B8F" w:rsidRDefault="00357C1A" w:rsidP="00357C1A">
      <w:pPr>
        <w:widowControl w:val="0"/>
        <w:numPr>
          <w:ilvl w:val="1"/>
          <w:numId w:val="82"/>
        </w:numPr>
        <w:wordWrap w:val="0"/>
        <w:autoSpaceDE w:val="0"/>
        <w:autoSpaceDN w:val="0"/>
        <w:spacing w:after="160"/>
      </w:pPr>
      <w:r w:rsidRPr="00457B8F">
        <w:t>A Child1. Tab1을 사용했습니다.</w:t>
      </w:r>
    </w:p>
    <w:p w14:paraId="765F0465" w14:textId="77777777" w:rsidR="00357C1A" w:rsidRPr="00457B8F" w:rsidRDefault="00357C1A" w:rsidP="00357C1A">
      <w:pPr>
        <w:widowControl w:val="0"/>
        <w:numPr>
          <w:ilvl w:val="1"/>
          <w:numId w:val="82"/>
        </w:numPr>
        <w:wordWrap w:val="0"/>
        <w:autoSpaceDE w:val="0"/>
        <w:autoSpaceDN w:val="0"/>
        <w:spacing w:after="160"/>
      </w:pPr>
      <w:r w:rsidRPr="00457B8F">
        <w:t>A Child2. Tab2을 사용했습니다.</w:t>
      </w:r>
    </w:p>
    <w:p w14:paraId="36388FED" w14:textId="77777777" w:rsidR="00357C1A" w:rsidRPr="00457B8F" w:rsidRDefault="00357C1A" w:rsidP="00357C1A">
      <w:pPr>
        <w:widowControl w:val="0"/>
        <w:wordWrap w:val="0"/>
        <w:autoSpaceDE w:val="0"/>
        <w:autoSpaceDN w:val="0"/>
        <w:spacing w:after="160"/>
      </w:pPr>
      <w:r w:rsidRPr="00457B8F">
        <w:rPr>
          <w:b/>
          <w:bCs/>
        </w:rPr>
        <w:t>(오류)</w:t>
      </w:r>
      <w:r w:rsidRPr="00457B8F">
        <w:t> A Child2 하위항목인데 아무런 들여쓰기를 하지 않았습니다.</w:t>
      </w:r>
    </w:p>
    <w:p w14:paraId="32F64D0B" w14:textId="77777777" w:rsidR="00357C1A" w:rsidRPr="00457B8F" w:rsidRDefault="00357C1A" w:rsidP="00357C1A">
      <w:pPr>
        <w:widowControl w:val="0"/>
        <w:wordWrap w:val="0"/>
        <w:autoSpaceDE w:val="0"/>
        <w:autoSpaceDN w:val="0"/>
        <w:spacing w:after="160"/>
      </w:pPr>
      <w:r w:rsidRPr="00457B8F">
        <w:rPr>
          <w:b/>
          <w:bCs/>
        </w:rPr>
        <w:t>(오류)</w:t>
      </w:r>
      <w:r w:rsidRPr="00457B8F">
        <w:t xml:space="preserve"> A의 하위항목인데 들여쓰기를 하지 </w:t>
      </w:r>
      <w:proofErr w:type="gramStart"/>
      <w:r w:rsidRPr="00457B8F">
        <w:t>않았습니다.(튀어 나와</w:t>
      </w:r>
      <w:proofErr w:type="gramEnd"/>
      <w:r w:rsidRPr="00457B8F">
        <w:t xml:space="preserve"> 보이고, Markdown 변환기에 따라 하기 2번째 목록이고, Markdown 변환기에 따라 하기 2번째 목록이 1로 초기화 될 수도 있습니다.)</w:t>
      </w:r>
    </w:p>
    <w:p w14:paraId="2DF65F96" w14:textId="77777777" w:rsidR="00357C1A" w:rsidRPr="00457B8F" w:rsidRDefault="00357C1A" w:rsidP="00357C1A">
      <w:pPr>
        <w:widowControl w:val="0"/>
        <w:numPr>
          <w:ilvl w:val="0"/>
          <w:numId w:val="83"/>
        </w:numPr>
        <w:wordWrap w:val="0"/>
        <w:autoSpaceDE w:val="0"/>
        <w:autoSpaceDN w:val="0"/>
        <w:spacing w:after="160"/>
      </w:pPr>
      <w:r w:rsidRPr="00457B8F">
        <w:rPr>
          <w:b/>
          <w:bCs/>
        </w:rPr>
        <w:t>(오류)</w:t>
      </w:r>
      <w:r w:rsidRPr="00457B8F">
        <w:t> B(숫자가 1이 될 수 있습니다.)</w:t>
      </w:r>
    </w:p>
    <w:p w14:paraId="5FBDC6FF" w14:textId="77777777" w:rsidR="00357C1A" w:rsidRPr="00457B8F" w:rsidRDefault="00357C1A" w:rsidP="00357C1A">
      <w:pPr>
        <w:widowControl w:val="0"/>
        <w:wordWrap w:val="0"/>
        <w:autoSpaceDE w:val="0"/>
        <w:autoSpaceDN w:val="0"/>
        <w:spacing w:after="160"/>
      </w:pPr>
      <w:r w:rsidRPr="00457B8F">
        <w:t>다음과 같이 들여쓰기를 맞추면 의도한 대로 해석됩니다.</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4278D54E"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0E8805BF" w14:textId="77777777" w:rsidR="00357C1A" w:rsidRPr="00457B8F" w:rsidRDefault="00357C1A" w:rsidP="00E12D5E">
            <w:pPr>
              <w:widowControl w:val="0"/>
              <w:wordWrap w:val="0"/>
              <w:autoSpaceDE w:val="0"/>
              <w:autoSpaceDN w:val="0"/>
              <w:spacing w:after="160"/>
            </w:pPr>
            <w:r w:rsidRPr="00457B8F">
              <w:t>1. A</w:t>
            </w:r>
          </w:p>
          <w:p w14:paraId="13513373" w14:textId="77777777" w:rsidR="00357C1A" w:rsidRPr="00457B8F" w:rsidRDefault="00357C1A" w:rsidP="00E12D5E">
            <w:pPr>
              <w:widowControl w:val="0"/>
              <w:wordWrap w:val="0"/>
              <w:autoSpaceDE w:val="0"/>
              <w:autoSpaceDN w:val="0"/>
              <w:spacing w:after="160"/>
            </w:pPr>
          </w:p>
          <w:p w14:paraId="2D2F8C0F" w14:textId="77777777" w:rsidR="00357C1A" w:rsidRPr="00457B8F" w:rsidRDefault="00357C1A" w:rsidP="00E12D5E">
            <w:pPr>
              <w:widowControl w:val="0"/>
              <w:wordWrap w:val="0"/>
              <w:autoSpaceDE w:val="0"/>
              <w:autoSpaceDN w:val="0"/>
              <w:spacing w:after="160"/>
            </w:pPr>
            <w:r w:rsidRPr="00457B8F">
              <w:lastRenderedPageBreak/>
              <w:t xml:space="preserve">   </w:t>
            </w:r>
            <w:proofErr w:type="gramStart"/>
            <w:r w:rsidRPr="00457B8F">
              <w:t>A 의</w:t>
            </w:r>
            <w:proofErr w:type="gramEnd"/>
            <w:r w:rsidRPr="00457B8F">
              <w:t xml:space="preserve"> 하위 항목. Tab1을 사용했습니다.</w:t>
            </w:r>
          </w:p>
          <w:p w14:paraId="141CE7A8" w14:textId="77777777" w:rsidR="00357C1A" w:rsidRPr="00457B8F" w:rsidRDefault="00357C1A" w:rsidP="00E12D5E">
            <w:pPr>
              <w:widowControl w:val="0"/>
              <w:wordWrap w:val="0"/>
              <w:autoSpaceDE w:val="0"/>
              <w:autoSpaceDN w:val="0"/>
              <w:spacing w:after="160"/>
            </w:pPr>
            <w:r w:rsidRPr="00457B8F">
              <w:t xml:space="preserve">   </w:t>
            </w:r>
          </w:p>
          <w:p w14:paraId="33EFC118" w14:textId="77777777" w:rsidR="00357C1A" w:rsidRPr="00457B8F" w:rsidRDefault="00357C1A" w:rsidP="00E12D5E">
            <w:pPr>
              <w:widowControl w:val="0"/>
              <w:wordWrap w:val="0"/>
              <w:autoSpaceDE w:val="0"/>
              <w:autoSpaceDN w:val="0"/>
              <w:spacing w:after="160"/>
            </w:pPr>
            <w:r w:rsidRPr="00457B8F">
              <w:t xml:space="preserve">   * A Child1. 탭을 사용했습니다.</w:t>
            </w:r>
          </w:p>
          <w:p w14:paraId="0FCF7DE1" w14:textId="77777777" w:rsidR="00357C1A" w:rsidRPr="00457B8F" w:rsidRDefault="00357C1A" w:rsidP="00E12D5E">
            <w:pPr>
              <w:widowControl w:val="0"/>
              <w:wordWrap w:val="0"/>
              <w:autoSpaceDE w:val="0"/>
              <w:autoSpaceDN w:val="0"/>
              <w:spacing w:after="160"/>
            </w:pPr>
          </w:p>
          <w:p w14:paraId="261CD125" w14:textId="77777777" w:rsidR="00357C1A" w:rsidRPr="00457B8F" w:rsidRDefault="00357C1A" w:rsidP="00E12D5E">
            <w:pPr>
              <w:widowControl w:val="0"/>
              <w:wordWrap w:val="0"/>
              <w:autoSpaceDE w:val="0"/>
              <w:autoSpaceDN w:val="0"/>
              <w:spacing w:after="160"/>
            </w:pPr>
            <w:r w:rsidRPr="00457B8F">
              <w:t xml:space="preserve">   * A Child2. 탭을 사용했습니다.</w:t>
            </w:r>
          </w:p>
          <w:p w14:paraId="3A9038F5" w14:textId="77777777" w:rsidR="00357C1A" w:rsidRPr="00457B8F" w:rsidRDefault="00357C1A" w:rsidP="00E12D5E">
            <w:pPr>
              <w:widowControl w:val="0"/>
              <w:wordWrap w:val="0"/>
              <w:autoSpaceDE w:val="0"/>
              <w:autoSpaceDN w:val="0"/>
              <w:spacing w:after="160"/>
            </w:pPr>
          </w:p>
          <w:p w14:paraId="49E5D18A" w14:textId="77777777" w:rsidR="00357C1A" w:rsidRPr="00457B8F" w:rsidRDefault="00357C1A" w:rsidP="00E12D5E">
            <w:pPr>
              <w:widowControl w:val="0"/>
              <w:wordWrap w:val="0"/>
              <w:autoSpaceDE w:val="0"/>
              <w:autoSpaceDN w:val="0"/>
              <w:spacing w:after="160"/>
            </w:pPr>
            <w:r w:rsidRPr="00457B8F">
              <w:t xml:space="preserve">      **(정상)** A Child2 하위항목이어서 Tab2</w:t>
            </w:r>
          </w:p>
          <w:p w14:paraId="10A4805D" w14:textId="77777777" w:rsidR="00357C1A" w:rsidRPr="00457B8F" w:rsidRDefault="00357C1A" w:rsidP="00E12D5E">
            <w:pPr>
              <w:widowControl w:val="0"/>
              <w:wordWrap w:val="0"/>
              <w:autoSpaceDE w:val="0"/>
              <w:autoSpaceDN w:val="0"/>
              <w:spacing w:after="160"/>
            </w:pPr>
          </w:p>
          <w:p w14:paraId="11DD3279" w14:textId="77777777" w:rsidR="00357C1A" w:rsidRPr="00457B8F" w:rsidRDefault="00357C1A" w:rsidP="00E12D5E">
            <w:pPr>
              <w:widowControl w:val="0"/>
              <w:wordWrap w:val="0"/>
              <w:autoSpaceDE w:val="0"/>
              <w:autoSpaceDN w:val="0"/>
              <w:spacing w:after="160"/>
            </w:pPr>
            <w:r w:rsidRPr="00457B8F">
              <w:t xml:space="preserve">   </w:t>
            </w:r>
            <w:r w:rsidRPr="00457B8F">
              <w:rPr>
                <w:b/>
                <w:bCs/>
              </w:rPr>
              <w:t>**(정상)**</w:t>
            </w:r>
            <w:r w:rsidRPr="00457B8F">
              <w:t xml:space="preserve"> A의 하위항목이어서 Tab1</w:t>
            </w:r>
          </w:p>
          <w:p w14:paraId="6DE618C2" w14:textId="77777777" w:rsidR="00357C1A" w:rsidRPr="00457B8F" w:rsidRDefault="00357C1A" w:rsidP="00E12D5E">
            <w:pPr>
              <w:widowControl w:val="0"/>
              <w:wordWrap w:val="0"/>
              <w:autoSpaceDE w:val="0"/>
              <w:autoSpaceDN w:val="0"/>
              <w:spacing w:after="160"/>
            </w:pPr>
          </w:p>
          <w:p w14:paraId="2F50AB49" w14:textId="77777777" w:rsidR="00357C1A" w:rsidRPr="00457B8F" w:rsidRDefault="00357C1A" w:rsidP="00E12D5E">
            <w:pPr>
              <w:widowControl w:val="0"/>
              <w:wordWrap w:val="0"/>
              <w:autoSpaceDE w:val="0"/>
              <w:autoSpaceDN w:val="0"/>
              <w:spacing w:after="160"/>
            </w:pPr>
            <w:r w:rsidRPr="00457B8F">
              <w:t xml:space="preserve">2. </w:t>
            </w:r>
            <w:r w:rsidRPr="00457B8F">
              <w:rPr>
                <w:b/>
                <w:bCs/>
              </w:rPr>
              <w:t>**(정상)**</w:t>
            </w:r>
            <w:r w:rsidRPr="00457B8F">
              <w:t xml:space="preserve"> B</w:t>
            </w:r>
          </w:p>
          <w:p w14:paraId="44C7DD12" w14:textId="77777777" w:rsidR="00357C1A" w:rsidRPr="00457B8F" w:rsidRDefault="00357C1A" w:rsidP="00E12D5E">
            <w:pPr>
              <w:widowControl w:val="0"/>
              <w:wordWrap w:val="0"/>
              <w:autoSpaceDE w:val="0"/>
              <w:autoSpaceDN w:val="0"/>
              <w:spacing w:after="160"/>
            </w:pPr>
          </w:p>
        </w:tc>
      </w:tr>
    </w:tbl>
    <w:p w14:paraId="309BDC0A" w14:textId="77777777" w:rsidR="00357C1A" w:rsidRPr="00457B8F" w:rsidRDefault="00357C1A" w:rsidP="00357C1A">
      <w:pPr>
        <w:widowControl w:val="0"/>
        <w:numPr>
          <w:ilvl w:val="0"/>
          <w:numId w:val="84"/>
        </w:numPr>
        <w:wordWrap w:val="0"/>
        <w:autoSpaceDE w:val="0"/>
        <w:autoSpaceDN w:val="0"/>
        <w:spacing w:after="160"/>
      </w:pPr>
      <w:r w:rsidRPr="00457B8F">
        <w:lastRenderedPageBreak/>
        <w:t>A</w:t>
      </w:r>
    </w:p>
    <w:p w14:paraId="66554924" w14:textId="77777777" w:rsidR="00357C1A" w:rsidRPr="00457B8F" w:rsidRDefault="00357C1A" w:rsidP="00357C1A">
      <w:pPr>
        <w:widowControl w:val="0"/>
        <w:wordWrap w:val="0"/>
        <w:autoSpaceDE w:val="0"/>
        <w:autoSpaceDN w:val="0"/>
        <w:spacing w:after="160"/>
      </w:pPr>
      <w:proofErr w:type="gramStart"/>
      <w:r w:rsidRPr="00457B8F">
        <w:t>A 의</w:t>
      </w:r>
      <w:proofErr w:type="gramEnd"/>
      <w:r w:rsidRPr="00457B8F">
        <w:t xml:space="preserve"> 하위 항목. Tab1을 사용했습니다.</w:t>
      </w:r>
    </w:p>
    <w:p w14:paraId="70E3DE4A" w14:textId="77777777" w:rsidR="00357C1A" w:rsidRPr="00457B8F" w:rsidRDefault="00357C1A" w:rsidP="00357C1A">
      <w:pPr>
        <w:widowControl w:val="0"/>
        <w:numPr>
          <w:ilvl w:val="1"/>
          <w:numId w:val="84"/>
        </w:numPr>
        <w:wordWrap w:val="0"/>
        <w:autoSpaceDE w:val="0"/>
        <w:autoSpaceDN w:val="0"/>
        <w:spacing w:after="160"/>
      </w:pPr>
      <w:r w:rsidRPr="00457B8F">
        <w:t>A Child1. 탭을 사용했습니다.</w:t>
      </w:r>
    </w:p>
    <w:p w14:paraId="70D3B285" w14:textId="77777777" w:rsidR="00357C1A" w:rsidRPr="00457B8F" w:rsidRDefault="00357C1A" w:rsidP="00357C1A">
      <w:pPr>
        <w:widowControl w:val="0"/>
        <w:numPr>
          <w:ilvl w:val="1"/>
          <w:numId w:val="84"/>
        </w:numPr>
        <w:wordWrap w:val="0"/>
        <w:autoSpaceDE w:val="0"/>
        <w:autoSpaceDN w:val="0"/>
        <w:spacing w:after="160"/>
      </w:pPr>
      <w:r w:rsidRPr="00457B8F">
        <w:t>A Child2. 탭을 사용했습니다.</w:t>
      </w:r>
    </w:p>
    <w:p w14:paraId="0474790E" w14:textId="77777777" w:rsidR="00357C1A" w:rsidRPr="00457B8F" w:rsidRDefault="00357C1A" w:rsidP="00357C1A">
      <w:pPr>
        <w:widowControl w:val="0"/>
        <w:wordWrap w:val="0"/>
        <w:autoSpaceDE w:val="0"/>
        <w:autoSpaceDN w:val="0"/>
        <w:spacing w:after="160"/>
      </w:pPr>
      <w:r w:rsidRPr="00457B8F">
        <w:rPr>
          <w:b/>
          <w:bCs/>
        </w:rPr>
        <w:t>(정상)</w:t>
      </w:r>
      <w:r w:rsidRPr="00457B8F">
        <w:t> A Child2 하위항목이어서 Tab2</w:t>
      </w:r>
    </w:p>
    <w:p w14:paraId="0354AE62" w14:textId="77777777" w:rsidR="00357C1A" w:rsidRPr="00457B8F" w:rsidRDefault="00357C1A" w:rsidP="00357C1A">
      <w:pPr>
        <w:widowControl w:val="0"/>
        <w:wordWrap w:val="0"/>
        <w:autoSpaceDE w:val="0"/>
        <w:autoSpaceDN w:val="0"/>
        <w:spacing w:after="160"/>
      </w:pPr>
      <w:r w:rsidRPr="00457B8F">
        <w:rPr>
          <w:b/>
          <w:bCs/>
        </w:rPr>
        <w:t>(정상)</w:t>
      </w:r>
      <w:r w:rsidRPr="00457B8F">
        <w:t> A의 하위항목이어서 Tab1</w:t>
      </w:r>
    </w:p>
    <w:p w14:paraId="62B2A417" w14:textId="77777777" w:rsidR="00357C1A" w:rsidRPr="00457B8F" w:rsidRDefault="00357C1A" w:rsidP="00357C1A">
      <w:pPr>
        <w:widowControl w:val="0"/>
        <w:numPr>
          <w:ilvl w:val="0"/>
          <w:numId w:val="84"/>
        </w:numPr>
        <w:wordWrap w:val="0"/>
        <w:autoSpaceDE w:val="0"/>
        <w:autoSpaceDN w:val="0"/>
        <w:spacing w:after="160"/>
      </w:pPr>
      <w:r w:rsidRPr="00457B8F">
        <w:rPr>
          <w:b/>
          <w:bCs/>
        </w:rPr>
        <w:t>(정상)</w:t>
      </w:r>
      <w:r w:rsidRPr="00457B8F">
        <w:t> B</w:t>
      </w:r>
    </w:p>
    <w:p w14:paraId="65581406" w14:textId="77777777" w:rsidR="0004651C" w:rsidRDefault="0004651C" w:rsidP="00357C1A">
      <w:pPr>
        <w:widowControl w:val="0"/>
        <w:wordWrap w:val="0"/>
        <w:autoSpaceDE w:val="0"/>
        <w:autoSpaceDN w:val="0"/>
        <w:spacing w:after="160"/>
        <w:rPr>
          <w:b/>
          <w:bCs/>
        </w:rPr>
      </w:pPr>
    </w:p>
    <w:p w14:paraId="7A4DF2ED" w14:textId="6512F634"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체크박스</w:t>
      </w:r>
      <w:r w:rsidRPr="00457B8F">
        <w:rPr>
          <w:b/>
          <w:bCs/>
        </w:rPr>
        <w:t xml:space="preserve"> </w:t>
      </w:r>
    </w:p>
    <w:p w14:paraId="1B6D6683" w14:textId="77777777" w:rsidR="00357C1A" w:rsidRDefault="00357C1A" w:rsidP="00357C1A">
      <w:pPr>
        <w:widowControl w:val="0"/>
        <w:wordWrap w:val="0"/>
        <w:autoSpaceDE w:val="0"/>
        <w:autoSpaceDN w:val="0"/>
        <w:spacing w:after="160"/>
      </w:pPr>
      <w:proofErr w:type="gramStart"/>
      <w:r w:rsidRPr="00457B8F">
        <w:t>-[ ]</w:t>
      </w:r>
      <w:proofErr w:type="gramEnd"/>
      <w:r w:rsidRPr="00457B8F">
        <w:t> 과 x 로 체크박스를 표시합니다.</w:t>
      </w:r>
    </w:p>
    <w:p w14:paraId="6A30A055" w14:textId="42F5DC76"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06212864"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4F025F2B" w14:textId="77777777" w:rsidR="00357C1A" w:rsidRPr="00457B8F" w:rsidRDefault="00357C1A" w:rsidP="00E12D5E">
            <w:pPr>
              <w:widowControl w:val="0"/>
              <w:wordWrap w:val="0"/>
              <w:autoSpaceDE w:val="0"/>
              <w:autoSpaceDN w:val="0"/>
              <w:spacing w:after="160"/>
            </w:pPr>
            <w:r w:rsidRPr="00457B8F">
              <w:t xml:space="preserve">- </w:t>
            </w:r>
            <w:proofErr w:type="gramStart"/>
            <w:r w:rsidRPr="00457B8F">
              <w:t>[ ]</w:t>
            </w:r>
            <w:proofErr w:type="gramEnd"/>
            <w:r w:rsidRPr="00457B8F">
              <w:t xml:space="preserve"> 항목 1</w:t>
            </w:r>
          </w:p>
          <w:p w14:paraId="2909DB93" w14:textId="77777777" w:rsidR="00357C1A" w:rsidRDefault="00357C1A" w:rsidP="00E12D5E">
            <w:pPr>
              <w:widowControl w:val="0"/>
              <w:wordWrap w:val="0"/>
              <w:autoSpaceDE w:val="0"/>
              <w:autoSpaceDN w:val="0"/>
              <w:spacing w:after="160"/>
            </w:pPr>
            <w:r w:rsidRPr="00457B8F">
              <w:t>- [x] 항목 2</w:t>
            </w:r>
          </w:p>
          <w:p w14:paraId="35613265" w14:textId="195FCABF" w:rsidR="0004651C" w:rsidRPr="00457B8F" w:rsidRDefault="0004651C" w:rsidP="00E12D5E">
            <w:pPr>
              <w:widowControl w:val="0"/>
              <w:wordWrap w:val="0"/>
              <w:autoSpaceDE w:val="0"/>
              <w:autoSpaceDN w:val="0"/>
              <w:spacing w:after="160"/>
            </w:pPr>
            <w:r>
              <w:rPr>
                <w:rFonts w:hint="eastAsia"/>
              </w:rPr>
              <w:t>```</w:t>
            </w:r>
          </w:p>
          <w:p w14:paraId="7A395FE7" w14:textId="77777777" w:rsidR="00357C1A" w:rsidRPr="00457B8F" w:rsidRDefault="00357C1A" w:rsidP="00E12D5E">
            <w:pPr>
              <w:widowControl w:val="0"/>
              <w:wordWrap w:val="0"/>
              <w:autoSpaceDE w:val="0"/>
              <w:autoSpaceDN w:val="0"/>
              <w:spacing w:after="160"/>
            </w:pPr>
          </w:p>
        </w:tc>
      </w:tr>
    </w:tbl>
    <w:p w14:paraId="41174764" w14:textId="77777777" w:rsidR="00357C1A" w:rsidRPr="00457B8F" w:rsidRDefault="00357C1A" w:rsidP="00357C1A">
      <w:pPr>
        <w:widowControl w:val="0"/>
        <w:wordWrap w:val="0"/>
        <w:autoSpaceDE w:val="0"/>
        <w:autoSpaceDN w:val="0"/>
        <w:spacing w:after="160"/>
      </w:pPr>
      <w:r w:rsidRPr="00457B8F">
        <w:rPr>
          <w:b/>
          <w:bCs/>
        </w:rPr>
        <w:t>결과</w:t>
      </w:r>
    </w:p>
    <w:p w14:paraId="351A909C" w14:textId="77777777" w:rsidR="00357C1A" w:rsidRPr="00457B8F" w:rsidRDefault="00357C1A" w:rsidP="00357C1A">
      <w:pPr>
        <w:widowControl w:val="0"/>
        <w:numPr>
          <w:ilvl w:val="0"/>
          <w:numId w:val="85"/>
        </w:numPr>
        <w:wordWrap w:val="0"/>
        <w:autoSpaceDE w:val="0"/>
        <w:autoSpaceDN w:val="0"/>
        <w:spacing w:after="160"/>
      </w:pPr>
      <w:r w:rsidRPr="00457B8F">
        <w:t>항목 1</w:t>
      </w:r>
    </w:p>
    <w:p w14:paraId="572A7CDF" w14:textId="77777777" w:rsidR="00357C1A" w:rsidRPr="00457B8F" w:rsidRDefault="00357C1A" w:rsidP="00357C1A">
      <w:pPr>
        <w:widowControl w:val="0"/>
        <w:numPr>
          <w:ilvl w:val="0"/>
          <w:numId w:val="85"/>
        </w:numPr>
        <w:wordWrap w:val="0"/>
        <w:autoSpaceDE w:val="0"/>
        <w:autoSpaceDN w:val="0"/>
        <w:spacing w:after="160"/>
      </w:pPr>
      <w:r w:rsidRPr="00457B8F">
        <w:t>항목 2</w:t>
      </w:r>
    </w:p>
    <w:p w14:paraId="779FDDD7" w14:textId="77777777" w:rsidR="0004651C" w:rsidRDefault="0004651C" w:rsidP="00357C1A">
      <w:pPr>
        <w:widowControl w:val="0"/>
        <w:wordWrap w:val="0"/>
        <w:autoSpaceDE w:val="0"/>
        <w:autoSpaceDN w:val="0"/>
        <w:spacing w:after="160"/>
        <w:rPr>
          <w:b/>
          <w:bCs/>
        </w:rPr>
      </w:pPr>
    </w:p>
    <w:p w14:paraId="14056CCD" w14:textId="7EFDBE38" w:rsidR="00357C1A" w:rsidRPr="00457B8F" w:rsidRDefault="0004651C" w:rsidP="00357C1A">
      <w:pPr>
        <w:widowControl w:val="0"/>
        <w:wordWrap w:val="0"/>
        <w:autoSpaceDE w:val="0"/>
        <w:autoSpaceDN w:val="0"/>
        <w:spacing w:after="160"/>
        <w:rPr>
          <w:b/>
          <w:bCs/>
        </w:rPr>
      </w:pPr>
      <w:r>
        <w:rPr>
          <w:rFonts w:hint="eastAsia"/>
          <w:b/>
          <w:bCs/>
        </w:rPr>
        <w:lastRenderedPageBreak/>
        <w:t xml:space="preserve">□ </w:t>
      </w:r>
      <w:r w:rsidR="00357C1A" w:rsidRPr="00457B8F">
        <w:rPr>
          <w:b/>
          <w:bCs/>
        </w:rPr>
        <w:t>접기/펼치기</w:t>
      </w:r>
      <w:r w:rsidRPr="00457B8F">
        <w:rPr>
          <w:b/>
          <w:bCs/>
        </w:rPr>
        <w:t xml:space="preserve"> </w:t>
      </w:r>
    </w:p>
    <w:p w14:paraId="2F2BBCA1" w14:textId="77777777" w:rsidR="00357C1A" w:rsidRDefault="00357C1A" w:rsidP="00357C1A">
      <w:pPr>
        <w:widowControl w:val="0"/>
        <w:wordWrap w:val="0"/>
        <w:autoSpaceDE w:val="0"/>
        <w:autoSpaceDN w:val="0"/>
        <w:spacing w:after="160"/>
      </w:pPr>
      <w:r w:rsidRPr="00457B8F">
        <w:t>하기 태그로 접기/펼치기를 구성합니다.</w:t>
      </w:r>
    </w:p>
    <w:p w14:paraId="6A0E9C50" w14:textId="20E3C216"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3EB02C78"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3BF04341" w14:textId="77777777" w:rsidR="00357C1A" w:rsidRPr="00457B8F" w:rsidRDefault="00357C1A" w:rsidP="00E12D5E">
            <w:pPr>
              <w:widowControl w:val="0"/>
              <w:wordWrap w:val="0"/>
              <w:autoSpaceDE w:val="0"/>
              <w:autoSpaceDN w:val="0"/>
              <w:spacing w:after="160"/>
            </w:pPr>
            <w:r w:rsidRPr="00457B8F">
              <w:t>&lt;details&gt;</w:t>
            </w:r>
          </w:p>
          <w:p w14:paraId="0B50FB7E" w14:textId="77777777" w:rsidR="00357C1A" w:rsidRPr="00457B8F" w:rsidRDefault="00357C1A" w:rsidP="00E12D5E">
            <w:pPr>
              <w:widowControl w:val="0"/>
              <w:wordWrap w:val="0"/>
              <w:autoSpaceDE w:val="0"/>
              <w:autoSpaceDN w:val="0"/>
              <w:spacing w:after="160"/>
            </w:pPr>
            <w:r w:rsidRPr="00457B8F">
              <w:t>&lt;summary&gt;접기/펼치기&lt;/summary&gt;</w:t>
            </w:r>
          </w:p>
          <w:p w14:paraId="3CCCD34F" w14:textId="77777777" w:rsidR="00357C1A" w:rsidRPr="00457B8F" w:rsidRDefault="00357C1A" w:rsidP="00E12D5E">
            <w:pPr>
              <w:widowControl w:val="0"/>
              <w:wordWrap w:val="0"/>
              <w:autoSpaceDE w:val="0"/>
              <w:autoSpaceDN w:val="0"/>
              <w:spacing w:after="160"/>
            </w:pPr>
            <w:r w:rsidRPr="00457B8F">
              <w:t>&lt;div markdown="1"&gt;</w:t>
            </w:r>
          </w:p>
          <w:p w14:paraId="18D362EE" w14:textId="77777777" w:rsidR="00357C1A" w:rsidRPr="00457B8F" w:rsidRDefault="00357C1A" w:rsidP="00E12D5E">
            <w:pPr>
              <w:widowControl w:val="0"/>
              <w:wordWrap w:val="0"/>
              <w:autoSpaceDE w:val="0"/>
              <w:autoSpaceDN w:val="0"/>
              <w:spacing w:after="160"/>
            </w:pPr>
            <w:r w:rsidRPr="00457B8F">
              <w:t xml:space="preserve">  </w:t>
            </w:r>
          </w:p>
          <w:p w14:paraId="00870727" w14:textId="77777777" w:rsidR="00357C1A" w:rsidRPr="00457B8F" w:rsidRDefault="00357C1A" w:rsidP="00E12D5E">
            <w:pPr>
              <w:widowControl w:val="0"/>
              <w:wordWrap w:val="0"/>
              <w:autoSpaceDE w:val="0"/>
              <w:autoSpaceDN w:val="0"/>
              <w:spacing w:after="160"/>
            </w:pPr>
            <w:r w:rsidRPr="00457B8F">
              <w:t>펼쳐졌을때 표시되는 내용</w:t>
            </w:r>
          </w:p>
          <w:p w14:paraId="572A099B" w14:textId="77777777" w:rsidR="00357C1A" w:rsidRPr="00457B8F" w:rsidRDefault="00357C1A" w:rsidP="00E12D5E">
            <w:pPr>
              <w:widowControl w:val="0"/>
              <w:wordWrap w:val="0"/>
              <w:autoSpaceDE w:val="0"/>
              <w:autoSpaceDN w:val="0"/>
              <w:spacing w:after="160"/>
            </w:pPr>
            <w:r w:rsidRPr="00457B8F">
              <w:t xml:space="preserve">  </w:t>
            </w:r>
          </w:p>
          <w:p w14:paraId="02BF601F" w14:textId="77777777" w:rsidR="00357C1A" w:rsidRPr="00457B8F" w:rsidRDefault="00357C1A" w:rsidP="00E12D5E">
            <w:pPr>
              <w:widowControl w:val="0"/>
              <w:wordWrap w:val="0"/>
              <w:autoSpaceDE w:val="0"/>
              <w:autoSpaceDN w:val="0"/>
              <w:spacing w:after="160"/>
            </w:pPr>
            <w:r w:rsidRPr="00457B8F">
              <w:t>&lt;/div&gt;</w:t>
            </w:r>
          </w:p>
          <w:p w14:paraId="02D737EB" w14:textId="77777777" w:rsidR="00357C1A" w:rsidRDefault="00357C1A" w:rsidP="00E12D5E">
            <w:pPr>
              <w:widowControl w:val="0"/>
              <w:wordWrap w:val="0"/>
              <w:autoSpaceDE w:val="0"/>
              <w:autoSpaceDN w:val="0"/>
              <w:spacing w:after="160"/>
            </w:pPr>
            <w:r w:rsidRPr="00457B8F">
              <w:t>&lt;/details&gt;</w:t>
            </w:r>
          </w:p>
          <w:p w14:paraId="0998E274" w14:textId="030EB672" w:rsidR="0004651C" w:rsidRPr="00457B8F" w:rsidRDefault="0004651C" w:rsidP="00E12D5E">
            <w:pPr>
              <w:widowControl w:val="0"/>
              <w:wordWrap w:val="0"/>
              <w:autoSpaceDE w:val="0"/>
              <w:autoSpaceDN w:val="0"/>
              <w:spacing w:after="160"/>
            </w:pPr>
            <w:r>
              <w:rPr>
                <w:rFonts w:hint="eastAsia"/>
              </w:rPr>
              <w:t>```</w:t>
            </w:r>
          </w:p>
          <w:p w14:paraId="1588DDC3" w14:textId="77777777" w:rsidR="00357C1A" w:rsidRPr="00457B8F" w:rsidRDefault="00357C1A" w:rsidP="00E12D5E">
            <w:pPr>
              <w:widowControl w:val="0"/>
              <w:wordWrap w:val="0"/>
              <w:autoSpaceDE w:val="0"/>
              <w:autoSpaceDN w:val="0"/>
              <w:spacing w:after="160"/>
            </w:pPr>
          </w:p>
        </w:tc>
      </w:tr>
    </w:tbl>
    <w:p w14:paraId="07A6D760" w14:textId="77777777" w:rsidR="00357C1A" w:rsidRPr="00457B8F" w:rsidRDefault="00357C1A" w:rsidP="00357C1A">
      <w:pPr>
        <w:widowControl w:val="0"/>
        <w:wordWrap w:val="0"/>
        <w:autoSpaceDE w:val="0"/>
        <w:autoSpaceDN w:val="0"/>
        <w:spacing w:after="160"/>
      </w:pPr>
      <w:r w:rsidRPr="00457B8F">
        <w:rPr>
          <w:b/>
          <w:bCs/>
        </w:rPr>
        <w:t>결과</w:t>
      </w:r>
    </w:p>
    <w:p w14:paraId="26A12EBB" w14:textId="77777777" w:rsidR="00357C1A" w:rsidRPr="00457B8F" w:rsidRDefault="00357C1A" w:rsidP="00357C1A">
      <w:pPr>
        <w:widowControl w:val="0"/>
        <w:wordWrap w:val="0"/>
        <w:autoSpaceDE w:val="0"/>
        <w:autoSpaceDN w:val="0"/>
        <w:spacing w:after="160"/>
      </w:pPr>
      <w:r w:rsidRPr="00457B8F">
        <w:t>접기/펼치기</w:t>
      </w:r>
    </w:p>
    <w:p w14:paraId="108A7FE6" w14:textId="77777777" w:rsidR="00357C1A" w:rsidRPr="00457B8F" w:rsidRDefault="00357C1A" w:rsidP="00357C1A">
      <w:pPr>
        <w:widowControl w:val="0"/>
        <w:wordWrap w:val="0"/>
        <w:autoSpaceDE w:val="0"/>
        <w:autoSpaceDN w:val="0"/>
        <w:spacing w:after="160"/>
      </w:pPr>
      <w:r w:rsidRPr="00457B8F">
        <w:t>펼쳐졌을때 표시되는 내용</w:t>
      </w:r>
    </w:p>
    <w:p w14:paraId="6ACCEAD5" w14:textId="77777777" w:rsidR="0004651C" w:rsidRDefault="0004651C" w:rsidP="00357C1A">
      <w:pPr>
        <w:widowControl w:val="0"/>
        <w:wordWrap w:val="0"/>
        <w:autoSpaceDE w:val="0"/>
        <w:autoSpaceDN w:val="0"/>
        <w:spacing w:after="160"/>
        <w:rPr>
          <w:b/>
          <w:bCs/>
        </w:rPr>
      </w:pPr>
    </w:p>
    <w:p w14:paraId="2C59445E" w14:textId="49A3F4C4"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링크</w:t>
      </w:r>
      <w:r w:rsidRPr="00457B8F">
        <w:rPr>
          <w:b/>
          <w:bCs/>
        </w:rPr>
        <w:t xml:space="preserve"> </w:t>
      </w:r>
    </w:p>
    <w:p w14:paraId="77A08B42" w14:textId="77777777" w:rsidR="00357C1A" w:rsidRDefault="00357C1A" w:rsidP="00357C1A">
      <w:pPr>
        <w:widowControl w:val="0"/>
        <w:wordWrap w:val="0"/>
        <w:autoSpaceDE w:val="0"/>
        <w:autoSpaceDN w:val="0"/>
        <w:spacing w:after="160"/>
      </w:pPr>
      <w:r w:rsidRPr="00457B8F">
        <w:t>[LinkText](URL)로 화면에 표시되는 LinkText와 실제 이동할 URL을 기재합니다.</w:t>
      </w:r>
    </w:p>
    <w:p w14:paraId="24FF1496" w14:textId="68D7A2DA"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7195B4A0"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650B5D42" w14:textId="2719E216" w:rsidR="00357C1A" w:rsidRDefault="00357C1A" w:rsidP="00E12D5E">
            <w:pPr>
              <w:widowControl w:val="0"/>
              <w:wordWrap w:val="0"/>
              <w:autoSpaceDE w:val="0"/>
              <w:autoSpaceDN w:val="0"/>
              <w:spacing w:after="160"/>
            </w:pPr>
            <w:r w:rsidRPr="00457B8F">
              <w:t>[Github](</w:t>
            </w:r>
            <w:r w:rsidR="0004651C" w:rsidRPr="0004651C">
              <w:t>https://www.github.com</w:t>
            </w:r>
            <w:r w:rsidRPr="00457B8F">
              <w:t>)</w:t>
            </w:r>
          </w:p>
          <w:p w14:paraId="2048D668" w14:textId="3FEB8ECB" w:rsidR="0004651C" w:rsidRPr="0004651C" w:rsidRDefault="0004651C" w:rsidP="00E12D5E">
            <w:pPr>
              <w:widowControl w:val="0"/>
              <w:wordWrap w:val="0"/>
              <w:autoSpaceDE w:val="0"/>
              <w:autoSpaceDN w:val="0"/>
              <w:spacing w:after="160"/>
            </w:pPr>
            <w:r>
              <w:rPr>
                <w:rFonts w:hint="eastAsia"/>
              </w:rPr>
              <w:t>```</w:t>
            </w:r>
          </w:p>
          <w:p w14:paraId="0005979B" w14:textId="77777777" w:rsidR="00357C1A" w:rsidRPr="00457B8F" w:rsidRDefault="00357C1A" w:rsidP="00E12D5E">
            <w:pPr>
              <w:widowControl w:val="0"/>
              <w:wordWrap w:val="0"/>
              <w:autoSpaceDE w:val="0"/>
              <w:autoSpaceDN w:val="0"/>
              <w:spacing w:after="160"/>
            </w:pPr>
          </w:p>
        </w:tc>
      </w:tr>
    </w:tbl>
    <w:p w14:paraId="173F5B7C" w14:textId="77777777" w:rsidR="00357C1A" w:rsidRPr="00457B8F" w:rsidRDefault="00357C1A" w:rsidP="00357C1A">
      <w:pPr>
        <w:widowControl w:val="0"/>
        <w:wordWrap w:val="0"/>
        <w:autoSpaceDE w:val="0"/>
        <w:autoSpaceDN w:val="0"/>
        <w:spacing w:after="160"/>
      </w:pPr>
      <w:r w:rsidRPr="00457B8F">
        <w:rPr>
          <w:b/>
          <w:bCs/>
        </w:rPr>
        <w:t>결과</w:t>
      </w:r>
    </w:p>
    <w:p w14:paraId="74A560F6" w14:textId="695D5FBE" w:rsidR="00357C1A" w:rsidRPr="00457B8F" w:rsidRDefault="00357C1A" w:rsidP="00357C1A">
      <w:pPr>
        <w:widowControl w:val="0"/>
        <w:wordWrap w:val="0"/>
        <w:autoSpaceDE w:val="0"/>
        <w:autoSpaceDN w:val="0"/>
        <w:spacing w:after="160"/>
      </w:pPr>
      <w:r w:rsidRPr="0004651C">
        <w:t>Github</w:t>
      </w:r>
    </w:p>
    <w:p w14:paraId="707194B2" w14:textId="77777777" w:rsidR="0004651C" w:rsidRDefault="0004651C" w:rsidP="00357C1A">
      <w:pPr>
        <w:widowControl w:val="0"/>
        <w:wordWrap w:val="0"/>
        <w:autoSpaceDE w:val="0"/>
        <w:autoSpaceDN w:val="0"/>
        <w:spacing w:after="160"/>
        <w:rPr>
          <w:b/>
          <w:bCs/>
        </w:rPr>
      </w:pPr>
    </w:p>
    <w:p w14:paraId="0785B10F" w14:textId="18FD9290"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그림</w:t>
      </w:r>
      <w:r w:rsidRPr="00457B8F">
        <w:rPr>
          <w:b/>
          <w:bCs/>
        </w:rPr>
        <w:t xml:space="preserve"> </w:t>
      </w:r>
    </w:p>
    <w:p w14:paraId="2EE6514F" w14:textId="77777777" w:rsidR="00357C1A" w:rsidRPr="00457B8F" w:rsidRDefault="00357C1A" w:rsidP="00357C1A">
      <w:pPr>
        <w:widowControl w:val="0"/>
        <w:wordWrap w:val="0"/>
        <w:autoSpaceDE w:val="0"/>
        <w:autoSpaceDN w:val="0"/>
        <w:spacing w:after="160"/>
      </w:pPr>
      <w:r w:rsidRPr="00457B8F">
        <w:t>[ALTText](URL)로 그림 표시에 오류가 있을 때 대신 표시되는 ALTText와 실제 이미지가 있는 URL을 기재합니다.</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6C1D5245"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54CA1AC4" w14:textId="40F3D469" w:rsidR="00357C1A" w:rsidRPr="00457B8F" w:rsidRDefault="00357C1A" w:rsidP="00E12D5E">
            <w:pPr>
              <w:widowControl w:val="0"/>
              <w:wordWrap w:val="0"/>
              <w:autoSpaceDE w:val="0"/>
              <w:autoSpaceDN w:val="0"/>
              <w:spacing w:after="160"/>
            </w:pPr>
            <w:proofErr w:type="gramStart"/>
            <w:r w:rsidRPr="00457B8F">
              <w:t>![</w:t>
            </w:r>
            <w:proofErr w:type="gramEnd"/>
            <w:r w:rsidRPr="00457B8F">
              <w:t>오드리햅번](https://github.com/assets/133472501/)</w:t>
            </w:r>
          </w:p>
          <w:p w14:paraId="6871AD96" w14:textId="77777777" w:rsidR="00357C1A" w:rsidRPr="00457B8F" w:rsidRDefault="00357C1A" w:rsidP="00E12D5E">
            <w:pPr>
              <w:widowControl w:val="0"/>
              <w:wordWrap w:val="0"/>
              <w:autoSpaceDE w:val="0"/>
              <w:autoSpaceDN w:val="0"/>
              <w:spacing w:after="160"/>
            </w:pPr>
          </w:p>
        </w:tc>
      </w:tr>
    </w:tbl>
    <w:p w14:paraId="3BEA07CB" w14:textId="77777777" w:rsidR="00357C1A" w:rsidRPr="00457B8F" w:rsidRDefault="00357C1A" w:rsidP="00357C1A">
      <w:pPr>
        <w:widowControl w:val="0"/>
        <w:wordWrap w:val="0"/>
        <w:autoSpaceDE w:val="0"/>
        <w:autoSpaceDN w:val="0"/>
        <w:spacing w:after="160"/>
      </w:pPr>
      <w:r w:rsidRPr="00457B8F">
        <w:rPr>
          <w:b/>
          <w:bCs/>
        </w:rPr>
        <w:t>결과</w:t>
      </w:r>
    </w:p>
    <w:p w14:paraId="1C39D1C9" w14:textId="77777777" w:rsidR="00357C1A" w:rsidRPr="00457B8F" w:rsidRDefault="00357C1A" w:rsidP="00357C1A">
      <w:pPr>
        <w:widowControl w:val="0"/>
        <w:wordWrap w:val="0"/>
        <w:autoSpaceDE w:val="0"/>
        <w:autoSpaceDN w:val="0"/>
        <w:spacing w:after="160"/>
      </w:pPr>
      <w:r w:rsidRPr="00457B8F">
        <w:rPr>
          <w:noProof/>
        </w:rPr>
        <w:lastRenderedPageBreak/>
        <w:drawing>
          <wp:inline distT="0" distB="0" distL="0" distR="0" wp14:anchorId="0C99B2B0" wp14:editId="7F68B10C">
            <wp:extent cx="2425700" cy="2286000"/>
            <wp:effectExtent l="0" t="0" r="0" b="0"/>
            <wp:docPr id="1722758283" name="그림 6" descr="오드리햅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오드리햅번"/>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25700" cy="2286000"/>
                    </a:xfrm>
                    <a:prstGeom prst="rect">
                      <a:avLst/>
                    </a:prstGeom>
                    <a:noFill/>
                    <a:ln>
                      <a:noFill/>
                    </a:ln>
                  </pic:spPr>
                </pic:pic>
              </a:graphicData>
            </a:graphic>
          </wp:inline>
        </w:drawing>
      </w:r>
    </w:p>
    <w:p w14:paraId="5E806E8F" w14:textId="77777777" w:rsidR="0004651C" w:rsidRDefault="0004651C" w:rsidP="00357C1A">
      <w:pPr>
        <w:widowControl w:val="0"/>
        <w:wordWrap w:val="0"/>
        <w:autoSpaceDE w:val="0"/>
        <w:autoSpaceDN w:val="0"/>
        <w:spacing w:after="160"/>
        <w:rPr>
          <w:b/>
          <w:bCs/>
        </w:rPr>
      </w:pPr>
    </w:p>
    <w:p w14:paraId="4FF5D12E" w14:textId="236202BF" w:rsidR="00357C1A" w:rsidRPr="00457B8F" w:rsidRDefault="0004651C" w:rsidP="00357C1A">
      <w:pPr>
        <w:widowControl w:val="0"/>
        <w:wordWrap w:val="0"/>
        <w:autoSpaceDE w:val="0"/>
        <w:autoSpaceDN w:val="0"/>
        <w:spacing w:after="160"/>
        <w:rPr>
          <w:b/>
          <w:bCs/>
        </w:rPr>
      </w:pPr>
      <w:r>
        <w:rPr>
          <w:rFonts w:hint="eastAsia"/>
          <w:b/>
          <w:bCs/>
        </w:rPr>
        <w:t xml:space="preserve">□ </w:t>
      </w:r>
      <w:r w:rsidR="00357C1A" w:rsidRPr="00457B8F">
        <w:rPr>
          <w:b/>
          <w:bCs/>
        </w:rPr>
        <w:t>표</w:t>
      </w:r>
      <w:r w:rsidRPr="00457B8F">
        <w:rPr>
          <w:b/>
          <w:bCs/>
        </w:rPr>
        <w:t xml:space="preserve"> </w:t>
      </w:r>
    </w:p>
    <w:p w14:paraId="2466B3A5" w14:textId="77777777" w:rsidR="00357C1A" w:rsidRDefault="00357C1A" w:rsidP="00357C1A">
      <w:pPr>
        <w:widowControl w:val="0"/>
        <w:wordWrap w:val="0"/>
        <w:autoSpaceDE w:val="0"/>
        <w:autoSpaceDN w:val="0"/>
        <w:spacing w:after="160"/>
      </w:pPr>
      <w:r w:rsidRPr="00457B8F">
        <w:t>| 과 - 로 표를 구성합니다.</w:t>
      </w:r>
    </w:p>
    <w:p w14:paraId="4233CD9F" w14:textId="0503B248"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0B69B6AC"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130683EE" w14:textId="77777777" w:rsidR="00357C1A" w:rsidRPr="00457B8F" w:rsidRDefault="00357C1A" w:rsidP="00E12D5E">
            <w:pPr>
              <w:widowControl w:val="0"/>
              <w:wordWrap w:val="0"/>
              <w:autoSpaceDE w:val="0"/>
              <w:autoSpaceDN w:val="0"/>
              <w:spacing w:after="160"/>
            </w:pPr>
            <w:r w:rsidRPr="00457B8F">
              <w:t>|항목|설명|비고|</w:t>
            </w:r>
          </w:p>
          <w:p w14:paraId="7C0003C5" w14:textId="77777777" w:rsidR="00357C1A" w:rsidRPr="00457B8F" w:rsidRDefault="00357C1A" w:rsidP="00E12D5E">
            <w:pPr>
              <w:widowControl w:val="0"/>
              <w:wordWrap w:val="0"/>
              <w:autoSpaceDE w:val="0"/>
              <w:autoSpaceDN w:val="0"/>
              <w:spacing w:after="160"/>
            </w:pPr>
            <w:proofErr w:type="gramStart"/>
            <w:r w:rsidRPr="00457B8F">
              <w:t>|--|--|--|</w:t>
            </w:r>
            <w:proofErr w:type="gramEnd"/>
          </w:p>
          <w:p w14:paraId="279D9341" w14:textId="77777777" w:rsidR="00357C1A" w:rsidRPr="00457B8F" w:rsidRDefault="00357C1A" w:rsidP="00E12D5E">
            <w:pPr>
              <w:widowControl w:val="0"/>
              <w:wordWrap w:val="0"/>
              <w:autoSpaceDE w:val="0"/>
              <w:autoSpaceDN w:val="0"/>
              <w:spacing w:after="160"/>
            </w:pPr>
            <w:r w:rsidRPr="00457B8F">
              <w:t>|자동차|지상 이동수단||</w:t>
            </w:r>
          </w:p>
          <w:p w14:paraId="6326F3A9" w14:textId="77777777" w:rsidR="00357C1A" w:rsidRPr="00457B8F" w:rsidRDefault="00357C1A" w:rsidP="00E12D5E">
            <w:pPr>
              <w:widowControl w:val="0"/>
              <w:wordWrap w:val="0"/>
              <w:autoSpaceDE w:val="0"/>
              <w:autoSpaceDN w:val="0"/>
              <w:spacing w:after="160"/>
            </w:pPr>
            <w:r w:rsidRPr="00457B8F">
              <w:t>|배|수상 이동수단||</w:t>
            </w:r>
          </w:p>
          <w:p w14:paraId="685E8C6F" w14:textId="77777777" w:rsidR="00357C1A" w:rsidRDefault="00357C1A" w:rsidP="00E12D5E">
            <w:pPr>
              <w:widowControl w:val="0"/>
              <w:wordWrap w:val="0"/>
              <w:autoSpaceDE w:val="0"/>
              <w:autoSpaceDN w:val="0"/>
              <w:spacing w:after="160"/>
            </w:pPr>
            <w:r w:rsidRPr="00457B8F">
              <w:t>|비행기|</w:t>
            </w:r>
            <w:r w:rsidRPr="00457B8F">
              <w:rPr>
                <w:i/>
                <w:iCs/>
              </w:rPr>
              <w:t>*항공*</w:t>
            </w:r>
            <w:r w:rsidRPr="00457B8F">
              <w:t xml:space="preserve"> 이동수단|마크다운의 용법이 그대로 </w:t>
            </w:r>
            <w:proofErr w:type="gramStart"/>
            <w:r w:rsidRPr="00457B8F">
              <w:t>적용됩니다.|</w:t>
            </w:r>
            <w:proofErr w:type="gramEnd"/>
          </w:p>
          <w:p w14:paraId="663ED286" w14:textId="1A1D14F0" w:rsidR="0004651C" w:rsidRPr="00457B8F" w:rsidRDefault="0004651C" w:rsidP="00E12D5E">
            <w:pPr>
              <w:widowControl w:val="0"/>
              <w:wordWrap w:val="0"/>
              <w:autoSpaceDE w:val="0"/>
              <w:autoSpaceDN w:val="0"/>
              <w:spacing w:after="160"/>
            </w:pPr>
            <w:r>
              <w:rPr>
                <w:rFonts w:hint="eastAsia"/>
              </w:rPr>
              <w:t>```</w:t>
            </w:r>
          </w:p>
          <w:p w14:paraId="0E3E69B3" w14:textId="77777777" w:rsidR="00357C1A" w:rsidRPr="00457B8F" w:rsidRDefault="00357C1A" w:rsidP="00E12D5E">
            <w:pPr>
              <w:widowControl w:val="0"/>
              <w:wordWrap w:val="0"/>
              <w:autoSpaceDE w:val="0"/>
              <w:autoSpaceDN w:val="0"/>
              <w:spacing w:after="160"/>
            </w:pPr>
          </w:p>
        </w:tc>
      </w:tr>
    </w:tbl>
    <w:p w14:paraId="71919243" w14:textId="77777777" w:rsidR="00357C1A" w:rsidRPr="00457B8F" w:rsidRDefault="00357C1A" w:rsidP="00357C1A">
      <w:pPr>
        <w:widowControl w:val="0"/>
        <w:wordWrap w:val="0"/>
        <w:autoSpaceDE w:val="0"/>
        <w:autoSpaceDN w:val="0"/>
        <w:spacing w:after="160"/>
      </w:pPr>
      <w:r w:rsidRPr="00457B8F">
        <w:rPr>
          <w:b/>
          <w:bCs/>
        </w:rPr>
        <w:t>결과</w:t>
      </w:r>
    </w:p>
    <w:tbl>
      <w:tblPr>
        <w:tblW w:w="5000" w:type="pct"/>
        <w:tblCellMar>
          <w:top w:w="15" w:type="dxa"/>
          <w:left w:w="15" w:type="dxa"/>
          <w:bottom w:w="15" w:type="dxa"/>
          <w:right w:w="15" w:type="dxa"/>
        </w:tblCellMar>
        <w:tblLook w:val="04A0" w:firstRow="1" w:lastRow="0" w:firstColumn="1" w:lastColumn="0" w:noHBand="0" w:noVBand="1"/>
      </w:tblPr>
      <w:tblGrid>
        <w:gridCol w:w="1227"/>
        <w:gridCol w:w="2302"/>
        <w:gridCol w:w="5783"/>
      </w:tblGrid>
      <w:tr w:rsidR="00357C1A" w:rsidRPr="00457B8F" w14:paraId="5AE51C37" w14:textId="77777777" w:rsidTr="0004651C">
        <w:trPr>
          <w:tblHeader/>
        </w:trPr>
        <w:tc>
          <w:tcPr>
            <w:tcW w:w="659" w:type="pct"/>
            <w:shd w:val="clear" w:color="auto" w:fill="CECFD1"/>
            <w:tcMar>
              <w:top w:w="120" w:type="dxa"/>
              <w:left w:w="120" w:type="dxa"/>
              <w:bottom w:w="120" w:type="dxa"/>
              <w:right w:w="120" w:type="dxa"/>
            </w:tcMar>
            <w:vAlign w:val="center"/>
            <w:hideMark/>
          </w:tcPr>
          <w:p w14:paraId="78A513DD" w14:textId="77777777" w:rsidR="00357C1A" w:rsidRPr="00457B8F" w:rsidRDefault="00357C1A" w:rsidP="00E12D5E">
            <w:pPr>
              <w:widowControl w:val="0"/>
              <w:wordWrap w:val="0"/>
              <w:autoSpaceDE w:val="0"/>
              <w:autoSpaceDN w:val="0"/>
              <w:spacing w:after="160"/>
              <w:rPr>
                <w:b/>
                <w:bCs/>
              </w:rPr>
            </w:pPr>
            <w:r w:rsidRPr="00457B8F">
              <w:rPr>
                <w:b/>
                <w:bCs/>
              </w:rPr>
              <w:t>항목</w:t>
            </w:r>
          </w:p>
        </w:tc>
        <w:tc>
          <w:tcPr>
            <w:tcW w:w="1236" w:type="pct"/>
            <w:shd w:val="clear" w:color="auto" w:fill="CECFD1"/>
            <w:tcMar>
              <w:top w:w="120" w:type="dxa"/>
              <w:left w:w="120" w:type="dxa"/>
              <w:bottom w:w="120" w:type="dxa"/>
              <w:right w:w="120" w:type="dxa"/>
            </w:tcMar>
            <w:vAlign w:val="center"/>
            <w:hideMark/>
          </w:tcPr>
          <w:p w14:paraId="6FF80B7B" w14:textId="77777777" w:rsidR="00357C1A" w:rsidRPr="00457B8F" w:rsidRDefault="00357C1A" w:rsidP="00E12D5E">
            <w:pPr>
              <w:widowControl w:val="0"/>
              <w:wordWrap w:val="0"/>
              <w:autoSpaceDE w:val="0"/>
              <w:autoSpaceDN w:val="0"/>
              <w:spacing w:after="160"/>
              <w:rPr>
                <w:b/>
                <w:bCs/>
              </w:rPr>
            </w:pPr>
            <w:r w:rsidRPr="00457B8F">
              <w:rPr>
                <w:b/>
                <w:bCs/>
              </w:rPr>
              <w:t>설명</w:t>
            </w:r>
          </w:p>
        </w:tc>
        <w:tc>
          <w:tcPr>
            <w:tcW w:w="3105" w:type="pct"/>
            <w:shd w:val="clear" w:color="auto" w:fill="CECFD1"/>
            <w:tcMar>
              <w:top w:w="120" w:type="dxa"/>
              <w:left w:w="120" w:type="dxa"/>
              <w:bottom w:w="120" w:type="dxa"/>
              <w:right w:w="120" w:type="dxa"/>
            </w:tcMar>
            <w:vAlign w:val="center"/>
            <w:hideMark/>
          </w:tcPr>
          <w:p w14:paraId="19DD53D0" w14:textId="77777777" w:rsidR="00357C1A" w:rsidRPr="00457B8F" w:rsidRDefault="00357C1A" w:rsidP="00E12D5E">
            <w:pPr>
              <w:widowControl w:val="0"/>
              <w:wordWrap w:val="0"/>
              <w:autoSpaceDE w:val="0"/>
              <w:autoSpaceDN w:val="0"/>
              <w:spacing w:after="160"/>
              <w:rPr>
                <w:b/>
                <w:bCs/>
              </w:rPr>
            </w:pPr>
            <w:r w:rsidRPr="00457B8F">
              <w:rPr>
                <w:b/>
                <w:bCs/>
              </w:rPr>
              <w:t>비고</w:t>
            </w:r>
          </w:p>
        </w:tc>
      </w:tr>
      <w:tr w:rsidR="00357C1A" w:rsidRPr="00457B8F" w14:paraId="5AF54815" w14:textId="77777777" w:rsidTr="0004651C">
        <w:tc>
          <w:tcPr>
            <w:tcW w:w="659" w:type="pct"/>
            <w:tcBorders>
              <w:bottom w:val="single" w:sz="6" w:space="0" w:color="9B9B9D"/>
            </w:tcBorders>
            <w:tcMar>
              <w:top w:w="120" w:type="dxa"/>
              <w:left w:w="120" w:type="dxa"/>
              <w:bottom w:w="120" w:type="dxa"/>
              <w:right w:w="120" w:type="dxa"/>
            </w:tcMar>
            <w:vAlign w:val="center"/>
            <w:hideMark/>
          </w:tcPr>
          <w:p w14:paraId="22785907" w14:textId="77777777" w:rsidR="00357C1A" w:rsidRPr="00457B8F" w:rsidRDefault="00357C1A" w:rsidP="00E12D5E">
            <w:pPr>
              <w:widowControl w:val="0"/>
              <w:wordWrap w:val="0"/>
              <w:autoSpaceDE w:val="0"/>
              <w:autoSpaceDN w:val="0"/>
              <w:spacing w:after="160"/>
            </w:pPr>
            <w:r w:rsidRPr="00457B8F">
              <w:t>자동차</w:t>
            </w:r>
          </w:p>
        </w:tc>
        <w:tc>
          <w:tcPr>
            <w:tcW w:w="1236" w:type="pct"/>
            <w:tcBorders>
              <w:bottom w:val="single" w:sz="6" w:space="0" w:color="9B9B9D"/>
            </w:tcBorders>
            <w:tcMar>
              <w:top w:w="120" w:type="dxa"/>
              <w:left w:w="120" w:type="dxa"/>
              <w:bottom w:w="120" w:type="dxa"/>
              <w:right w:w="120" w:type="dxa"/>
            </w:tcMar>
            <w:vAlign w:val="center"/>
            <w:hideMark/>
          </w:tcPr>
          <w:p w14:paraId="7DFC1C5C" w14:textId="77777777" w:rsidR="00357C1A" w:rsidRPr="00457B8F" w:rsidRDefault="00357C1A" w:rsidP="00E12D5E">
            <w:pPr>
              <w:widowControl w:val="0"/>
              <w:wordWrap w:val="0"/>
              <w:autoSpaceDE w:val="0"/>
              <w:autoSpaceDN w:val="0"/>
              <w:spacing w:after="160"/>
            </w:pPr>
            <w:r w:rsidRPr="00457B8F">
              <w:t>지상 이동수단</w:t>
            </w:r>
          </w:p>
        </w:tc>
        <w:tc>
          <w:tcPr>
            <w:tcW w:w="3105" w:type="pct"/>
            <w:tcBorders>
              <w:bottom w:val="single" w:sz="6" w:space="0" w:color="9B9B9D"/>
            </w:tcBorders>
            <w:tcMar>
              <w:top w:w="120" w:type="dxa"/>
              <w:left w:w="120" w:type="dxa"/>
              <w:bottom w:w="120" w:type="dxa"/>
              <w:right w:w="120" w:type="dxa"/>
            </w:tcMar>
            <w:vAlign w:val="center"/>
            <w:hideMark/>
          </w:tcPr>
          <w:p w14:paraId="4BD8E5D0" w14:textId="77777777" w:rsidR="00357C1A" w:rsidRPr="00457B8F" w:rsidRDefault="00357C1A" w:rsidP="00E12D5E">
            <w:pPr>
              <w:widowControl w:val="0"/>
              <w:wordWrap w:val="0"/>
              <w:autoSpaceDE w:val="0"/>
              <w:autoSpaceDN w:val="0"/>
              <w:spacing w:after="160"/>
            </w:pPr>
            <w:r w:rsidRPr="00457B8F">
              <w:t> </w:t>
            </w:r>
          </w:p>
        </w:tc>
      </w:tr>
      <w:tr w:rsidR="00357C1A" w:rsidRPr="00457B8F" w14:paraId="500FB4DF" w14:textId="77777777" w:rsidTr="0004651C">
        <w:tc>
          <w:tcPr>
            <w:tcW w:w="659" w:type="pct"/>
            <w:tcBorders>
              <w:bottom w:val="single" w:sz="6" w:space="0" w:color="9B9B9D"/>
            </w:tcBorders>
            <w:tcMar>
              <w:top w:w="120" w:type="dxa"/>
              <w:left w:w="120" w:type="dxa"/>
              <w:bottom w:w="120" w:type="dxa"/>
              <w:right w:w="120" w:type="dxa"/>
            </w:tcMar>
            <w:vAlign w:val="center"/>
            <w:hideMark/>
          </w:tcPr>
          <w:p w14:paraId="0EDB4092" w14:textId="77777777" w:rsidR="00357C1A" w:rsidRPr="00457B8F" w:rsidRDefault="00357C1A" w:rsidP="00E12D5E">
            <w:pPr>
              <w:widowControl w:val="0"/>
              <w:wordWrap w:val="0"/>
              <w:autoSpaceDE w:val="0"/>
              <w:autoSpaceDN w:val="0"/>
              <w:spacing w:after="160"/>
            </w:pPr>
            <w:r w:rsidRPr="00457B8F">
              <w:t>배</w:t>
            </w:r>
          </w:p>
        </w:tc>
        <w:tc>
          <w:tcPr>
            <w:tcW w:w="1236" w:type="pct"/>
            <w:tcBorders>
              <w:bottom w:val="single" w:sz="6" w:space="0" w:color="9B9B9D"/>
            </w:tcBorders>
            <w:tcMar>
              <w:top w:w="120" w:type="dxa"/>
              <w:left w:w="120" w:type="dxa"/>
              <w:bottom w:w="120" w:type="dxa"/>
              <w:right w:w="120" w:type="dxa"/>
            </w:tcMar>
            <w:vAlign w:val="center"/>
            <w:hideMark/>
          </w:tcPr>
          <w:p w14:paraId="0C48ECF2" w14:textId="77777777" w:rsidR="00357C1A" w:rsidRPr="00457B8F" w:rsidRDefault="00357C1A" w:rsidP="00E12D5E">
            <w:pPr>
              <w:widowControl w:val="0"/>
              <w:wordWrap w:val="0"/>
              <w:autoSpaceDE w:val="0"/>
              <w:autoSpaceDN w:val="0"/>
              <w:spacing w:after="160"/>
            </w:pPr>
            <w:r w:rsidRPr="00457B8F">
              <w:t>수상 이동수단</w:t>
            </w:r>
          </w:p>
        </w:tc>
        <w:tc>
          <w:tcPr>
            <w:tcW w:w="3105" w:type="pct"/>
            <w:tcBorders>
              <w:bottom w:val="single" w:sz="6" w:space="0" w:color="9B9B9D"/>
            </w:tcBorders>
            <w:tcMar>
              <w:top w:w="120" w:type="dxa"/>
              <w:left w:w="120" w:type="dxa"/>
              <w:bottom w:w="120" w:type="dxa"/>
              <w:right w:w="120" w:type="dxa"/>
            </w:tcMar>
            <w:vAlign w:val="center"/>
            <w:hideMark/>
          </w:tcPr>
          <w:p w14:paraId="64B6B376" w14:textId="77777777" w:rsidR="00357C1A" w:rsidRPr="00457B8F" w:rsidRDefault="00357C1A" w:rsidP="00E12D5E">
            <w:pPr>
              <w:widowControl w:val="0"/>
              <w:wordWrap w:val="0"/>
              <w:autoSpaceDE w:val="0"/>
              <w:autoSpaceDN w:val="0"/>
              <w:spacing w:after="160"/>
            </w:pPr>
            <w:r w:rsidRPr="00457B8F">
              <w:t> </w:t>
            </w:r>
          </w:p>
        </w:tc>
      </w:tr>
      <w:tr w:rsidR="00357C1A" w:rsidRPr="00457B8F" w14:paraId="609BBB7D" w14:textId="77777777" w:rsidTr="0004651C">
        <w:tc>
          <w:tcPr>
            <w:tcW w:w="659" w:type="pct"/>
            <w:tcBorders>
              <w:bottom w:val="single" w:sz="6" w:space="0" w:color="9B9B9D"/>
            </w:tcBorders>
            <w:tcMar>
              <w:top w:w="120" w:type="dxa"/>
              <w:left w:w="120" w:type="dxa"/>
              <w:bottom w:w="120" w:type="dxa"/>
              <w:right w:w="120" w:type="dxa"/>
            </w:tcMar>
            <w:vAlign w:val="center"/>
            <w:hideMark/>
          </w:tcPr>
          <w:p w14:paraId="059AA449" w14:textId="77777777" w:rsidR="00357C1A" w:rsidRPr="00457B8F" w:rsidRDefault="00357C1A" w:rsidP="00E12D5E">
            <w:pPr>
              <w:widowControl w:val="0"/>
              <w:wordWrap w:val="0"/>
              <w:autoSpaceDE w:val="0"/>
              <w:autoSpaceDN w:val="0"/>
              <w:spacing w:after="160"/>
            </w:pPr>
            <w:r w:rsidRPr="00457B8F">
              <w:t>비행기</w:t>
            </w:r>
          </w:p>
        </w:tc>
        <w:tc>
          <w:tcPr>
            <w:tcW w:w="1236" w:type="pct"/>
            <w:tcBorders>
              <w:bottom w:val="single" w:sz="6" w:space="0" w:color="9B9B9D"/>
            </w:tcBorders>
            <w:tcMar>
              <w:top w:w="120" w:type="dxa"/>
              <w:left w:w="120" w:type="dxa"/>
              <w:bottom w:w="120" w:type="dxa"/>
              <w:right w:w="120" w:type="dxa"/>
            </w:tcMar>
            <w:vAlign w:val="center"/>
            <w:hideMark/>
          </w:tcPr>
          <w:p w14:paraId="189D2CC2" w14:textId="77777777" w:rsidR="00357C1A" w:rsidRPr="00457B8F" w:rsidRDefault="00357C1A" w:rsidP="00E12D5E">
            <w:pPr>
              <w:widowControl w:val="0"/>
              <w:wordWrap w:val="0"/>
              <w:autoSpaceDE w:val="0"/>
              <w:autoSpaceDN w:val="0"/>
              <w:spacing w:after="160"/>
            </w:pPr>
            <w:r w:rsidRPr="00457B8F">
              <w:rPr>
                <w:i/>
                <w:iCs/>
              </w:rPr>
              <w:t>항공</w:t>
            </w:r>
            <w:r w:rsidRPr="00457B8F">
              <w:t> 이동수단</w:t>
            </w:r>
          </w:p>
        </w:tc>
        <w:tc>
          <w:tcPr>
            <w:tcW w:w="3105" w:type="pct"/>
            <w:tcBorders>
              <w:bottom w:val="single" w:sz="6" w:space="0" w:color="9B9B9D"/>
            </w:tcBorders>
            <w:tcMar>
              <w:top w:w="120" w:type="dxa"/>
              <w:left w:w="120" w:type="dxa"/>
              <w:bottom w:w="120" w:type="dxa"/>
              <w:right w:w="120" w:type="dxa"/>
            </w:tcMar>
            <w:vAlign w:val="center"/>
            <w:hideMark/>
          </w:tcPr>
          <w:p w14:paraId="60CAD6B5" w14:textId="77777777" w:rsidR="00357C1A" w:rsidRPr="00457B8F" w:rsidRDefault="00357C1A" w:rsidP="00E12D5E">
            <w:pPr>
              <w:widowControl w:val="0"/>
              <w:wordWrap w:val="0"/>
              <w:autoSpaceDE w:val="0"/>
              <w:autoSpaceDN w:val="0"/>
              <w:spacing w:after="160"/>
            </w:pPr>
            <w:r w:rsidRPr="00457B8F">
              <w:t>마크다운의 용법이 그대로 적용됩니다.</w:t>
            </w:r>
          </w:p>
        </w:tc>
      </w:tr>
    </w:tbl>
    <w:p w14:paraId="51748D2A" w14:textId="77777777" w:rsidR="00357C1A" w:rsidRDefault="00357C1A" w:rsidP="00357C1A">
      <w:pPr>
        <w:widowControl w:val="0"/>
        <w:wordWrap w:val="0"/>
        <w:autoSpaceDE w:val="0"/>
        <w:autoSpaceDN w:val="0"/>
        <w:spacing w:after="160"/>
      </w:pPr>
      <w:r w:rsidRPr="00457B8F">
        <w:t>|--|--|--|</w:t>
      </w:r>
      <w:proofErr w:type="gramStart"/>
      <w:r w:rsidRPr="00457B8F">
        <w:t>에 :을</w:t>
      </w:r>
      <w:proofErr w:type="gramEnd"/>
      <w:r w:rsidRPr="00457B8F">
        <w:t xml:space="preserve"> 추가하여 정렬 방식을 지정할 수 있습니다.</w:t>
      </w:r>
    </w:p>
    <w:p w14:paraId="197223E4" w14:textId="23A5917A" w:rsidR="0004651C" w:rsidRPr="00457B8F" w:rsidRDefault="0004651C" w:rsidP="00357C1A">
      <w:pPr>
        <w:widowControl w:val="0"/>
        <w:wordWrap w:val="0"/>
        <w:autoSpaceDE w:val="0"/>
        <w:autoSpaceDN w:val="0"/>
        <w:spacing w:after="160"/>
      </w:pPr>
      <w:r>
        <w:rPr>
          <w:rFonts w:hint="eastAsia"/>
        </w:rPr>
        <w:t>```</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357C1A" w:rsidRPr="00457B8F" w14:paraId="332AE29A" w14:textId="77777777" w:rsidTr="00E12D5E">
        <w:tc>
          <w:tcPr>
            <w:tcW w:w="0" w:type="auto"/>
            <w:tcBorders>
              <w:top w:val="nil"/>
              <w:left w:val="nil"/>
              <w:bottom w:val="nil"/>
              <w:right w:val="nil"/>
            </w:tcBorders>
            <w:tcMar>
              <w:top w:w="0" w:type="dxa"/>
              <w:left w:w="240" w:type="dxa"/>
              <w:bottom w:w="0" w:type="dxa"/>
              <w:right w:w="0" w:type="dxa"/>
            </w:tcMar>
            <w:vAlign w:val="center"/>
            <w:hideMark/>
          </w:tcPr>
          <w:p w14:paraId="7F586D87" w14:textId="77777777" w:rsidR="00357C1A" w:rsidRPr="00457B8F" w:rsidRDefault="00357C1A" w:rsidP="00E12D5E">
            <w:pPr>
              <w:widowControl w:val="0"/>
              <w:wordWrap w:val="0"/>
              <w:autoSpaceDE w:val="0"/>
              <w:autoSpaceDN w:val="0"/>
              <w:spacing w:after="160"/>
            </w:pPr>
            <w:r w:rsidRPr="00457B8F">
              <w:t>|왼쪽정렬|가운데정렬|오른쪽정렬|</w:t>
            </w:r>
          </w:p>
          <w:p w14:paraId="7E6EDC1C" w14:textId="77777777" w:rsidR="00357C1A" w:rsidRPr="00457B8F" w:rsidRDefault="00357C1A" w:rsidP="00E12D5E">
            <w:pPr>
              <w:widowControl w:val="0"/>
              <w:wordWrap w:val="0"/>
              <w:autoSpaceDE w:val="0"/>
              <w:autoSpaceDN w:val="0"/>
              <w:spacing w:after="160"/>
            </w:pPr>
            <w:r w:rsidRPr="00457B8F">
              <w:lastRenderedPageBreak/>
              <w:t>|:--|:--:|--:|</w:t>
            </w:r>
          </w:p>
          <w:p w14:paraId="7DFF18FA" w14:textId="77777777" w:rsidR="00357C1A" w:rsidRPr="00457B8F" w:rsidRDefault="00357C1A" w:rsidP="00E12D5E">
            <w:pPr>
              <w:widowControl w:val="0"/>
              <w:wordWrap w:val="0"/>
              <w:autoSpaceDE w:val="0"/>
              <w:autoSpaceDN w:val="0"/>
              <w:spacing w:after="160"/>
            </w:pPr>
            <w:r w:rsidRPr="00457B8F">
              <w:t>|자동차|지상 이동수단||</w:t>
            </w:r>
          </w:p>
          <w:p w14:paraId="3E6E23EF" w14:textId="77777777" w:rsidR="00357C1A" w:rsidRPr="00457B8F" w:rsidRDefault="00357C1A" w:rsidP="00E12D5E">
            <w:pPr>
              <w:widowControl w:val="0"/>
              <w:wordWrap w:val="0"/>
              <w:autoSpaceDE w:val="0"/>
              <w:autoSpaceDN w:val="0"/>
              <w:spacing w:after="160"/>
            </w:pPr>
            <w:r w:rsidRPr="00457B8F">
              <w:t>|배|수상 이동수단||</w:t>
            </w:r>
          </w:p>
          <w:p w14:paraId="22655E12" w14:textId="77777777" w:rsidR="00357C1A" w:rsidRDefault="00357C1A" w:rsidP="00E12D5E">
            <w:pPr>
              <w:widowControl w:val="0"/>
              <w:wordWrap w:val="0"/>
              <w:autoSpaceDE w:val="0"/>
              <w:autoSpaceDN w:val="0"/>
              <w:spacing w:after="160"/>
            </w:pPr>
            <w:r w:rsidRPr="00457B8F">
              <w:t>|비행기|</w:t>
            </w:r>
            <w:r w:rsidRPr="00457B8F">
              <w:rPr>
                <w:i/>
                <w:iCs/>
              </w:rPr>
              <w:t>*항공*</w:t>
            </w:r>
            <w:r w:rsidRPr="00457B8F">
              <w:t xml:space="preserve"> 이동수단|마크다운의 용법이 그대로 </w:t>
            </w:r>
            <w:proofErr w:type="gramStart"/>
            <w:r w:rsidRPr="00457B8F">
              <w:t>적용됩니다.|</w:t>
            </w:r>
            <w:proofErr w:type="gramEnd"/>
          </w:p>
          <w:p w14:paraId="7B9433E9" w14:textId="0FA0809A" w:rsidR="0004651C" w:rsidRPr="00457B8F" w:rsidRDefault="0004651C" w:rsidP="00E12D5E">
            <w:pPr>
              <w:widowControl w:val="0"/>
              <w:wordWrap w:val="0"/>
              <w:autoSpaceDE w:val="0"/>
              <w:autoSpaceDN w:val="0"/>
              <w:spacing w:after="160"/>
            </w:pPr>
            <w:r>
              <w:rPr>
                <w:rFonts w:hint="eastAsia"/>
              </w:rPr>
              <w:t>```</w:t>
            </w:r>
          </w:p>
          <w:p w14:paraId="25D68EA4" w14:textId="77777777" w:rsidR="00357C1A" w:rsidRPr="00457B8F" w:rsidRDefault="00357C1A" w:rsidP="00E12D5E">
            <w:pPr>
              <w:widowControl w:val="0"/>
              <w:wordWrap w:val="0"/>
              <w:autoSpaceDE w:val="0"/>
              <w:autoSpaceDN w:val="0"/>
              <w:spacing w:after="160"/>
            </w:pPr>
          </w:p>
        </w:tc>
      </w:tr>
    </w:tbl>
    <w:p w14:paraId="0F43EA31" w14:textId="77777777" w:rsidR="00357C1A" w:rsidRPr="00457B8F" w:rsidRDefault="00357C1A" w:rsidP="00357C1A">
      <w:pPr>
        <w:widowControl w:val="0"/>
        <w:wordWrap w:val="0"/>
        <w:autoSpaceDE w:val="0"/>
        <w:autoSpaceDN w:val="0"/>
        <w:spacing w:after="160"/>
      </w:pPr>
      <w:r w:rsidRPr="00457B8F">
        <w:rPr>
          <w:b/>
          <w:bCs/>
        </w:rPr>
        <w:lastRenderedPageBreak/>
        <w:t>결과</w:t>
      </w:r>
    </w:p>
    <w:tbl>
      <w:tblPr>
        <w:tblW w:w="5000" w:type="pct"/>
        <w:tblCellMar>
          <w:top w:w="15" w:type="dxa"/>
          <w:left w:w="15" w:type="dxa"/>
          <w:bottom w:w="15" w:type="dxa"/>
          <w:right w:w="15" w:type="dxa"/>
        </w:tblCellMar>
        <w:tblLook w:val="04A0" w:firstRow="1" w:lastRow="0" w:firstColumn="1" w:lastColumn="0" w:noHBand="0" w:noVBand="1"/>
      </w:tblPr>
      <w:tblGrid>
        <w:gridCol w:w="1486"/>
        <w:gridCol w:w="2229"/>
        <w:gridCol w:w="5597"/>
      </w:tblGrid>
      <w:tr w:rsidR="00357C1A" w:rsidRPr="00457B8F" w14:paraId="71743A0A" w14:textId="77777777" w:rsidTr="0004651C">
        <w:trPr>
          <w:tblHeader/>
        </w:trPr>
        <w:tc>
          <w:tcPr>
            <w:tcW w:w="798" w:type="pct"/>
            <w:shd w:val="clear" w:color="auto" w:fill="CECFD1"/>
            <w:tcMar>
              <w:top w:w="120" w:type="dxa"/>
              <w:left w:w="120" w:type="dxa"/>
              <w:bottom w:w="120" w:type="dxa"/>
              <w:right w:w="120" w:type="dxa"/>
            </w:tcMar>
            <w:vAlign w:val="center"/>
            <w:hideMark/>
          </w:tcPr>
          <w:p w14:paraId="3B7C0EC7" w14:textId="77777777" w:rsidR="00357C1A" w:rsidRPr="00457B8F" w:rsidRDefault="00357C1A" w:rsidP="00E12D5E">
            <w:pPr>
              <w:widowControl w:val="0"/>
              <w:wordWrap w:val="0"/>
              <w:autoSpaceDE w:val="0"/>
              <w:autoSpaceDN w:val="0"/>
              <w:spacing w:after="160"/>
              <w:rPr>
                <w:b/>
                <w:bCs/>
              </w:rPr>
            </w:pPr>
            <w:r w:rsidRPr="00457B8F">
              <w:rPr>
                <w:b/>
                <w:bCs/>
              </w:rPr>
              <w:t>왼쪽정렬</w:t>
            </w:r>
          </w:p>
        </w:tc>
        <w:tc>
          <w:tcPr>
            <w:tcW w:w="1197" w:type="pct"/>
            <w:shd w:val="clear" w:color="auto" w:fill="CECFD1"/>
            <w:tcMar>
              <w:top w:w="120" w:type="dxa"/>
              <w:left w:w="120" w:type="dxa"/>
              <w:bottom w:w="120" w:type="dxa"/>
              <w:right w:w="120" w:type="dxa"/>
            </w:tcMar>
            <w:vAlign w:val="center"/>
            <w:hideMark/>
          </w:tcPr>
          <w:p w14:paraId="214FABE1" w14:textId="77777777" w:rsidR="00357C1A" w:rsidRPr="00457B8F" w:rsidRDefault="00357C1A" w:rsidP="00E12D5E">
            <w:pPr>
              <w:widowControl w:val="0"/>
              <w:wordWrap w:val="0"/>
              <w:autoSpaceDE w:val="0"/>
              <w:autoSpaceDN w:val="0"/>
              <w:spacing w:after="160"/>
              <w:rPr>
                <w:b/>
                <w:bCs/>
              </w:rPr>
            </w:pPr>
            <w:r w:rsidRPr="00457B8F">
              <w:rPr>
                <w:b/>
                <w:bCs/>
              </w:rPr>
              <w:t>가운데정렬</w:t>
            </w:r>
          </w:p>
        </w:tc>
        <w:tc>
          <w:tcPr>
            <w:tcW w:w="3005" w:type="pct"/>
            <w:shd w:val="clear" w:color="auto" w:fill="CECFD1"/>
            <w:tcMar>
              <w:top w:w="120" w:type="dxa"/>
              <w:left w:w="120" w:type="dxa"/>
              <w:bottom w:w="120" w:type="dxa"/>
              <w:right w:w="120" w:type="dxa"/>
            </w:tcMar>
            <w:vAlign w:val="center"/>
            <w:hideMark/>
          </w:tcPr>
          <w:p w14:paraId="0881AA70" w14:textId="77777777" w:rsidR="00357C1A" w:rsidRPr="00457B8F" w:rsidRDefault="00357C1A" w:rsidP="00E12D5E">
            <w:pPr>
              <w:widowControl w:val="0"/>
              <w:wordWrap w:val="0"/>
              <w:autoSpaceDE w:val="0"/>
              <w:autoSpaceDN w:val="0"/>
              <w:spacing w:after="160"/>
              <w:rPr>
                <w:b/>
                <w:bCs/>
              </w:rPr>
            </w:pPr>
            <w:r w:rsidRPr="00457B8F">
              <w:rPr>
                <w:b/>
                <w:bCs/>
              </w:rPr>
              <w:t>오른쪽정렬</w:t>
            </w:r>
          </w:p>
        </w:tc>
      </w:tr>
      <w:tr w:rsidR="00357C1A" w:rsidRPr="00457B8F" w14:paraId="51361995" w14:textId="77777777" w:rsidTr="0004651C">
        <w:tc>
          <w:tcPr>
            <w:tcW w:w="798" w:type="pct"/>
            <w:tcBorders>
              <w:bottom w:val="single" w:sz="6" w:space="0" w:color="9B9B9D"/>
            </w:tcBorders>
            <w:tcMar>
              <w:top w:w="120" w:type="dxa"/>
              <w:left w:w="120" w:type="dxa"/>
              <w:bottom w:w="120" w:type="dxa"/>
              <w:right w:w="120" w:type="dxa"/>
            </w:tcMar>
            <w:vAlign w:val="center"/>
            <w:hideMark/>
          </w:tcPr>
          <w:p w14:paraId="12E38A0C" w14:textId="77777777" w:rsidR="00357C1A" w:rsidRPr="00457B8F" w:rsidRDefault="00357C1A" w:rsidP="00E12D5E">
            <w:pPr>
              <w:widowControl w:val="0"/>
              <w:wordWrap w:val="0"/>
              <w:autoSpaceDE w:val="0"/>
              <w:autoSpaceDN w:val="0"/>
              <w:spacing w:after="160"/>
            </w:pPr>
            <w:r w:rsidRPr="00457B8F">
              <w:t>자동차</w:t>
            </w:r>
          </w:p>
        </w:tc>
        <w:tc>
          <w:tcPr>
            <w:tcW w:w="1197" w:type="pct"/>
            <w:tcBorders>
              <w:bottom w:val="single" w:sz="6" w:space="0" w:color="9B9B9D"/>
            </w:tcBorders>
            <w:tcMar>
              <w:top w:w="120" w:type="dxa"/>
              <w:left w:w="120" w:type="dxa"/>
              <w:bottom w:w="120" w:type="dxa"/>
              <w:right w:w="120" w:type="dxa"/>
            </w:tcMar>
            <w:vAlign w:val="center"/>
            <w:hideMark/>
          </w:tcPr>
          <w:p w14:paraId="3E339DF0" w14:textId="77777777" w:rsidR="00357C1A" w:rsidRPr="00457B8F" w:rsidRDefault="00357C1A" w:rsidP="00E12D5E">
            <w:pPr>
              <w:widowControl w:val="0"/>
              <w:wordWrap w:val="0"/>
              <w:autoSpaceDE w:val="0"/>
              <w:autoSpaceDN w:val="0"/>
              <w:spacing w:after="160"/>
            </w:pPr>
            <w:r w:rsidRPr="00457B8F">
              <w:t>지상 이동수단</w:t>
            </w:r>
          </w:p>
        </w:tc>
        <w:tc>
          <w:tcPr>
            <w:tcW w:w="3005" w:type="pct"/>
            <w:tcBorders>
              <w:bottom w:val="single" w:sz="6" w:space="0" w:color="9B9B9D"/>
            </w:tcBorders>
            <w:tcMar>
              <w:top w:w="120" w:type="dxa"/>
              <w:left w:w="120" w:type="dxa"/>
              <w:bottom w:w="120" w:type="dxa"/>
              <w:right w:w="120" w:type="dxa"/>
            </w:tcMar>
            <w:vAlign w:val="center"/>
            <w:hideMark/>
          </w:tcPr>
          <w:p w14:paraId="5D3EE723" w14:textId="77777777" w:rsidR="00357C1A" w:rsidRPr="00457B8F" w:rsidRDefault="00357C1A" w:rsidP="00E12D5E">
            <w:pPr>
              <w:widowControl w:val="0"/>
              <w:wordWrap w:val="0"/>
              <w:autoSpaceDE w:val="0"/>
              <w:autoSpaceDN w:val="0"/>
              <w:spacing w:after="160"/>
            </w:pPr>
            <w:r w:rsidRPr="00457B8F">
              <w:t> </w:t>
            </w:r>
          </w:p>
        </w:tc>
      </w:tr>
      <w:tr w:rsidR="00357C1A" w:rsidRPr="00457B8F" w14:paraId="4E52AE1D" w14:textId="77777777" w:rsidTr="0004651C">
        <w:tc>
          <w:tcPr>
            <w:tcW w:w="798" w:type="pct"/>
            <w:tcBorders>
              <w:bottom w:val="single" w:sz="6" w:space="0" w:color="9B9B9D"/>
            </w:tcBorders>
            <w:tcMar>
              <w:top w:w="120" w:type="dxa"/>
              <w:left w:w="120" w:type="dxa"/>
              <w:bottom w:w="120" w:type="dxa"/>
              <w:right w:w="120" w:type="dxa"/>
            </w:tcMar>
            <w:vAlign w:val="center"/>
            <w:hideMark/>
          </w:tcPr>
          <w:p w14:paraId="23804A3D" w14:textId="77777777" w:rsidR="00357C1A" w:rsidRPr="00457B8F" w:rsidRDefault="00357C1A" w:rsidP="00E12D5E">
            <w:pPr>
              <w:widowControl w:val="0"/>
              <w:wordWrap w:val="0"/>
              <w:autoSpaceDE w:val="0"/>
              <w:autoSpaceDN w:val="0"/>
              <w:spacing w:after="160"/>
            </w:pPr>
            <w:r w:rsidRPr="00457B8F">
              <w:t>배</w:t>
            </w:r>
          </w:p>
        </w:tc>
        <w:tc>
          <w:tcPr>
            <w:tcW w:w="1197" w:type="pct"/>
            <w:tcBorders>
              <w:bottom w:val="single" w:sz="6" w:space="0" w:color="9B9B9D"/>
            </w:tcBorders>
            <w:tcMar>
              <w:top w:w="120" w:type="dxa"/>
              <w:left w:w="120" w:type="dxa"/>
              <w:bottom w:w="120" w:type="dxa"/>
              <w:right w:w="120" w:type="dxa"/>
            </w:tcMar>
            <w:vAlign w:val="center"/>
            <w:hideMark/>
          </w:tcPr>
          <w:p w14:paraId="0BACC939" w14:textId="77777777" w:rsidR="00357C1A" w:rsidRPr="00457B8F" w:rsidRDefault="00357C1A" w:rsidP="00E12D5E">
            <w:pPr>
              <w:widowControl w:val="0"/>
              <w:wordWrap w:val="0"/>
              <w:autoSpaceDE w:val="0"/>
              <w:autoSpaceDN w:val="0"/>
              <w:spacing w:after="160"/>
            </w:pPr>
            <w:r w:rsidRPr="00457B8F">
              <w:t>수상 이동수단</w:t>
            </w:r>
          </w:p>
        </w:tc>
        <w:tc>
          <w:tcPr>
            <w:tcW w:w="3005" w:type="pct"/>
            <w:tcBorders>
              <w:bottom w:val="single" w:sz="6" w:space="0" w:color="9B9B9D"/>
            </w:tcBorders>
            <w:tcMar>
              <w:top w:w="120" w:type="dxa"/>
              <w:left w:w="120" w:type="dxa"/>
              <w:bottom w:w="120" w:type="dxa"/>
              <w:right w:w="120" w:type="dxa"/>
            </w:tcMar>
            <w:vAlign w:val="center"/>
            <w:hideMark/>
          </w:tcPr>
          <w:p w14:paraId="7EB058FC" w14:textId="77777777" w:rsidR="00357C1A" w:rsidRPr="00457B8F" w:rsidRDefault="00357C1A" w:rsidP="00E12D5E">
            <w:pPr>
              <w:widowControl w:val="0"/>
              <w:wordWrap w:val="0"/>
              <w:autoSpaceDE w:val="0"/>
              <w:autoSpaceDN w:val="0"/>
              <w:spacing w:after="160"/>
            </w:pPr>
            <w:r w:rsidRPr="00457B8F">
              <w:t> </w:t>
            </w:r>
          </w:p>
        </w:tc>
      </w:tr>
      <w:tr w:rsidR="00357C1A" w:rsidRPr="00457B8F" w14:paraId="005D097F" w14:textId="77777777" w:rsidTr="0004651C">
        <w:tc>
          <w:tcPr>
            <w:tcW w:w="798" w:type="pct"/>
            <w:tcBorders>
              <w:bottom w:val="single" w:sz="6" w:space="0" w:color="9B9B9D"/>
            </w:tcBorders>
            <w:tcMar>
              <w:top w:w="120" w:type="dxa"/>
              <w:left w:w="120" w:type="dxa"/>
              <w:bottom w:w="120" w:type="dxa"/>
              <w:right w:w="120" w:type="dxa"/>
            </w:tcMar>
            <w:vAlign w:val="center"/>
            <w:hideMark/>
          </w:tcPr>
          <w:p w14:paraId="54EE5E08" w14:textId="77777777" w:rsidR="00357C1A" w:rsidRPr="00457B8F" w:rsidRDefault="00357C1A" w:rsidP="00E12D5E">
            <w:pPr>
              <w:widowControl w:val="0"/>
              <w:wordWrap w:val="0"/>
              <w:autoSpaceDE w:val="0"/>
              <w:autoSpaceDN w:val="0"/>
              <w:spacing w:after="160"/>
            </w:pPr>
            <w:r w:rsidRPr="00457B8F">
              <w:t>비행기</w:t>
            </w:r>
          </w:p>
        </w:tc>
        <w:tc>
          <w:tcPr>
            <w:tcW w:w="1197" w:type="pct"/>
            <w:tcBorders>
              <w:bottom w:val="single" w:sz="6" w:space="0" w:color="9B9B9D"/>
            </w:tcBorders>
            <w:tcMar>
              <w:top w:w="120" w:type="dxa"/>
              <w:left w:w="120" w:type="dxa"/>
              <w:bottom w:w="120" w:type="dxa"/>
              <w:right w:w="120" w:type="dxa"/>
            </w:tcMar>
            <w:vAlign w:val="center"/>
            <w:hideMark/>
          </w:tcPr>
          <w:p w14:paraId="579A4E65" w14:textId="77777777" w:rsidR="00357C1A" w:rsidRPr="00457B8F" w:rsidRDefault="00357C1A" w:rsidP="00E12D5E">
            <w:pPr>
              <w:widowControl w:val="0"/>
              <w:wordWrap w:val="0"/>
              <w:autoSpaceDE w:val="0"/>
              <w:autoSpaceDN w:val="0"/>
              <w:spacing w:after="160"/>
            </w:pPr>
            <w:r w:rsidRPr="00457B8F">
              <w:rPr>
                <w:i/>
                <w:iCs/>
              </w:rPr>
              <w:t>항공</w:t>
            </w:r>
            <w:r w:rsidRPr="00457B8F">
              <w:t> 이동수단</w:t>
            </w:r>
          </w:p>
        </w:tc>
        <w:tc>
          <w:tcPr>
            <w:tcW w:w="3005" w:type="pct"/>
            <w:tcBorders>
              <w:bottom w:val="single" w:sz="6" w:space="0" w:color="9B9B9D"/>
            </w:tcBorders>
            <w:tcMar>
              <w:top w:w="120" w:type="dxa"/>
              <w:left w:w="120" w:type="dxa"/>
              <w:bottom w:w="120" w:type="dxa"/>
              <w:right w:w="120" w:type="dxa"/>
            </w:tcMar>
            <w:vAlign w:val="center"/>
            <w:hideMark/>
          </w:tcPr>
          <w:p w14:paraId="55BE4B56" w14:textId="77777777" w:rsidR="00357C1A" w:rsidRPr="00457B8F" w:rsidRDefault="00357C1A" w:rsidP="00E12D5E">
            <w:pPr>
              <w:widowControl w:val="0"/>
              <w:wordWrap w:val="0"/>
              <w:autoSpaceDE w:val="0"/>
              <w:autoSpaceDN w:val="0"/>
              <w:spacing w:after="160"/>
            </w:pPr>
            <w:r w:rsidRPr="00457B8F">
              <w:t>마크다운의 용법이 그대로 적용됩니다.</w:t>
            </w:r>
          </w:p>
        </w:tc>
      </w:tr>
    </w:tbl>
    <w:p w14:paraId="5CD904CA" w14:textId="1B723B36" w:rsidR="00357C1A" w:rsidRPr="00457B8F" w:rsidRDefault="00357C1A" w:rsidP="0004651C">
      <w:pPr>
        <w:widowControl w:val="0"/>
        <w:wordWrap w:val="0"/>
        <w:autoSpaceDE w:val="0"/>
        <w:autoSpaceDN w:val="0"/>
        <w:spacing w:after="160"/>
      </w:pPr>
      <w:r w:rsidRPr="00457B8F">
        <w:rPr>
          <w:b/>
          <w:bCs/>
        </w:rPr>
        <w:t> </w:t>
      </w:r>
    </w:p>
    <w:p w14:paraId="7E95E4DF" w14:textId="77777777" w:rsidR="00411295" w:rsidRPr="00FC5B24" w:rsidRDefault="00411295">
      <w:pPr>
        <w:pStyle w:val="a4"/>
        <w:spacing w:line="312" w:lineRule="auto"/>
        <w:ind w:left="283" w:hanging="283"/>
        <w:rPr>
          <w:rFonts w:ascii="돋움" w:eastAsia="돋움"/>
          <w:spacing w:val="-3"/>
          <w:w w:val="95"/>
        </w:rPr>
      </w:pPr>
    </w:p>
    <w:sectPr w:rsidR="00411295" w:rsidRPr="00FC5B24">
      <w:endnotePr>
        <w:numFmt w:val="decimal"/>
      </w:endnotePr>
      <w:pgSz w:w="11906" w:h="16838"/>
      <w:pgMar w:top="1304" w:right="1417" w:bottom="1927" w:left="1417" w:header="1304" w:footer="10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9D3AE" w14:textId="77777777" w:rsidR="003E14D8" w:rsidRDefault="003E14D8" w:rsidP="00B46263">
      <w:r>
        <w:separator/>
      </w:r>
    </w:p>
  </w:endnote>
  <w:endnote w:type="continuationSeparator" w:id="0">
    <w:p w14:paraId="2B4A43F1" w14:textId="77777777" w:rsidR="003E14D8" w:rsidRDefault="003E14D8" w:rsidP="00B46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한컴바탕">
    <w:panose1 w:val="02030600000101010101"/>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윤고딕330">
    <w:panose1 w:val="00000000000000000000"/>
    <w:charset w:val="81"/>
    <w:family w:val="roman"/>
    <w:notTrueType/>
    <w:pitch w:val="default"/>
  </w:font>
  <w:font w:name="휴먼세모음T">
    <w:panose1 w:val="00000000000000000000"/>
    <w:charset w:val="81"/>
    <w:family w:val="roman"/>
    <w:notTrueType/>
    <w:pitch w:val="default"/>
  </w:font>
  <w:font w:name="산돌명조 L">
    <w:panose1 w:val="00000000000000000000"/>
    <w:charset w:val="81"/>
    <w:family w:val="roman"/>
    <w:notTrueType/>
    <w:pitch w:val="default"/>
  </w:font>
  <w:font w:name="-윤명조320">
    <w:panose1 w:val="00000000000000000000"/>
    <w:charset w:val="81"/>
    <w:family w:val="roman"/>
    <w:notTrueType/>
    <w:pitch w:val="default"/>
  </w:font>
  <w:font w:name="-윤고딕120">
    <w:panose1 w:val="00000000000000000000"/>
    <w:charset w:val="81"/>
    <w:family w:val="roman"/>
    <w:notTrueType/>
    <w:pitch w:val="default"/>
  </w:font>
  <w:font w:name="-윤고딕320">
    <w:altName w:val="바탕"/>
    <w:panose1 w:val="00000000000000000000"/>
    <w:charset w:val="81"/>
    <w:family w:val="roman"/>
    <w:notTrueType/>
    <w:pitch w:val="default"/>
  </w:font>
  <w:font w:name="HCI Hollyhock">
    <w:panose1 w:val="00000000000000000000"/>
    <w:charset w:val="00"/>
    <w:family w:val="roman"/>
    <w:notTrueType/>
    <w:pitch w:val="default"/>
  </w:font>
  <w:font w:name="휴먼고딕">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태고딕">
    <w:panose1 w:val="00000000000000000000"/>
    <w:charset w:val="81"/>
    <w:family w:val="roman"/>
    <w:notTrueType/>
    <w:pitch w:val="default"/>
  </w:font>
  <w:font w:name="#신그래픽">
    <w:panose1 w:val="00000000000000000000"/>
    <w:charset w:val="81"/>
    <w:family w:val="roman"/>
    <w:notTrueType/>
    <w:pitch w:val="default"/>
  </w:font>
  <w:font w:name="신명 태고딕">
    <w:panose1 w:val="00000000000000000000"/>
    <w:charset w:val="81"/>
    <w:family w:val="roman"/>
    <w:notTrueType/>
    <w:pitch w:val="default"/>
  </w:font>
  <w:font w:name="HCI Poppy">
    <w:panose1 w:val="00000000000000000000"/>
    <w:charset w:val="00"/>
    <w:family w:val="roman"/>
    <w:notTrueType/>
    <w:pitch w:val="default"/>
  </w:font>
  <w:font w:name="-윤고딕130">
    <w:panose1 w:val="00000000000000000000"/>
    <w:charset w:val="81"/>
    <w:family w:val="roman"/>
    <w:notTrueType/>
    <w:pitch w:val="default"/>
  </w:font>
  <w:font w:name="-햇살M">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휴먼엑스포">
    <w:panose1 w:val="02030504000101010101"/>
    <w:charset w:val="81"/>
    <w:family w:val="roman"/>
    <w:pitch w:val="variable"/>
    <w:sig w:usb0="800002A7" w:usb1="29D77CFB" w:usb2="00000010" w:usb3="00000000" w:csb0="00080000" w:csb1="00000000"/>
  </w:font>
  <w:font w:name="-윤고딕110">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휴먼명조">
    <w:altName w:val="바탕"/>
    <w:panose1 w:val="00000000000000000000"/>
    <w:charset w:val="81"/>
    <w:family w:val="roman"/>
    <w:notTrueType/>
    <w:pitch w:val="default"/>
  </w:font>
  <w:font w:name="HY울릉도B">
    <w:altName w:val="바탕"/>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 w:name="한양중고딕">
    <w:altName w:val="바탕"/>
    <w:panose1 w:val="00000000000000000000"/>
    <w:charset w:val="81"/>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B09A" w14:textId="77777777" w:rsidR="003E14D8" w:rsidRDefault="003E14D8" w:rsidP="00B46263">
      <w:r>
        <w:separator/>
      </w:r>
    </w:p>
  </w:footnote>
  <w:footnote w:type="continuationSeparator" w:id="0">
    <w:p w14:paraId="0CA25295" w14:textId="77777777" w:rsidR="003E14D8" w:rsidRDefault="003E14D8" w:rsidP="00B46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6DF"/>
    <w:multiLevelType w:val="multilevel"/>
    <w:tmpl w:val="524A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5545C"/>
    <w:multiLevelType w:val="multilevel"/>
    <w:tmpl w:val="14A0B9DA"/>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2" w15:restartNumberingAfterBreak="0">
    <w:nsid w:val="03946F3E"/>
    <w:multiLevelType w:val="hybridMultilevel"/>
    <w:tmpl w:val="FEA250D6"/>
    <w:lvl w:ilvl="0" w:tplc="AFC6B504">
      <w:start w:val="1"/>
      <w:numFmt w:val="bullet"/>
      <w:lvlText w:val=""/>
      <w:lvlJc w:val="left"/>
      <w:pPr>
        <w:tabs>
          <w:tab w:val="num" w:pos="720"/>
        </w:tabs>
        <w:ind w:left="720" w:hanging="360"/>
      </w:pPr>
      <w:rPr>
        <w:rFonts w:ascii="Wingdings" w:hAnsi="Wingdings" w:hint="default"/>
      </w:rPr>
    </w:lvl>
    <w:lvl w:ilvl="1" w:tplc="0B028814" w:tentative="1">
      <w:start w:val="1"/>
      <w:numFmt w:val="bullet"/>
      <w:lvlText w:val=""/>
      <w:lvlJc w:val="left"/>
      <w:pPr>
        <w:tabs>
          <w:tab w:val="num" w:pos="1440"/>
        </w:tabs>
        <w:ind w:left="1440" w:hanging="360"/>
      </w:pPr>
      <w:rPr>
        <w:rFonts w:ascii="Wingdings" w:hAnsi="Wingdings" w:hint="default"/>
      </w:rPr>
    </w:lvl>
    <w:lvl w:ilvl="2" w:tplc="0E448874" w:tentative="1">
      <w:start w:val="1"/>
      <w:numFmt w:val="bullet"/>
      <w:lvlText w:val=""/>
      <w:lvlJc w:val="left"/>
      <w:pPr>
        <w:tabs>
          <w:tab w:val="num" w:pos="2160"/>
        </w:tabs>
        <w:ind w:left="2160" w:hanging="360"/>
      </w:pPr>
      <w:rPr>
        <w:rFonts w:ascii="Wingdings" w:hAnsi="Wingdings" w:hint="default"/>
      </w:rPr>
    </w:lvl>
    <w:lvl w:ilvl="3" w:tplc="4C6086C4" w:tentative="1">
      <w:start w:val="1"/>
      <w:numFmt w:val="bullet"/>
      <w:lvlText w:val=""/>
      <w:lvlJc w:val="left"/>
      <w:pPr>
        <w:tabs>
          <w:tab w:val="num" w:pos="2880"/>
        </w:tabs>
        <w:ind w:left="2880" w:hanging="360"/>
      </w:pPr>
      <w:rPr>
        <w:rFonts w:ascii="Wingdings" w:hAnsi="Wingdings" w:hint="default"/>
      </w:rPr>
    </w:lvl>
    <w:lvl w:ilvl="4" w:tplc="78E45F86" w:tentative="1">
      <w:start w:val="1"/>
      <w:numFmt w:val="bullet"/>
      <w:lvlText w:val=""/>
      <w:lvlJc w:val="left"/>
      <w:pPr>
        <w:tabs>
          <w:tab w:val="num" w:pos="3600"/>
        </w:tabs>
        <w:ind w:left="3600" w:hanging="360"/>
      </w:pPr>
      <w:rPr>
        <w:rFonts w:ascii="Wingdings" w:hAnsi="Wingdings" w:hint="default"/>
      </w:rPr>
    </w:lvl>
    <w:lvl w:ilvl="5" w:tplc="2A126F02" w:tentative="1">
      <w:start w:val="1"/>
      <w:numFmt w:val="bullet"/>
      <w:lvlText w:val=""/>
      <w:lvlJc w:val="left"/>
      <w:pPr>
        <w:tabs>
          <w:tab w:val="num" w:pos="4320"/>
        </w:tabs>
        <w:ind w:left="4320" w:hanging="360"/>
      </w:pPr>
      <w:rPr>
        <w:rFonts w:ascii="Wingdings" w:hAnsi="Wingdings" w:hint="default"/>
      </w:rPr>
    </w:lvl>
    <w:lvl w:ilvl="6" w:tplc="2D740AB0" w:tentative="1">
      <w:start w:val="1"/>
      <w:numFmt w:val="bullet"/>
      <w:lvlText w:val=""/>
      <w:lvlJc w:val="left"/>
      <w:pPr>
        <w:tabs>
          <w:tab w:val="num" w:pos="5040"/>
        </w:tabs>
        <w:ind w:left="5040" w:hanging="360"/>
      </w:pPr>
      <w:rPr>
        <w:rFonts w:ascii="Wingdings" w:hAnsi="Wingdings" w:hint="default"/>
      </w:rPr>
    </w:lvl>
    <w:lvl w:ilvl="7" w:tplc="4D4854CA" w:tentative="1">
      <w:start w:val="1"/>
      <w:numFmt w:val="bullet"/>
      <w:lvlText w:val=""/>
      <w:lvlJc w:val="left"/>
      <w:pPr>
        <w:tabs>
          <w:tab w:val="num" w:pos="5760"/>
        </w:tabs>
        <w:ind w:left="5760" w:hanging="360"/>
      </w:pPr>
      <w:rPr>
        <w:rFonts w:ascii="Wingdings" w:hAnsi="Wingdings" w:hint="default"/>
      </w:rPr>
    </w:lvl>
    <w:lvl w:ilvl="8" w:tplc="64F0C9B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EF0A83"/>
    <w:multiLevelType w:val="multilevel"/>
    <w:tmpl w:val="F458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0445C"/>
    <w:multiLevelType w:val="hybridMultilevel"/>
    <w:tmpl w:val="60145ED6"/>
    <w:lvl w:ilvl="0" w:tplc="A01E1F90">
      <w:start w:val="1"/>
      <w:numFmt w:val="bullet"/>
      <w:lvlText w:val="−"/>
      <w:lvlJc w:val="left"/>
      <w:pPr>
        <w:tabs>
          <w:tab w:val="num" w:pos="720"/>
        </w:tabs>
        <w:ind w:left="720" w:hanging="360"/>
      </w:pPr>
      <w:rPr>
        <w:rFonts w:ascii="MS Reference Sans Serif" w:hAnsi="MS Reference Sans Serif" w:hint="default"/>
      </w:rPr>
    </w:lvl>
    <w:lvl w:ilvl="1" w:tplc="3620B690" w:tentative="1">
      <w:start w:val="1"/>
      <w:numFmt w:val="bullet"/>
      <w:lvlText w:val="−"/>
      <w:lvlJc w:val="left"/>
      <w:pPr>
        <w:tabs>
          <w:tab w:val="num" w:pos="1440"/>
        </w:tabs>
        <w:ind w:left="1440" w:hanging="360"/>
      </w:pPr>
      <w:rPr>
        <w:rFonts w:ascii="MS Reference Sans Serif" w:hAnsi="MS Reference Sans Serif" w:hint="default"/>
      </w:rPr>
    </w:lvl>
    <w:lvl w:ilvl="2" w:tplc="39EC9152" w:tentative="1">
      <w:start w:val="1"/>
      <w:numFmt w:val="bullet"/>
      <w:lvlText w:val="−"/>
      <w:lvlJc w:val="left"/>
      <w:pPr>
        <w:tabs>
          <w:tab w:val="num" w:pos="2160"/>
        </w:tabs>
        <w:ind w:left="2160" w:hanging="360"/>
      </w:pPr>
      <w:rPr>
        <w:rFonts w:ascii="MS Reference Sans Serif" w:hAnsi="MS Reference Sans Serif" w:hint="default"/>
      </w:rPr>
    </w:lvl>
    <w:lvl w:ilvl="3" w:tplc="A3A6A624" w:tentative="1">
      <w:start w:val="1"/>
      <w:numFmt w:val="bullet"/>
      <w:lvlText w:val="−"/>
      <w:lvlJc w:val="left"/>
      <w:pPr>
        <w:tabs>
          <w:tab w:val="num" w:pos="2880"/>
        </w:tabs>
        <w:ind w:left="2880" w:hanging="360"/>
      </w:pPr>
      <w:rPr>
        <w:rFonts w:ascii="MS Reference Sans Serif" w:hAnsi="MS Reference Sans Serif" w:hint="default"/>
      </w:rPr>
    </w:lvl>
    <w:lvl w:ilvl="4" w:tplc="539293A6" w:tentative="1">
      <w:start w:val="1"/>
      <w:numFmt w:val="bullet"/>
      <w:lvlText w:val="−"/>
      <w:lvlJc w:val="left"/>
      <w:pPr>
        <w:tabs>
          <w:tab w:val="num" w:pos="3600"/>
        </w:tabs>
        <w:ind w:left="3600" w:hanging="360"/>
      </w:pPr>
      <w:rPr>
        <w:rFonts w:ascii="MS Reference Sans Serif" w:hAnsi="MS Reference Sans Serif" w:hint="default"/>
      </w:rPr>
    </w:lvl>
    <w:lvl w:ilvl="5" w:tplc="ED685DAC" w:tentative="1">
      <w:start w:val="1"/>
      <w:numFmt w:val="bullet"/>
      <w:lvlText w:val="−"/>
      <w:lvlJc w:val="left"/>
      <w:pPr>
        <w:tabs>
          <w:tab w:val="num" w:pos="4320"/>
        </w:tabs>
        <w:ind w:left="4320" w:hanging="360"/>
      </w:pPr>
      <w:rPr>
        <w:rFonts w:ascii="MS Reference Sans Serif" w:hAnsi="MS Reference Sans Serif" w:hint="default"/>
      </w:rPr>
    </w:lvl>
    <w:lvl w:ilvl="6" w:tplc="1DF2171A" w:tentative="1">
      <w:start w:val="1"/>
      <w:numFmt w:val="bullet"/>
      <w:lvlText w:val="−"/>
      <w:lvlJc w:val="left"/>
      <w:pPr>
        <w:tabs>
          <w:tab w:val="num" w:pos="5040"/>
        </w:tabs>
        <w:ind w:left="5040" w:hanging="360"/>
      </w:pPr>
      <w:rPr>
        <w:rFonts w:ascii="MS Reference Sans Serif" w:hAnsi="MS Reference Sans Serif" w:hint="default"/>
      </w:rPr>
    </w:lvl>
    <w:lvl w:ilvl="7" w:tplc="BBE49482" w:tentative="1">
      <w:start w:val="1"/>
      <w:numFmt w:val="bullet"/>
      <w:lvlText w:val="−"/>
      <w:lvlJc w:val="left"/>
      <w:pPr>
        <w:tabs>
          <w:tab w:val="num" w:pos="5760"/>
        </w:tabs>
        <w:ind w:left="5760" w:hanging="360"/>
      </w:pPr>
      <w:rPr>
        <w:rFonts w:ascii="MS Reference Sans Serif" w:hAnsi="MS Reference Sans Serif" w:hint="default"/>
      </w:rPr>
    </w:lvl>
    <w:lvl w:ilvl="8" w:tplc="A6185E54"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5" w15:restartNumberingAfterBreak="0">
    <w:nsid w:val="0F013BE4"/>
    <w:multiLevelType w:val="multilevel"/>
    <w:tmpl w:val="CB6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B3C2D"/>
    <w:multiLevelType w:val="multilevel"/>
    <w:tmpl w:val="8A461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167F9"/>
    <w:multiLevelType w:val="hybridMultilevel"/>
    <w:tmpl w:val="F63CEE70"/>
    <w:lvl w:ilvl="0" w:tplc="DE7E498C">
      <w:start w:val="1"/>
      <w:numFmt w:val="bullet"/>
      <w:lvlText w:val="•"/>
      <w:lvlJc w:val="left"/>
      <w:pPr>
        <w:tabs>
          <w:tab w:val="num" w:pos="720"/>
        </w:tabs>
        <w:ind w:left="720" w:hanging="360"/>
      </w:pPr>
      <w:rPr>
        <w:rFonts w:ascii="Arial" w:hAnsi="Arial" w:hint="default"/>
      </w:rPr>
    </w:lvl>
    <w:lvl w:ilvl="1" w:tplc="163406F6" w:tentative="1">
      <w:start w:val="1"/>
      <w:numFmt w:val="bullet"/>
      <w:lvlText w:val="•"/>
      <w:lvlJc w:val="left"/>
      <w:pPr>
        <w:tabs>
          <w:tab w:val="num" w:pos="1440"/>
        </w:tabs>
        <w:ind w:left="1440" w:hanging="360"/>
      </w:pPr>
      <w:rPr>
        <w:rFonts w:ascii="Arial" w:hAnsi="Arial" w:hint="default"/>
      </w:rPr>
    </w:lvl>
    <w:lvl w:ilvl="2" w:tplc="5FF22636" w:tentative="1">
      <w:start w:val="1"/>
      <w:numFmt w:val="bullet"/>
      <w:lvlText w:val="•"/>
      <w:lvlJc w:val="left"/>
      <w:pPr>
        <w:tabs>
          <w:tab w:val="num" w:pos="2160"/>
        </w:tabs>
        <w:ind w:left="2160" w:hanging="360"/>
      </w:pPr>
      <w:rPr>
        <w:rFonts w:ascii="Arial" w:hAnsi="Arial" w:hint="default"/>
      </w:rPr>
    </w:lvl>
    <w:lvl w:ilvl="3" w:tplc="5B44B9B2" w:tentative="1">
      <w:start w:val="1"/>
      <w:numFmt w:val="bullet"/>
      <w:lvlText w:val="•"/>
      <w:lvlJc w:val="left"/>
      <w:pPr>
        <w:tabs>
          <w:tab w:val="num" w:pos="2880"/>
        </w:tabs>
        <w:ind w:left="2880" w:hanging="360"/>
      </w:pPr>
      <w:rPr>
        <w:rFonts w:ascii="Arial" w:hAnsi="Arial" w:hint="default"/>
      </w:rPr>
    </w:lvl>
    <w:lvl w:ilvl="4" w:tplc="582E570C" w:tentative="1">
      <w:start w:val="1"/>
      <w:numFmt w:val="bullet"/>
      <w:lvlText w:val="•"/>
      <w:lvlJc w:val="left"/>
      <w:pPr>
        <w:tabs>
          <w:tab w:val="num" w:pos="3600"/>
        </w:tabs>
        <w:ind w:left="3600" w:hanging="360"/>
      </w:pPr>
      <w:rPr>
        <w:rFonts w:ascii="Arial" w:hAnsi="Arial" w:hint="default"/>
      </w:rPr>
    </w:lvl>
    <w:lvl w:ilvl="5" w:tplc="E9E6BFFC" w:tentative="1">
      <w:start w:val="1"/>
      <w:numFmt w:val="bullet"/>
      <w:lvlText w:val="•"/>
      <w:lvlJc w:val="left"/>
      <w:pPr>
        <w:tabs>
          <w:tab w:val="num" w:pos="4320"/>
        </w:tabs>
        <w:ind w:left="4320" w:hanging="360"/>
      </w:pPr>
      <w:rPr>
        <w:rFonts w:ascii="Arial" w:hAnsi="Arial" w:hint="default"/>
      </w:rPr>
    </w:lvl>
    <w:lvl w:ilvl="6" w:tplc="D0E21ABE" w:tentative="1">
      <w:start w:val="1"/>
      <w:numFmt w:val="bullet"/>
      <w:lvlText w:val="•"/>
      <w:lvlJc w:val="left"/>
      <w:pPr>
        <w:tabs>
          <w:tab w:val="num" w:pos="5040"/>
        </w:tabs>
        <w:ind w:left="5040" w:hanging="360"/>
      </w:pPr>
      <w:rPr>
        <w:rFonts w:ascii="Arial" w:hAnsi="Arial" w:hint="default"/>
      </w:rPr>
    </w:lvl>
    <w:lvl w:ilvl="7" w:tplc="4E3A7296" w:tentative="1">
      <w:start w:val="1"/>
      <w:numFmt w:val="bullet"/>
      <w:lvlText w:val="•"/>
      <w:lvlJc w:val="left"/>
      <w:pPr>
        <w:tabs>
          <w:tab w:val="num" w:pos="5760"/>
        </w:tabs>
        <w:ind w:left="5760" w:hanging="360"/>
      </w:pPr>
      <w:rPr>
        <w:rFonts w:ascii="Arial" w:hAnsi="Arial" w:hint="default"/>
      </w:rPr>
    </w:lvl>
    <w:lvl w:ilvl="8" w:tplc="66900A3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0B649E3"/>
    <w:multiLevelType w:val="hybridMultilevel"/>
    <w:tmpl w:val="853A613E"/>
    <w:lvl w:ilvl="0" w:tplc="DBEC95D2">
      <w:start w:val="1"/>
      <w:numFmt w:val="bullet"/>
      <w:lvlText w:val="−"/>
      <w:lvlJc w:val="left"/>
      <w:pPr>
        <w:tabs>
          <w:tab w:val="num" w:pos="720"/>
        </w:tabs>
        <w:ind w:left="720" w:hanging="360"/>
      </w:pPr>
      <w:rPr>
        <w:rFonts w:ascii="MS Reference Sans Serif" w:hAnsi="MS Reference Sans Serif" w:hint="default"/>
      </w:rPr>
    </w:lvl>
    <w:lvl w:ilvl="1" w:tplc="11DA4B2E" w:tentative="1">
      <w:start w:val="1"/>
      <w:numFmt w:val="bullet"/>
      <w:lvlText w:val="−"/>
      <w:lvlJc w:val="left"/>
      <w:pPr>
        <w:tabs>
          <w:tab w:val="num" w:pos="1440"/>
        </w:tabs>
        <w:ind w:left="1440" w:hanging="360"/>
      </w:pPr>
      <w:rPr>
        <w:rFonts w:ascii="MS Reference Sans Serif" w:hAnsi="MS Reference Sans Serif" w:hint="default"/>
      </w:rPr>
    </w:lvl>
    <w:lvl w:ilvl="2" w:tplc="B5F2ACD6" w:tentative="1">
      <w:start w:val="1"/>
      <w:numFmt w:val="bullet"/>
      <w:lvlText w:val="−"/>
      <w:lvlJc w:val="left"/>
      <w:pPr>
        <w:tabs>
          <w:tab w:val="num" w:pos="2160"/>
        </w:tabs>
        <w:ind w:left="2160" w:hanging="360"/>
      </w:pPr>
      <w:rPr>
        <w:rFonts w:ascii="MS Reference Sans Serif" w:hAnsi="MS Reference Sans Serif" w:hint="default"/>
      </w:rPr>
    </w:lvl>
    <w:lvl w:ilvl="3" w:tplc="1B44822A" w:tentative="1">
      <w:start w:val="1"/>
      <w:numFmt w:val="bullet"/>
      <w:lvlText w:val="−"/>
      <w:lvlJc w:val="left"/>
      <w:pPr>
        <w:tabs>
          <w:tab w:val="num" w:pos="2880"/>
        </w:tabs>
        <w:ind w:left="2880" w:hanging="360"/>
      </w:pPr>
      <w:rPr>
        <w:rFonts w:ascii="MS Reference Sans Serif" w:hAnsi="MS Reference Sans Serif" w:hint="default"/>
      </w:rPr>
    </w:lvl>
    <w:lvl w:ilvl="4" w:tplc="2F02A99E" w:tentative="1">
      <w:start w:val="1"/>
      <w:numFmt w:val="bullet"/>
      <w:lvlText w:val="−"/>
      <w:lvlJc w:val="left"/>
      <w:pPr>
        <w:tabs>
          <w:tab w:val="num" w:pos="3600"/>
        </w:tabs>
        <w:ind w:left="3600" w:hanging="360"/>
      </w:pPr>
      <w:rPr>
        <w:rFonts w:ascii="MS Reference Sans Serif" w:hAnsi="MS Reference Sans Serif" w:hint="default"/>
      </w:rPr>
    </w:lvl>
    <w:lvl w:ilvl="5" w:tplc="BC42AE02" w:tentative="1">
      <w:start w:val="1"/>
      <w:numFmt w:val="bullet"/>
      <w:lvlText w:val="−"/>
      <w:lvlJc w:val="left"/>
      <w:pPr>
        <w:tabs>
          <w:tab w:val="num" w:pos="4320"/>
        </w:tabs>
        <w:ind w:left="4320" w:hanging="360"/>
      </w:pPr>
      <w:rPr>
        <w:rFonts w:ascii="MS Reference Sans Serif" w:hAnsi="MS Reference Sans Serif" w:hint="default"/>
      </w:rPr>
    </w:lvl>
    <w:lvl w:ilvl="6" w:tplc="FF90D966" w:tentative="1">
      <w:start w:val="1"/>
      <w:numFmt w:val="bullet"/>
      <w:lvlText w:val="−"/>
      <w:lvlJc w:val="left"/>
      <w:pPr>
        <w:tabs>
          <w:tab w:val="num" w:pos="5040"/>
        </w:tabs>
        <w:ind w:left="5040" w:hanging="360"/>
      </w:pPr>
      <w:rPr>
        <w:rFonts w:ascii="MS Reference Sans Serif" w:hAnsi="MS Reference Sans Serif" w:hint="default"/>
      </w:rPr>
    </w:lvl>
    <w:lvl w:ilvl="7" w:tplc="DC18189C" w:tentative="1">
      <w:start w:val="1"/>
      <w:numFmt w:val="bullet"/>
      <w:lvlText w:val="−"/>
      <w:lvlJc w:val="left"/>
      <w:pPr>
        <w:tabs>
          <w:tab w:val="num" w:pos="5760"/>
        </w:tabs>
        <w:ind w:left="5760" w:hanging="360"/>
      </w:pPr>
      <w:rPr>
        <w:rFonts w:ascii="MS Reference Sans Serif" w:hAnsi="MS Reference Sans Serif" w:hint="default"/>
      </w:rPr>
    </w:lvl>
    <w:lvl w:ilvl="8" w:tplc="834EBF3A"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9" w15:restartNumberingAfterBreak="0">
    <w:nsid w:val="11547016"/>
    <w:multiLevelType w:val="multilevel"/>
    <w:tmpl w:val="872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01E4D"/>
    <w:multiLevelType w:val="multilevel"/>
    <w:tmpl w:val="29420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23FC4"/>
    <w:multiLevelType w:val="multilevel"/>
    <w:tmpl w:val="1CF0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423E9"/>
    <w:multiLevelType w:val="multilevel"/>
    <w:tmpl w:val="C838844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3" w15:restartNumberingAfterBreak="0">
    <w:nsid w:val="15516F90"/>
    <w:multiLevelType w:val="multilevel"/>
    <w:tmpl w:val="887C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C6F32"/>
    <w:multiLevelType w:val="multilevel"/>
    <w:tmpl w:val="6666ECF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5" w15:restartNumberingAfterBreak="0">
    <w:nsid w:val="168E7CE2"/>
    <w:multiLevelType w:val="hybridMultilevel"/>
    <w:tmpl w:val="95FEAE34"/>
    <w:lvl w:ilvl="0" w:tplc="A808B99C">
      <w:start w:val="1"/>
      <w:numFmt w:val="bullet"/>
      <w:lvlText w:val="−"/>
      <w:lvlJc w:val="left"/>
      <w:pPr>
        <w:tabs>
          <w:tab w:val="num" w:pos="720"/>
        </w:tabs>
        <w:ind w:left="720" w:hanging="360"/>
      </w:pPr>
      <w:rPr>
        <w:rFonts w:ascii="MS Reference Sans Serif" w:hAnsi="MS Reference Sans Serif" w:hint="default"/>
      </w:rPr>
    </w:lvl>
    <w:lvl w:ilvl="1" w:tplc="12FE1088" w:tentative="1">
      <w:start w:val="1"/>
      <w:numFmt w:val="bullet"/>
      <w:lvlText w:val="−"/>
      <w:lvlJc w:val="left"/>
      <w:pPr>
        <w:tabs>
          <w:tab w:val="num" w:pos="1440"/>
        </w:tabs>
        <w:ind w:left="1440" w:hanging="360"/>
      </w:pPr>
      <w:rPr>
        <w:rFonts w:ascii="MS Reference Sans Serif" w:hAnsi="MS Reference Sans Serif" w:hint="default"/>
      </w:rPr>
    </w:lvl>
    <w:lvl w:ilvl="2" w:tplc="70D04D80" w:tentative="1">
      <w:start w:val="1"/>
      <w:numFmt w:val="bullet"/>
      <w:lvlText w:val="−"/>
      <w:lvlJc w:val="left"/>
      <w:pPr>
        <w:tabs>
          <w:tab w:val="num" w:pos="2160"/>
        </w:tabs>
        <w:ind w:left="2160" w:hanging="360"/>
      </w:pPr>
      <w:rPr>
        <w:rFonts w:ascii="MS Reference Sans Serif" w:hAnsi="MS Reference Sans Serif" w:hint="default"/>
      </w:rPr>
    </w:lvl>
    <w:lvl w:ilvl="3" w:tplc="8286EEF4" w:tentative="1">
      <w:start w:val="1"/>
      <w:numFmt w:val="bullet"/>
      <w:lvlText w:val="−"/>
      <w:lvlJc w:val="left"/>
      <w:pPr>
        <w:tabs>
          <w:tab w:val="num" w:pos="2880"/>
        </w:tabs>
        <w:ind w:left="2880" w:hanging="360"/>
      </w:pPr>
      <w:rPr>
        <w:rFonts w:ascii="MS Reference Sans Serif" w:hAnsi="MS Reference Sans Serif" w:hint="default"/>
      </w:rPr>
    </w:lvl>
    <w:lvl w:ilvl="4" w:tplc="C67C04F0" w:tentative="1">
      <w:start w:val="1"/>
      <w:numFmt w:val="bullet"/>
      <w:lvlText w:val="−"/>
      <w:lvlJc w:val="left"/>
      <w:pPr>
        <w:tabs>
          <w:tab w:val="num" w:pos="3600"/>
        </w:tabs>
        <w:ind w:left="3600" w:hanging="360"/>
      </w:pPr>
      <w:rPr>
        <w:rFonts w:ascii="MS Reference Sans Serif" w:hAnsi="MS Reference Sans Serif" w:hint="default"/>
      </w:rPr>
    </w:lvl>
    <w:lvl w:ilvl="5" w:tplc="B532B170" w:tentative="1">
      <w:start w:val="1"/>
      <w:numFmt w:val="bullet"/>
      <w:lvlText w:val="−"/>
      <w:lvlJc w:val="left"/>
      <w:pPr>
        <w:tabs>
          <w:tab w:val="num" w:pos="4320"/>
        </w:tabs>
        <w:ind w:left="4320" w:hanging="360"/>
      </w:pPr>
      <w:rPr>
        <w:rFonts w:ascii="MS Reference Sans Serif" w:hAnsi="MS Reference Sans Serif" w:hint="default"/>
      </w:rPr>
    </w:lvl>
    <w:lvl w:ilvl="6" w:tplc="C28C2AB6" w:tentative="1">
      <w:start w:val="1"/>
      <w:numFmt w:val="bullet"/>
      <w:lvlText w:val="−"/>
      <w:lvlJc w:val="left"/>
      <w:pPr>
        <w:tabs>
          <w:tab w:val="num" w:pos="5040"/>
        </w:tabs>
        <w:ind w:left="5040" w:hanging="360"/>
      </w:pPr>
      <w:rPr>
        <w:rFonts w:ascii="MS Reference Sans Serif" w:hAnsi="MS Reference Sans Serif" w:hint="default"/>
      </w:rPr>
    </w:lvl>
    <w:lvl w:ilvl="7" w:tplc="DBB09FBE" w:tentative="1">
      <w:start w:val="1"/>
      <w:numFmt w:val="bullet"/>
      <w:lvlText w:val="−"/>
      <w:lvlJc w:val="left"/>
      <w:pPr>
        <w:tabs>
          <w:tab w:val="num" w:pos="5760"/>
        </w:tabs>
        <w:ind w:left="5760" w:hanging="360"/>
      </w:pPr>
      <w:rPr>
        <w:rFonts w:ascii="MS Reference Sans Serif" w:hAnsi="MS Reference Sans Serif" w:hint="default"/>
      </w:rPr>
    </w:lvl>
    <w:lvl w:ilvl="8" w:tplc="A3DA5C52"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16" w15:restartNumberingAfterBreak="0">
    <w:nsid w:val="17F43065"/>
    <w:multiLevelType w:val="multilevel"/>
    <w:tmpl w:val="9550944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7" w15:restartNumberingAfterBreak="0">
    <w:nsid w:val="18577587"/>
    <w:multiLevelType w:val="multilevel"/>
    <w:tmpl w:val="3F4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6632B"/>
    <w:multiLevelType w:val="multilevel"/>
    <w:tmpl w:val="5F58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5B545C"/>
    <w:multiLevelType w:val="hybridMultilevel"/>
    <w:tmpl w:val="2D662B28"/>
    <w:lvl w:ilvl="0" w:tplc="FF226736">
      <w:start w:val="1"/>
      <w:numFmt w:val="bullet"/>
      <w:lvlText w:val="−"/>
      <w:lvlJc w:val="left"/>
      <w:pPr>
        <w:tabs>
          <w:tab w:val="num" w:pos="720"/>
        </w:tabs>
        <w:ind w:left="720" w:hanging="360"/>
      </w:pPr>
      <w:rPr>
        <w:rFonts w:ascii="MS Reference Sans Serif" w:hAnsi="MS Reference Sans Serif" w:hint="default"/>
      </w:rPr>
    </w:lvl>
    <w:lvl w:ilvl="1" w:tplc="E86C0C4E" w:tentative="1">
      <w:start w:val="1"/>
      <w:numFmt w:val="bullet"/>
      <w:lvlText w:val="−"/>
      <w:lvlJc w:val="left"/>
      <w:pPr>
        <w:tabs>
          <w:tab w:val="num" w:pos="1440"/>
        </w:tabs>
        <w:ind w:left="1440" w:hanging="360"/>
      </w:pPr>
      <w:rPr>
        <w:rFonts w:ascii="MS Reference Sans Serif" w:hAnsi="MS Reference Sans Serif" w:hint="default"/>
      </w:rPr>
    </w:lvl>
    <w:lvl w:ilvl="2" w:tplc="463491DE" w:tentative="1">
      <w:start w:val="1"/>
      <w:numFmt w:val="bullet"/>
      <w:lvlText w:val="−"/>
      <w:lvlJc w:val="left"/>
      <w:pPr>
        <w:tabs>
          <w:tab w:val="num" w:pos="2160"/>
        </w:tabs>
        <w:ind w:left="2160" w:hanging="360"/>
      </w:pPr>
      <w:rPr>
        <w:rFonts w:ascii="MS Reference Sans Serif" w:hAnsi="MS Reference Sans Serif" w:hint="default"/>
      </w:rPr>
    </w:lvl>
    <w:lvl w:ilvl="3" w:tplc="6CAEC610" w:tentative="1">
      <w:start w:val="1"/>
      <w:numFmt w:val="bullet"/>
      <w:lvlText w:val="−"/>
      <w:lvlJc w:val="left"/>
      <w:pPr>
        <w:tabs>
          <w:tab w:val="num" w:pos="2880"/>
        </w:tabs>
        <w:ind w:left="2880" w:hanging="360"/>
      </w:pPr>
      <w:rPr>
        <w:rFonts w:ascii="MS Reference Sans Serif" w:hAnsi="MS Reference Sans Serif" w:hint="default"/>
      </w:rPr>
    </w:lvl>
    <w:lvl w:ilvl="4" w:tplc="F91C4B88" w:tentative="1">
      <w:start w:val="1"/>
      <w:numFmt w:val="bullet"/>
      <w:lvlText w:val="−"/>
      <w:lvlJc w:val="left"/>
      <w:pPr>
        <w:tabs>
          <w:tab w:val="num" w:pos="3600"/>
        </w:tabs>
        <w:ind w:left="3600" w:hanging="360"/>
      </w:pPr>
      <w:rPr>
        <w:rFonts w:ascii="MS Reference Sans Serif" w:hAnsi="MS Reference Sans Serif" w:hint="default"/>
      </w:rPr>
    </w:lvl>
    <w:lvl w:ilvl="5" w:tplc="00065C26" w:tentative="1">
      <w:start w:val="1"/>
      <w:numFmt w:val="bullet"/>
      <w:lvlText w:val="−"/>
      <w:lvlJc w:val="left"/>
      <w:pPr>
        <w:tabs>
          <w:tab w:val="num" w:pos="4320"/>
        </w:tabs>
        <w:ind w:left="4320" w:hanging="360"/>
      </w:pPr>
      <w:rPr>
        <w:rFonts w:ascii="MS Reference Sans Serif" w:hAnsi="MS Reference Sans Serif" w:hint="default"/>
      </w:rPr>
    </w:lvl>
    <w:lvl w:ilvl="6" w:tplc="B2CCC5F0" w:tentative="1">
      <w:start w:val="1"/>
      <w:numFmt w:val="bullet"/>
      <w:lvlText w:val="−"/>
      <w:lvlJc w:val="left"/>
      <w:pPr>
        <w:tabs>
          <w:tab w:val="num" w:pos="5040"/>
        </w:tabs>
        <w:ind w:left="5040" w:hanging="360"/>
      </w:pPr>
      <w:rPr>
        <w:rFonts w:ascii="MS Reference Sans Serif" w:hAnsi="MS Reference Sans Serif" w:hint="default"/>
      </w:rPr>
    </w:lvl>
    <w:lvl w:ilvl="7" w:tplc="38966350" w:tentative="1">
      <w:start w:val="1"/>
      <w:numFmt w:val="bullet"/>
      <w:lvlText w:val="−"/>
      <w:lvlJc w:val="left"/>
      <w:pPr>
        <w:tabs>
          <w:tab w:val="num" w:pos="5760"/>
        </w:tabs>
        <w:ind w:left="5760" w:hanging="360"/>
      </w:pPr>
      <w:rPr>
        <w:rFonts w:ascii="MS Reference Sans Serif" w:hAnsi="MS Reference Sans Serif" w:hint="default"/>
      </w:rPr>
    </w:lvl>
    <w:lvl w:ilvl="8" w:tplc="4DF08A0C"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20" w15:restartNumberingAfterBreak="0">
    <w:nsid w:val="1D5C0661"/>
    <w:multiLevelType w:val="multilevel"/>
    <w:tmpl w:val="EB76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B12B84"/>
    <w:multiLevelType w:val="hybridMultilevel"/>
    <w:tmpl w:val="541892A6"/>
    <w:lvl w:ilvl="0" w:tplc="59DCE7CA">
      <w:start w:val="1"/>
      <w:numFmt w:val="bullet"/>
      <w:lvlText w:val="−"/>
      <w:lvlJc w:val="left"/>
      <w:pPr>
        <w:tabs>
          <w:tab w:val="num" w:pos="720"/>
        </w:tabs>
        <w:ind w:left="720" w:hanging="360"/>
      </w:pPr>
      <w:rPr>
        <w:rFonts w:ascii="MS Reference Sans Serif" w:hAnsi="MS Reference Sans Serif" w:hint="default"/>
      </w:rPr>
    </w:lvl>
    <w:lvl w:ilvl="1" w:tplc="F66E8BBC" w:tentative="1">
      <w:start w:val="1"/>
      <w:numFmt w:val="bullet"/>
      <w:lvlText w:val="−"/>
      <w:lvlJc w:val="left"/>
      <w:pPr>
        <w:tabs>
          <w:tab w:val="num" w:pos="1440"/>
        </w:tabs>
        <w:ind w:left="1440" w:hanging="360"/>
      </w:pPr>
      <w:rPr>
        <w:rFonts w:ascii="MS Reference Sans Serif" w:hAnsi="MS Reference Sans Serif" w:hint="default"/>
      </w:rPr>
    </w:lvl>
    <w:lvl w:ilvl="2" w:tplc="10C25554" w:tentative="1">
      <w:start w:val="1"/>
      <w:numFmt w:val="bullet"/>
      <w:lvlText w:val="−"/>
      <w:lvlJc w:val="left"/>
      <w:pPr>
        <w:tabs>
          <w:tab w:val="num" w:pos="2160"/>
        </w:tabs>
        <w:ind w:left="2160" w:hanging="360"/>
      </w:pPr>
      <w:rPr>
        <w:rFonts w:ascii="MS Reference Sans Serif" w:hAnsi="MS Reference Sans Serif" w:hint="default"/>
      </w:rPr>
    </w:lvl>
    <w:lvl w:ilvl="3" w:tplc="D4F0923A" w:tentative="1">
      <w:start w:val="1"/>
      <w:numFmt w:val="bullet"/>
      <w:lvlText w:val="−"/>
      <w:lvlJc w:val="left"/>
      <w:pPr>
        <w:tabs>
          <w:tab w:val="num" w:pos="2880"/>
        </w:tabs>
        <w:ind w:left="2880" w:hanging="360"/>
      </w:pPr>
      <w:rPr>
        <w:rFonts w:ascii="MS Reference Sans Serif" w:hAnsi="MS Reference Sans Serif" w:hint="default"/>
      </w:rPr>
    </w:lvl>
    <w:lvl w:ilvl="4" w:tplc="6412633E" w:tentative="1">
      <w:start w:val="1"/>
      <w:numFmt w:val="bullet"/>
      <w:lvlText w:val="−"/>
      <w:lvlJc w:val="left"/>
      <w:pPr>
        <w:tabs>
          <w:tab w:val="num" w:pos="3600"/>
        </w:tabs>
        <w:ind w:left="3600" w:hanging="360"/>
      </w:pPr>
      <w:rPr>
        <w:rFonts w:ascii="MS Reference Sans Serif" w:hAnsi="MS Reference Sans Serif" w:hint="default"/>
      </w:rPr>
    </w:lvl>
    <w:lvl w:ilvl="5" w:tplc="D9EA9972" w:tentative="1">
      <w:start w:val="1"/>
      <w:numFmt w:val="bullet"/>
      <w:lvlText w:val="−"/>
      <w:lvlJc w:val="left"/>
      <w:pPr>
        <w:tabs>
          <w:tab w:val="num" w:pos="4320"/>
        </w:tabs>
        <w:ind w:left="4320" w:hanging="360"/>
      </w:pPr>
      <w:rPr>
        <w:rFonts w:ascii="MS Reference Sans Serif" w:hAnsi="MS Reference Sans Serif" w:hint="default"/>
      </w:rPr>
    </w:lvl>
    <w:lvl w:ilvl="6" w:tplc="57223096" w:tentative="1">
      <w:start w:val="1"/>
      <w:numFmt w:val="bullet"/>
      <w:lvlText w:val="−"/>
      <w:lvlJc w:val="left"/>
      <w:pPr>
        <w:tabs>
          <w:tab w:val="num" w:pos="5040"/>
        </w:tabs>
        <w:ind w:left="5040" w:hanging="360"/>
      </w:pPr>
      <w:rPr>
        <w:rFonts w:ascii="MS Reference Sans Serif" w:hAnsi="MS Reference Sans Serif" w:hint="default"/>
      </w:rPr>
    </w:lvl>
    <w:lvl w:ilvl="7" w:tplc="31EA46CE" w:tentative="1">
      <w:start w:val="1"/>
      <w:numFmt w:val="bullet"/>
      <w:lvlText w:val="−"/>
      <w:lvlJc w:val="left"/>
      <w:pPr>
        <w:tabs>
          <w:tab w:val="num" w:pos="5760"/>
        </w:tabs>
        <w:ind w:left="5760" w:hanging="360"/>
      </w:pPr>
      <w:rPr>
        <w:rFonts w:ascii="MS Reference Sans Serif" w:hAnsi="MS Reference Sans Serif" w:hint="default"/>
      </w:rPr>
    </w:lvl>
    <w:lvl w:ilvl="8" w:tplc="B7EE99DC"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22" w15:restartNumberingAfterBreak="0">
    <w:nsid w:val="21B559D1"/>
    <w:multiLevelType w:val="multilevel"/>
    <w:tmpl w:val="C496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E04A81"/>
    <w:multiLevelType w:val="multilevel"/>
    <w:tmpl w:val="0BE4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DE60CD"/>
    <w:multiLevelType w:val="multilevel"/>
    <w:tmpl w:val="CC149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390C9F"/>
    <w:multiLevelType w:val="multilevel"/>
    <w:tmpl w:val="BD56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E47ABB"/>
    <w:multiLevelType w:val="multilevel"/>
    <w:tmpl w:val="6100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A53E4B"/>
    <w:multiLevelType w:val="multilevel"/>
    <w:tmpl w:val="E4985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643CF9"/>
    <w:multiLevelType w:val="multilevel"/>
    <w:tmpl w:val="B2FE5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B42F8"/>
    <w:multiLevelType w:val="multilevel"/>
    <w:tmpl w:val="DE40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77105"/>
    <w:multiLevelType w:val="multilevel"/>
    <w:tmpl w:val="35A2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B91748"/>
    <w:multiLevelType w:val="multilevel"/>
    <w:tmpl w:val="C616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414F9A"/>
    <w:multiLevelType w:val="multilevel"/>
    <w:tmpl w:val="1070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70CAE"/>
    <w:multiLevelType w:val="multilevel"/>
    <w:tmpl w:val="317A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3A0468"/>
    <w:multiLevelType w:val="multilevel"/>
    <w:tmpl w:val="6570FAF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35" w15:restartNumberingAfterBreak="0">
    <w:nsid w:val="33EE7061"/>
    <w:multiLevelType w:val="multilevel"/>
    <w:tmpl w:val="0936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753A5"/>
    <w:multiLevelType w:val="multilevel"/>
    <w:tmpl w:val="689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9081E"/>
    <w:multiLevelType w:val="multilevel"/>
    <w:tmpl w:val="1CFC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B400AF"/>
    <w:multiLevelType w:val="hybridMultilevel"/>
    <w:tmpl w:val="E90E42F4"/>
    <w:lvl w:ilvl="0" w:tplc="F19EF2CE">
      <w:start w:val="1"/>
      <w:numFmt w:val="bullet"/>
      <w:lvlText w:val=""/>
      <w:lvlJc w:val="left"/>
      <w:pPr>
        <w:tabs>
          <w:tab w:val="num" w:pos="720"/>
        </w:tabs>
        <w:ind w:left="720" w:hanging="360"/>
      </w:pPr>
      <w:rPr>
        <w:rFonts w:ascii="Wingdings" w:hAnsi="Wingdings" w:hint="default"/>
      </w:rPr>
    </w:lvl>
    <w:lvl w:ilvl="1" w:tplc="66E0FDB4" w:tentative="1">
      <w:start w:val="1"/>
      <w:numFmt w:val="bullet"/>
      <w:lvlText w:val=""/>
      <w:lvlJc w:val="left"/>
      <w:pPr>
        <w:tabs>
          <w:tab w:val="num" w:pos="1440"/>
        </w:tabs>
        <w:ind w:left="1440" w:hanging="360"/>
      </w:pPr>
      <w:rPr>
        <w:rFonts w:ascii="Wingdings" w:hAnsi="Wingdings" w:hint="default"/>
      </w:rPr>
    </w:lvl>
    <w:lvl w:ilvl="2" w:tplc="6A4EBE8C" w:tentative="1">
      <w:start w:val="1"/>
      <w:numFmt w:val="bullet"/>
      <w:lvlText w:val=""/>
      <w:lvlJc w:val="left"/>
      <w:pPr>
        <w:tabs>
          <w:tab w:val="num" w:pos="2160"/>
        </w:tabs>
        <w:ind w:left="2160" w:hanging="360"/>
      </w:pPr>
      <w:rPr>
        <w:rFonts w:ascii="Wingdings" w:hAnsi="Wingdings" w:hint="default"/>
      </w:rPr>
    </w:lvl>
    <w:lvl w:ilvl="3" w:tplc="915CDF10" w:tentative="1">
      <w:start w:val="1"/>
      <w:numFmt w:val="bullet"/>
      <w:lvlText w:val=""/>
      <w:lvlJc w:val="left"/>
      <w:pPr>
        <w:tabs>
          <w:tab w:val="num" w:pos="2880"/>
        </w:tabs>
        <w:ind w:left="2880" w:hanging="360"/>
      </w:pPr>
      <w:rPr>
        <w:rFonts w:ascii="Wingdings" w:hAnsi="Wingdings" w:hint="default"/>
      </w:rPr>
    </w:lvl>
    <w:lvl w:ilvl="4" w:tplc="1A5C7AE4" w:tentative="1">
      <w:start w:val="1"/>
      <w:numFmt w:val="bullet"/>
      <w:lvlText w:val=""/>
      <w:lvlJc w:val="left"/>
      <w:pPr>
        <w:tabs>
          <w:tab w:val="num" w:pos="3600"/>
        </w:tabs>
        <w:ind w:left="3600" w:hanging="360"/>
      </w:pPr>
      <w:rPr>
        <w:rFonts w:ascii="Wingdings" w:hAnsi="Wingdings" w:hint="default"/>
      </w:rPr>
    </w:lvl>
    <w:lvl w:ilvl="5" w:tplc="18968406" w:tentative="1">
      <w:start w:val="1"/>
      <w:numFmt w:val="bullet"/>
      <w:lvlText w:val=""/>
      <w:lvlJc w:val="left"/>
      <w:pPr>
        <w:tabs>
          <w:tab w:val="num" w:pos="4320"/>
        </w:tabs>
        <w:ind w:left="4320" w:hanging="360"/>
      </w:pPr>
      <w:rPr>
        <w:rFonts w:ascii="Wingdings" w:hAnsi="Wingdings" w:hint="default"/>
      </w:rPr>
    </w:lvl>
    <w:lvl w:ilvl="6" w:tplc="81066162" w:tentative="1">
      <w:start w:val="1"/>
      <w:numFmt w:val="bullet"/>
      <w:lvlText w:val=""/>
      <w:lvlJc w:val="left"/>
      <w:pPr>
        <w:tabs>
          <w:tab w:val="num" w:pos="5040"/>
        </w:tabs>
        <w:ind w:left="5040" w:hanging="360"/>
      </w:pPr>
      <w:rPr>
        <w:rFonts w:ascii="Wingdings" w:hAnsi="Wingdings" w:hint="default"/>
      </w:rPr>
    </w:lvl>
    <w:lvl w:ilvl="7" w:tplc="8702FE80" w:tentative="1">
      <w:start w:val="1"/>
      <w:numFmt w:val="bullet"/>
      <w:lvlText w:val=""/>
      <w:lvlJc w:val="left"/>
      <w:pPr>
        <w:tabs>
          <w:tab w:val="num" w:pos="5760"/>
        </w:tabs>
        <w:ind w:left="5760" w:hanging="360"/>
      </w:pPr>
      <w:rPr>
        <w:rFonts w:ascii="Wingdings" w:hAnsi="Wingdings" w:hint="default"/>
      </w:rPr>
    </w:lvl>
    <w:lvl w:ilvl="8" w:tplc="292243B8"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C3B689C"/>
    <w:multiLevelType w:val="hybridMultilevel"/>
    <w:tmpl w:val="03C050D6"/>
    <w:lvl w:ilvl="0" w:tplc="B0985C22">
      <w:start w:val="1"/>
      <w:numFmt w:val="bullet"/>
      <w:lvlText w:val="−"/>
      <w:lvlJc w:val="left"/>
      <w:pPr>
        <w:tabs>
          <w:tab w:val="num" w:pos="720"/>
        </w:tabs>
        <w:ind w:left="720" w:hanging="360"/>
      </w:pPr>
      <w:rPr>
        <w:rFonts w:ascii="MS Reference Sans Serif" w:hAnsi="MS Reference Sans Serif" w:hint="default"/>
      </w:rPr>
    </w:lvl>
    <w:lvl w:ilvl="1" w:tplc="FFBA41C0" w:tentative="1">
      <w:start w:val="1"/>
      <w:numFmt w:val="bullet"/>
      <w:lvlText w:val="−"/>
      <w:lvlJc w:val="left"/>
      <w:pPr>
        <w:tabs>
          <w:tab w:val="num" w:pos="1440"/>
        </w:tabs>
        <w:ind w:left="1440" w:hanging="360"/>
      </w:pPr>
      <w:rPr>
        <w:rFonts w:ascii="MS Reference Sans Serif" w:hAnsi="MS Reference Sans Serif" w:hint="default"/>
      </w:rPr>
    </w:lvl>
    <w:lvl w:ilvl="2" w:tplc="E5D83DCE" w:tentative="1">
      <w:start w:val="1"/>
      <w:numFmt w:val="bullet"/>
      <w:lvlText w:val="−"/>
      <w:lvlJc w:val="left"/>
      <w:pPr>
        <w:tabs>
          <w:tab w:val="num" w:pos="2160"/>
        </w:tabs>
        <w:ind w:left="2160" w:hanging="360"/>
      </w:pPr>
      <w:rPr>
        <w:rFonts w:ascii="MS Reference Sans Serif" w:hAnsi="MS Reference Sans Serif" w:hint="default"/>
      </w:rPr>
    </w:lvl>
    <w:lvl w:ilvl="3" w:tplc="757E05DE" w:tentative="1">
      <w:start w:val="1"/>
      <w:numFmt w:val="bullet"/>
      <w:lvlText w:val="−"/>
      <w:lvlJc w:val="left"/>
      <w:pPr>
        <w:tabs>
          <w:tab w:val="num" w:pos="2880"/>
        </w:tabs>
        <w:ind w:left="2880" w:hanging="360"/>
      </w:pPr>
      <w:rPr>
        <w:rFonts w:ascii="MS Reference Sans Serif" w:hAnsi="MS Reference Sans Serif" w:hint="default"/>
      </w:rPr>
    </w:lvl>
    <w:lvl w:ilvl="4" w:tplc="7A6AAA14" w:tentative="1">
      <w:start w:val="1"/>
      <w:numFmt w:val="bullet"/>
      <w:lvlText w:val="−"/>
      <w:lvlJc w:val="left"/>
      <w:pPr>
        <w:tabs>
          <w:tab w:val="num" w:pos="3600"/>
        </w:tabs>
        <w:ind w:left="3600" w:hanging="360"/>
      </w:pPr>
      <w:rPr>
        <w:rFonts w:ascii="MS Reference Sans Serif" w:hAnsi="MS Reference Sans Serif" w:hint="default"/>
      </w:rPr>
    </w:lvl>
    <w:lvl w:ilvl="5" w:tplc="6F6C230C" w:tentative="1">
      <w:start w:val="1"/>
      <w:numFmt w:val="bullet"/>
      <w:lvlText w:val="−"/>
      <w:lvlJc w:val="left"/>
      <w:pPr>
        <w:tabs>
          <w:tab w:val="num" w:pos="4320"/>
        </w:tabs>
        <w:ind w:left="4320" w:hanging="360"/>
      </w:pPr>
      <w:rPr>
        <w:rFonts w:ascii="MS Reference Sans Serif" w:hAnsi="MS Reference Sans Serif" w:hint="default"/>
      </w:rPr>
    </w:lvl>
    <w:lvl w:ilvl="6" w:tplc="03AA060A" w:tentative="1">
      <w:start w:val="1"/>
      <w:numFmt w:val="bullet"/>
      <w:lvlText w:val="−"/>
      <w:lvlJc w:val="left"/>
      <w:pPr>
        <w:tabs>
          <w:tab w:val="num" w:pos="5040"/>
        </w:tabs>
        <w:ind w:left="5040" w:hanging="360"/>
      </w:pPr>
      <w:rPr>
        <w:rFonts w:ascii="MS Reference Sans Serif" w:hAnsi="MS Reference Sans Serif" w:hint="default"/>
      </w:rPr>
    </w:lvl>
    <w:lvl w:ilvl="7" w:tplc="0EEE1E3A" w:tentative="1">
      <w:start w:val="1"/>
      <w:numFmt w:val="bullet"/>
      <w:lvlText w:val="−"/>
      <w:lvlJc w:val="left"/>
      <w:pPr>
        <w:tabs>
          <w:tab w:val="num" w:pos="5760"/>
        </w:tabs>
        <w:ind w:left="5760" w:hanging="360"/>
      </w:pPr>
      <w:rPr>
        <w:rFonts w:ascii="MS Reference Sans Serif" w:hAnsi="MS Reference Sans Serif" w:hint="default"/>
      </w:rPr>
    </w:lvl>
    <w:lvl w:ilvl="8" w:tplc="EC6A32C0"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40" w15:restartNumberingAfterBreak="0">
    <w:nsid w:val="3C972697"/>
    <w:multiLevelType w:val="multilevel"/>
    <w:tmpl w:val="6FBE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911613"/>
    <w:multiLevelType w:val="hybridMultilevel"/>
    <w:tmpl w:val="0EEA965C"/>
    <w:lvl w:ilvl="0" w:tplc="DB2A8650">
      <w:start w:val="1"/>
      <w:numFmt w:val="bullet"/>
      <w:lvlText w:val="−"/>
      <w:lvlJc w:val="left"/>
      <w:pPr>
        <w:tabs>
          <w:tab w:val="num" w:pos="720"/>
        </w:tabs>
        <w:ind w:left="720" w:hanging="360"/>
      </w:pPr>
      <w:rPr>
        <w:rFonts w:ascii="MS Reference Sans Serif" w:hAnsi="MS Reference Sans Serif" w:hint="default"/>
      </w:rPr>
    </w:lvl>
    <w:lvl w:ilvl="1" w:tplc="4ED49980" w:tentative="1">
      <w:start w:val="1"/>
      <w:numFmt w:val="bullet"/>
      <w:lvlText w:val="−"/>
      <w:lvlJc w:val="left"/>
      <w:pPr>
        <w:tabs>
          <w:tab w:val="num" w:pos="1440"/>
        </w:tabs>
        <w:ind w:left="1440" w:hanging="360"/>
      </w:pPr>
      <w:rPr>
        <w:rFonts w:ascii="MS Reference Sans Serif" w:hAnsi="MS Reference Sans Serif" w:hint="default"/>
      </w:rPr>
    </w:lvl>
    <w:lvl w:ilvl="2" w:tplc="54C20D10" w:tentative="1">
      <w:start w:val="1"/>
      <w:numFmt w:val="bullet"/>
      <w:lvlText w:val="−"/>
      <w:lvlJc w:val="left"/>
      <w:pPr>
        <w:tabs>
          <w:tab w:val="num" w:pos="2160"/>
        </w:tabs>
        <w:ind w:left="2160" w:hanging="360"/>
      </w:pPr>
      <w:rPr>
        <w:rFonts w:ascii="MS Reference Sans Serif" w:hAnsi="MS Reference Sans Serif" w:hint="default"/>
      </w:rPr>
    </w:lvl>
    <w:lvl w:ilvl="3" w:tplc="A18AA62E" w:tentative="1">
      <w:start w:val="1"/>
      <w:numFmt w:val="bullet"/>
      <w:lvlText w:val="−"/>
      <w:lvlJc w:val="left"/>
      <w:pPr>
        <w:tabs>
          <w:tab w:val="num" w:pos="2880"/>
        </w:tabs>
        <w:ind w:left="2880" w:hanging="360"/>
      </w:pPr>
      <w:rPr>
        <w:rFonts w:ascii="MS Reference Sans Serif" w:hAnsi="MS Reference Sans Serif" w:hint="default"/>
      </w:rPr>
    </w:lvl>
    <w:lvl w:ilvl="4" w:tplc="B582C702" w:tentative="1">
      <w:start w:val="1"/>
      <w:numFmt w:val="bullet"/>
      <w:lvlText w:val="−"/>
      <w:lvlJc w:val="left"/>
      <w:pPr>
        <w:tabs>
          <w:tab w:val="num" w:pos="3600"/>
        </w:tabs>
        <w:ind w:left="3600" w:hanging="360"/>
      </w:pPr>
      <w:rPr>
        <w:rFonts w:ascii="MS Reference Sans Serif" w:hAnsi="MS Reference Sans Serif" w:hint="default"/>
      </w:rPr>
    </w:lvl>
    <w:lvl w:ilvl="5" w:tplc="0FF234EA" w:tentative="1">
      <w:start w:val="1"/>
      <w:numFmt w:val="bullet"/>
      <w:lvlText w:val="−"/>
      <w:lvlJc w:val="left"/>
      <w:pPr>
        <w:tabs>
          <w:tab w:val="num" w:pos="4320"/>
        </w:tabs>
        <w:ind w:left="4320" w:hanging="360"/>
      </w:pPr>
      <w:rPr>
        <w:rFonts w:ascii="MS Reference Sans Serif" w:hAnsi="MS Reference Sans Serif" w:hint="default"/>
      </w:rPr>
    </w:lvl>
    <w:lvl w:ilvl="6" w:tplc="6FEC4EC8" w:tentative="1">
      <w:start w:val="1"/>
      <w:numFmt w:val="bullet"/>
      <w:lvlText w:val="−"/>
      <w:lvlJc w:val="left"/>
      <w:pPr>
        <w:tabs>
          <w:tab w:val="num" w:pos="5040"/>
        </w:tabs>
        <w:ind w:left="5040" w:hanging="360"/>
      </w:pPr>
      <w:rPr>
        <w:rFonts w:ascii="MS Reference Sans Serif" w:hAnsi="MS Reference Sans Serif" w:hint="default"/>
      </w:rPr>
    </w:lvl>
    <w:lvl w:ilvl="7" w:tplc="A7E0B228" w:tentative="1">
      <w:start w:val="1"/>
      <w:numFmt w:val="bullet"/>
      <w:lvlText w:val="−"/>
      <w:lvlJc w:val="left"/>
      <w:pPr>
        <w:tabs>
          <w:tab w:val="num" w:pos="5760"/>
        </w:tabs>
        <w:ind w:left="5760" w:hanging="360"/>
      </w:pPr>
      <w:rPr>
        <w:rFonts w:ascii="MS Reference Sans Serif" w:hAnsi="MS Reference Sans Serif" w:hint="default"/>
      </w:rPr>
    </w:lvl>
    <w:lvl w:ilvl="8" w:tplc="44C48AB2"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42" w15:restartNumberingAfterBreak="0">
    <w:nsid w:val="3EC30F3C"/>
    <w:multiLevelType w:val="hybridMultilevel"/>
    <w:tmpl w:val="39225382"/>
    <w:lvl w:ilvl="0" w:tplc="29087FBE">
      <w:start w:val="1"/>
      <w:numFmt w:val="bullet"/>
      <w:lvlText w:val=""/>
      <w:lvlJc w:val="left"/>
      <w:pPr>
        <w:tabs>
          <w:tab w:val="num" w:pos="720"/>
        </w:tabs>
        <w:ind w:left="720" w:hanging="360"/>
      </w:pPr>
      <w:rPr>
        <w:rFonts w:ascii="Wingdings" w:hAnsi="Wingdings" w:hint="default"/>
      </w:rPr>
    </w:lvl>
    <w:lvl w:ilvl="1" w:tplc="2F2297DE" w:tentative="1">
      <w:start w:val="1"/>
      <w:numFmt w:val="bullet"/>
      <w:lvlText w:val=""/>
      <w:lvlJc w:val="left"/>
      <w:pPr>
        <w:tabs>
          <w:tab w:val="num" w:pos="1440"/>
        </w:tabs>
        <w:ind w:left="1440" w:hanging="360"/>
      </w:pPr>
      <w:rPr>
        <w:rFonts w:ascii="Wingdings" w:hAnsi="Wingdings" w:hint="default"/>
      </w:rPr>
    </w:lvl>
    <w:lvl w:ilvl="2" w:tplc="C242F328" w:tentative="1">
      <w:start w:val="1"/>
      <w:numFmt w:val="bullet"/>
      <w:lvlText w:val=""/>
      <w:lvlJc w:val="left"/>
      <w:pPr>
        <w:tabs>
          <w:tab w:val="num" w:pos="2160"/>
        </w:tabs>
        <w:ind w:left="2160" w:hanging="360"/>
      </w:pPr>
      <w:rPr>
        <w:rFonts w:ascii="Wingdings" w:hAnsi="Wingdings" w:hint="default"/>
      </w:rPr>
    </w:lvl>
    <w:lvl w:ilvl="3" w:tplc="0B7A9B42" w:tentative="1">
      <w:start w:val="1"/>
      <w:numFmt w:val="bullet"/>
      <w:lvlText w:val=""/>
      <w:lvlJc w:val="left"/>
      <w:pPr>
        <w:tabs>
          <w:tab w:val="num" w:pos="2880"/>
        </w:tabs>
        <w:ind w:left="2880" w:hanging="360"/>
      </w:pPr>
      <w:rPr>
        <w:rFonts w:ascii="Wingdings" w:hAnsi="Wingdings" w:hint="default"/>
      </w:rPr>
    </w:lvl>
    <w:lvl w:ilvl="4" w:tplc="D5B6576C" w:tentative="1">
      <w:start w:val="1"/>
      <w:numFmt w:val="bullet"/>
      <w:lvlText w:val=""/>
      <w:lvlJc w:val="left"/>
      <w:pPr>
        <w:tabs>
          <w:tab w:val="num" w:pos="3600"/>
        </w:tabs>
        <w:ind w:left="3600" w:hanging="360"/>
      </w:pPr>
      <w:rPr>
        <w:rFonts w:ascii="Wingdings" w:hAnsi="Wingdings" w:hint="default"/>
      </w:rPr>
    </w:lvl>
    <w:lvl w:ilvl="5" w:tplc="28884146" w:tentative="1">
      <w:start w:val="1"/>
      <w:numFmt w:val="bullet"/>
      <w:lvlText w:val=""/>
      <w:lvlJc w:val="left"/>
      <w:pPr>
        <w:tabs>
          <w:tab w:val="num" w:pos="4320"/>
        </w:tabs>
        <w:ind w:left="4320" w:hanging="360"/>
      </w:pPr>
      <w:rPr>
        <w:rFonts w:ascii="Wingdings" w:hAnsi="Wingdings" w:hint="default"/>
      </w:rPr>
    </w:lvl>
    <w:lvl w:ilvl="6" w:tplc="924C041C" w:tentative="1">
      <w:start w:val="1"/>
      <w:numFmt w:val="bullet"/>
      <w:lvlText w:val=""/>
      <w:lvlJc w:val="left"/>
      <w:pPr>
        <w:tabs>
          <w:tab w:val="num" w:pos="5040"/>
        </w:tabs>
        <w:ind w:left="5040" w:hanging="360"/>
      </w:pPr>
      <w:rPr>
        <w:rFonts w:ascii="Wingdings" w:hAnsi="Wingdings" w:hint="default"/>
      </w:rPr>
    </w:lvl>
    <w:lvl w:ilvl="7" w:tplc="2A321728" w:tentative="1">
      <w:start w:val="1"/>
      <w:numFmt w:val="bullet"/>
      <w:lvlText w:val=""/>
      <w:lvlJc w:val="left"/>
      <w:pPr>
        <w:tabs>
          <w:tab w:val="num" w:pos="5760"/>
        </w:tabs>
        <w:ind w:left="5760" w:hanging="360"/>
      </w:pPr>
      <w:rPr>
        <w:rFonts w:ascii="Wingdings" w:hAnsi="Wingdings" w:hint="default"/>
      </w:rPr>
    </w:lvl>
    <w:lvl w:ilvl="8" w:tplc="B97C824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46B7B52"/>
    <w:multiLevelType w:val="hybridMultilevel"/>
    <w:tmpl w:val="9B72E0A2"/>
    <w:lvl w:ilvl="0" w:tplc="3BDCF6C4">
      <w:start w:val="1"/>
      <w:numFmt w:val="bullet"/>
      <w:lvlText w:val="−"/>
      <w:lvlJc w:val="left"/>
      <w:pPr>
        <w:tabs>
          <w:tab w:val="num" w:pos="720"/>
        </w:tabs>
        <w:ind w:left="720" w:hanging="360"/>
      </w:pPr>
      <w:rPr>
        <w:rFonts w:ascii="MS Reference Sans Serif" w:hAnsi="MS Reference Sans Serif" w:hint="default"/>
      </w:rPr>
    </w:lvl>
    <w:lvl w:ilvl="1" w:tplc="59382DBE" w:tentative="1">
      <w:start w:val="1"/>
      <w:numFmt w:val="bullet"/>
      <w:lvlText w:val="−"/>
      <w:lvlJc w:val="left"/>
      <w:pPr>
        <w:tabs>
          <w:tab w:val="num" w:pos="1440"/>
        </w:tabs>
        <w:ind w:left="1440" w:hanging="360"/>
      </w:pPr>
      <w:rPr>
        <w:rFonts w:ascii="MS Reference Sans Serif" w:hAnsi="MS Reference Sans Serif" w:hint="default"/>
      </w:rPr>
    </w:lvl>
    <w:lvl w:ilvl="2" w:tplc="19A075BE" w:tentative="1">
      <w:start w:val="1"/>
      <w:numFmt w:val="bullet"/>
      <w:lvlText w:val="−"/>
      <w:lvlJc w:val="left"/>
      <w:pPr>
        <w:tabs>
          <w:tab w:val="num" w:pos="2160"/>
        </w:tabs>
        <w:ind w:left="2160" w:hanging="360"/>
      </w:pPr>
      <w:rPr>
        <w:rFonts w:ascii="MS Reference Sans Serif" w:hAnsi="MS Reference Sans Serif" w:hint="default"/>
      </w:rPr>
    </w:lvl>
    <w:lvl w:ilvl="3" w:tplc="9CD2A616" w:tentative="1">
      <w:start w:val="1"/>
      <w:numFmt w:val="bullet"/>
      <w:lvlText w:val="−"/>
      <w:lvlJc w:val="left"/>
      <w:pPr>
        <w:tabs>
          <w:tab w:val="num" w:pos="2880"/>
        </w:tabs>
        <w:ind w:left="2880" w:hanging="360"/>
      </w:pPr>
      <w:rPr>
        <w:rFonts w:ascii="MS Reference Sans Serif" w:hAnsi="MS Reference Sans Serif" w:hint="default"/>
      </w:rPr>
    </w:lvl>
    <w:lvl w:ilvl="4" w:tplc="1DBE6DA0" w:tentative="1">
      <w:start w:val="1"/>
      <w:numFmt w:val="bullet"/>
      <w:lvlText w:val="−"/>
      <w:lvlJc w:val="left"/>
      <w:pPr>
        <w:tabs>
          <w:tab w:val="num" w:pos="3600"/>
        </w:tabs>
        <w:ind w:left="3600" w:hanging="360"/>
      </w:pPr>
      <w:rPr>
        <w:rFonts w:ascii="MS Reference Sans Serif" w:hAnsi="MS Reference Sans Serif" w:hint="default"/>
      </w:rPr>
    </w:lvl>
    <w:lvl w:ilvl="5" w:tplc="3216C9DC" w:tentative="1">
      <w:start w:val="1"/>
      <w:numFmt w:val="bullet"/>
      <w:lvlText w:val="−"/>
      <w:lvlJc w:val="left"/>
      <w:pPr>
        <w:tabs>
          <w:tab w:val="num" w:pos="4320"/>
        </w:tabs>
        <w:ind w:left="4320" w:hanging="360"/>
      </w:pPr>
      <w:rPr>
        <w:rFonts w:ascii="MS Reference Sans Serif" w:hAnsi="MS Reference Sans Serif" w:hint="default"/>
      </w:rPr>
    </w:lvl>
    <w:lvl w:ilvl="6" w:tplc="806E980A" w:tentative="1">
      <w:start w:val="1"/>
      <w:numFmt w:val="bullet"/>
      <w:lvlText w:val="−"/>
      <w:lvlJc w:val="left"/>
      <w:pPr>
        <w:tabs>
          <w:tab w:val="num" w:pos="5040"/>
        </w:tabs>
        <w:ind w:left="5040" w:hanging="360"/>
      </w:pPr>
      <w:rPr>
        <w:rFonts w:ascii="MS Reference Sans Serif" w:hAnsi="MS Reference Sans Serif" w:hint="default"/>
      </w:rPr>
    </w:lvl>
    <w:lvl w:ilvl="7" w:tplc="50183D6E" w:tentative="1">
      <w:start w:val="1"/>
      <w:numFmt w:val="bullet"/>
      <w:lvlText w:val="−"/>
      <w:lvlJc w:val="left"/>
      <w:pPr>
        <w:tabs>
          <w:tab w:val="num" w:pos="5760"/>
        </w:tabs>
        <w:ind w:left="5760" w:hanging="360"/>
      </w:pPr>
      <w:rPr>
        <w:rFonts w:ascii="MS Reference Sans Serif" w:hAnsi="MS Reference Sans Serif" w:hint="default"/>
      </w:rPr>
    </w:lvl>
    <w:lvl w:ilvl="8" w:tplc="2DCC69F6"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44" w15:restartNumberingAfterBreak="0">
    <w:nsid w:val="46E5158C"/>
    <w:multiLevelType w:val="multilevel"/>
    <w:tmpl w:val="AE2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442B5A"/>
    <w:multiLevelType w:val="multilevel"/>
    <w:tmpl w:val="C6F2E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8F678E"/>
    <w:multiLevelType w:val="multilevel"/>
    <w:tmpl w:val="F580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7710F9"/>
    <w:multiLevelType w:val="multilevel"/>
    <w:tmpl w:val="CB64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950D1F"/>
    <w:multiLevelType w:val="multilevel"/>
    <w:tmpl w:val="01D8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887E84"/>
    <w:multiLevelType w:val="multilevel"/>
    <w:tmpl w:val="A76A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B410BD"/>
    <w:multiLevelType w:val="multilevel"/>
    <w:tmpl w:val="8F2875C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51" w15:restartNumberingAfterBreak="0">
    <w:nsid w:val="4C77398A"/>
    <w:multiLevelType w:val="multilevel"/>
    <w:tmpl w:val="5DF60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B80447"/>
    <w:multiLevelType w:val="multilevel"/>
    <w:tmpl w:val="72EE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EB2526"/>
    <w:multiLevelType w:val="multilevel"/>
    <w:tmpl w:val="DC1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767299"/>
    <w:multiLevelType w:val="hybridMultilevel"/>
    <w:tmpl w:val="5B3229C4"/>
    <w:lvl w:ilvl="0" w:tplc="999A46A0">
      <w:start w:val="1"/>
      <w:numFmt w:val="bullet"/>
      <w:lvlText w:val="∧"/>
      <w:lvlJc w:val="left"/>
      <w:pPr>
        <w:tabs>
          <w:tab w:val="num" w:pos="720"/>
        </w:tabs>
        <w:ind w:left="720" w:hanging="360"/>
      </w:pPr>
      <w:rPr>
        <w:rFonts w:ascii="MS Reference Sans Serif" w:hAnsi="MS Reference Sans Serif" w:hint="default"/>
      </w:rPr>
    </w:lvl>
    <w:lvl w:ilvl="1" w:tplc="F0581DD4" w:tentative="1">
      <w:start w:val="1"/>
      <w:numFmt w:val="bullet"/>
      <w:lvlText w:val="∧"/>
      <w:lvlJc w:val="left"/>
      <w:pPr>
        <w:tabs>
          <w:tab w:val="num" w:pos="1440"/>
        </w:tabs>
        <w:ind w:left="1440" w:hanging="360"/>
      </w:pPr>
      <w:rPr>
        <w:rFonts w:ascii="MS Reference Sans Serif" w:hAnsi="MS Reference Sans Serif" w:hint="default"/>
      </w:rPr>
    </w:lvl>
    <w:lvl w:ilvl="2" w:tplc="AA40E664" w:tentative="1">
      <w:start w:val="1"/>
      <w:numFmt w:val="bullet"/>
      <w:lvlText w:val="∧"/>
      <w:lvlJc w:val="left"/>
      <w:pPr>
        <w:tabs>
          <w:tab w:val="num" w:pos="2160"/>
        </w:tabs>
        <w:ind w:left="2160" w:hanging="360"/>
      </w:pPr>
      <w:rPr>
        <w:rFonts w:ascii="MS Reference Sans Serif" w:hAnsi="MS Reference Sans Serif" w:hint="default"/>
      </w:rPr>
    </w:lvl>
    <w:lvl w:ilvl="3" w:tplc="390021B4" w:tentative="1">
      <w:start w:val="1"/>
      <w:numFmt w:val="bullet"/>
      <w:lvlText w:val="∧"/>
      <w:lvlJc w:val="left"/>
      <w:pPr>
        <w:tabs>
          <w:tab w:val="num" w:pos="2880"/>
        </w:tabs>
        <w:ind w:left="2880" w:hanging="360"/>
      </w:pPr>
      <w:rPr>
        <w:rFonts w:ascii="MS Reference Sans Serif" w:hAnsi="MS Reference Sans Serif" w:hint="default"/>
      </w:rPr>
    </w:lvl>
    <w:lvl w:ilvl="4" w:tplc="4746BA4C" w:tentative="1">
      <w:start w:val="1"/>
      <w:numFmt w:val="bullet"/>
      <w:lvlText w:val="∧"/>
      <w:lvlJc w:val="left"/>
      <w:pPr>
        <w:tabs>
          <w:tab w:val="num" w:pos="3600"/>
        </w:tabs>
        <w:ind w:left="3600" w:hanging="360"/>
      </w:pPr>
      <w:rPr>
        <w:rFonts w:ascii="MS Reference Sans Serif" w:hAnsi="MS Reference Sans Serif" w:hint="default"/>
      </w:rPr>
    </w:lvl>
    <w:lvl w:ilvl="5" w:tplc="732A798E" w:tentative="1">
      <w:start w:val="1"/>
      <w:numFmt w:val="bullet"/>
      <w:lvlText w:val="∧"/>
      <w:lvlJc w:val="left"/>
      <w:pPr>
        <w:tabs>
          <w:tab w:val="num" w:pos="4320"/>
        </w:tabs>
        <w:ind w:left="4320" w:hanging="360"/>
      </w:pPr>
      <w:rPr>
        <w:rFonts w:ascii="MS Reference Sans Serif" w:hAnsi="MS Reference Sans Serif" w:hint="default"/>
      </w:rPr>
    </w:lvl>
    <w:lvl w:ilvl="6" w:tplc="A6B2852E" w:tentative="1">
      <w:start w:val="1"/>
      <w:numFmt w:val="bullet"/>
      <w:lvlText w:val="∧"/>
      <w:lvlJc w:val="left"/>
      <w:pPr>
        <w:tabs>
          <w:tab w:val="num" w:pos="5040"/>
        </w:tabs>
        <w:ind w:left="5040" w:hanging="360"/>
      </w:pPr>
      <w:rPr>
        <w:rFonts w:ascii="MS Reference Sans Serif" w:hAnsi="MS Reference Sans Serif" w:hint="default"/>
      </w:rPr>
    </w:lvl>
    <w:lvl w:ilvl="7" w:tplc="9CC24B72" w:tentative="1">
      <w:start w:val="1"/>
      <w:numFmt w:val="bullet"/>
      <w:lvlText w:val="∧"/>
      <w:lvlJc w:val="left"/>
      <w:pPr>
        <w:tabs>
          <w:tab w:val="num" w:pos="5760"/>
        </w:tabs>
        <w:ind w:left="5760" w:hanging="360"/>
      </w:pPr>
      <w:rPr>
        <w:rFonts w:ascii="MS Reference Sans Serif" w:hAnsi="MS Reference Sans Serif" w:hint="default"/>
      </w:rPr>
    </w:lvl>
    <w:lvl w:ilvl="8" w:tplc="D152DA70"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55" w15:restartNumberingAfterBreak="0">
    <w:nsid w:val="4D8F3D49"/>
    <w:multiLevelType w:val="multilevel"/>
    <w:tmpl w:val="D3E6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5C78CB"/>
    <w:multiLevelType w:val="hybridMultilevel"/>
    <w:tmpl w:val="BA3C179C"/>
    <w:lvl w:ilvl="0" w:tplc="17CE88A8">
      <w:start w:val="1"/>
      <w:numFmt w:val="bullet"/>
      <w:lvlText w:val=""/>
      <w:lvlJc w:val="left"/>
      <w:pPr>
        <w:tabs>
          <w:tab w:val="num" w:pos="720"/>
        </w:tabs>
        <w:ind w:left="720" w:hanging="360"/>
      </w:pPr>
      <w:rPr>
        <w:rFonts w:ascii="Wingdings" w:hAnsi="Wingdings" w:hint="default"/>
      </w:rPr>
    </w:lvl>
    <w:lvl w:ilvl="1" w:tplc="2DD494D2" w:tentative="1">
      <w:start w:val="1"/>
      <w:numFmt w:val="bullet"/>
      <w:lvlText w:val=""/>
      <w:lvlJc w:val="left"/>
      <w:pPr>
        <w:tabs>
          <w:tab w:val="num" w:pos="1440"/>
        </w:tabs>
        <w:ind w:left="1440" w:hanging="360"/>
      </w:pPr>
      <w:rPr>
        <w:rFonts w:ascii="Wingdings" w:hAnsi="Wingdings" w:hint="default"/>
      </w:rPr>
    </w:lvl>
    <w:lvl w:ilvl="2" w:tplc="AE7E8C98" w:tentative="1">
      <w:start w:val="1"/>
      <w:numFmt w:val="bullet"/>
      <w:lvlText w:val=""/>
      <w:lvlJc w:val="left"/>
      <w:pPr>
        <w:tabs>
          <w:tab w:val="num" w:pos="2160"/>
        </w:tabs>
        <w:ind w:left="2160" w:hanging="360"/>
      </w:pPr>
      <w:rPr>
        <w:rFonts w:ascii="Wingdings" w:hAnsi="Wingdings" w:hint="default"/>
      </w:rPr>
    </w:lvl>
    <w:lvl w:ilvl="3" w:tplc="25A6B5D8" w:tentative="1">
      <w:start w:val="1"/>
      <w:numFmt w:val="bullet"/>
      <w:lvlText w:val=""/>
      <w:lvlJc w:val="left"/>
      <w:pPr>
        <w:tabs>
          <w:tab w:val="num" w:pos="2880"/>
        </w:tabs>
        <w:ind w:left="2880" w:hanging="360"/>
      </w:pPr>
      <w:rPr>
        <w:rFonts w:ascii="Wingdings" w:hAnsi="Wingdings" w:hint="default"/>
      </w:rPr>
    </w:lvl>
    <w:lvl w:ilvl="4" w:tplc="B31484B8" w:tentative="1">
      <w:start w:val="1"/>
      <w:numFmt w:val="bullet"/>
      <w:lvlText w:val=""/>
      <w:lvlJc w:val="left"/>
      <w:pPr>
        <w:tabs>
          <w:tab w:val="num" w:pos="3600"/>
        </w:tabs>
        <w:ind w:left="3600" w:hanging="360"/>
      </w:pPr>
      <w:rPr>
        <w:rFonts w:ascii="Wingdings" w:hAnsi="Wingdings" w:hint="default"/>
      </w:rPr>
    </w:lvl>
    <w:lvl w:ilvl="5" w:tplc="03B44C82" w:tentative="1">
      <w:start w:val="1"/>
      <w:numFmt w:val="bullet"/>
      <w:lvlText w:val=""/>
      <w:lvlJc w:val="left"/>
      <w:pPr>
        <w:tabs>
          <w:tab w:val="num" w:pos="4320"/>
        </w:tabs>
        <w:ind w:left="4320" w:hanging="360"/>
      </w:pPr>
      <w:rPr>
        <w:rFonts w:ascii="Wingdings" w:hAnsi="Wingdings" w:hint="default"/>
      </w:rPr>
    </w:lvl>
    <w:lvl w:ilvl="6" w:tplc="AE34B6E2" w:tentative="1">
      <w:start w:val="1"/>
      <w:numFmt w:val="bullet"/>
      <w:lvlText w:val=""/>
      <w:lvlJc w:val="left"/>
      <w:pPr>
        <w:tabs>
          <w:tab w:val="num" w:pos="5040"/>
        </w:tabs>
        <w:ind w:left="5040" w:hanging="360"/>
      </w:pPr>
      <w:rPr>
        <w:rFonts w:ascii="Wingdings" w:hAnsi="Wingdings" w:hint="default"/>
      </w:rPr>
    </w:lvl>
    <w:lvl w:ilvl="7" w:tplc="9A705854" w:tentative="1">
      <w:start w:val="1"/>
      <w:numFmt w:val="bullet"/>
      <w:lvlText w:val=""/>
      <w:lvlJc w:val="left"/>
      <w:pPr>
        <w:tabs>
          <w:tab w:val="num" w:pos="5760"/>
        </w:tabs>
        <w:ind w:left="5760" w:hanging="360"/>
      </w:pPr>
      <w:rPr>
        <w:rFonts w:ascii="Wingdings" w:hAnsi="Wingdings" w:hint="default"/>
      </w:rPr>
    </w:lvl>
    <w:lvl w:ilvl="8" w:tplc="024EEBF0"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1F61198"/>
    <w:multiLevelType w:val="multilevel"/>
    <w:tmpl w:val="69F8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512EED"/>
    <w:multiLevelType w:val="multilevel"/>
    <w:tmpl w:val="0164BA2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59" w15:restartNumberingAfterBreak="0">
    <w:nsid w:val="52FF3935"/>
    <w:multiLevelType w:val="multilevel"/>
    <w:tmpl w:val="EFCE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E44947"/>
    <w:multiLevelType w:val="multilevel"/>
    <w:tmpl w:val="E40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764705"/>
    <w:multiLevelType w:val="multilevel"/>
    <w:tmpl w:val="82FC8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AF34E4"/>
    <w:multiLevelType w:val="multilevel"/>
    <w:tmpl w:val="7EF8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7016E3"/>
    <w:multiLevelType w:val="multilevel"/>
    <w:tmpl w:val="93F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674FAD"/>
    <w:multiLevelType w:val="hybridMultilevel"/>
    <w:tmpl w:val="C7D830E0"/>
    <w:lvl w:ilvl="0" w:tplc="84A665F8">
      <w:start w:val="1"/>
      <w:numFmt w:val="bullet"/>
      <w:lvlText w:val="−"/>
      <w:lvlJc w:val="left"/>
      <w:pPr>
        <w:tabs>
          <w:tab w:val="num" w:pos="720"/>
        </w:tabs>
        <w:ind w:left="720" w:hanging="360"/>
      </w:pPr>
      <w:rPr>
        <w:rFonts w:ascii="MS Reference Sans Serif" w:hAnsi="MS Reference Sans Serif" w:hint="default"/>
      </w:rPr>
    </w:lvl>
    <w:lvl w:ilvl="1" w:tplc="3B1CFDFE" w:tentative="1">
      <w:start w:val="1"/>
      <w:numFmt w:val="bullet"/>
      <w:lvlText w:val="−"/>
      <w:lvlJc w:val="left"/>
      <w:pPr>
        <w:tabs>
          <w:tab w:val="num" w:pos="1440"/>
        </w:tabs>
        <w:ind w:left="1440" w:hanging="360"/>
      </w:pPr>
      <w:rPr>
        <w:rFonts w:ascii="MS Reference Sans Serif" w:hAnsi="MS Reference Sans Serif" w:hint="default"/>
      </w:rPr>
    </w:lvl>
    <w:lvl w:ilvl="2" w:tplc="C1464748" w:tentative="1">
      <w:start w:val="1"/>
      <w:numFmt w:val="bullet"/>
      <w:lvlText w:val="−"/>
      <w:lvlJc w:val="left"/>
      <w:pPr>
        <w:tabs>
          <w:tab w:val="num" w:pos="2160"/>
        </w:tabs>
        <w:ind w:left="2160" w:hanging="360"/>
      </w:pPr>
      <w:rPr>
        <w:rFonts w:ascii="MS Reference Sans Serif" w:hAnsi="MS Reference Sans Serif" w:hint="default"/>
      </w:rPr>
    </w:lvl>
    <w:lvl w:ilvl="3" w:tplc="0CC43ED0" w:tentative="1">
      <w:start w:val="1"/>
      <w:numFmt w:val="bullet"/>
      <w:lvlText w:val="−"/>
      <w:lvlJc w:val="left"/>
      <w:pPr>
        <w:tabs>
          <w:tab w:val="num" w:pos="2880"/>
        </w:tabs>
        <w:ind w:left="2880" w:hanging="360"/>
      </w:pPr>
      <w:rPr>
        <w:rFonts w:ascii="MS Reference Sans Serif" w:hAnsi="MS Reference Sans Serif" w:hint="default"/>
      </w:rPr>
    </w:lvl>
    <w:lvl w:ilvl="4" w:tplc="362E054C" w:tentative="1">
      <w:start w:val="1"/>
      <w:numFmt w:val="bullet"/>
      <w:lvlText w:val="−"/>
      <w:lvlJc w:val="left"/>
      <w:pPr>
        <w:tabs>
          <w:tab w:val="num" w:pos="3600"/>
        </w:tabs>
        <w:ind w:left="3600" w:hanging="360"/>
      </w:pPr>
      <w:rPr>
        <w:rFonts w:ascii="MS Reference Sans Serif" w:hAnsi="MS Reference Sans Serif" w:hint="default"/>
      </w:rPr>
    </w:lvl>
    <w:lvl w:ilvl="5" w:tplc="B8866562" w:tentative="1">
      <w:start w:val="1"/>
      <w:numFmt w:val="bullet"/>
      <w:lvlText w:val="−"/>
      <w:lvlJc w:val="left"/>
      <w:pPr>
        <w:tabs>
          <w:tab w:val="num" w:pos="4320"/>
        </w:tabs>
        <w:ind w:left="4320" w:hanging="360"/>
      </w:pPr>
      <w:rPr>
        <w:rFonts w:ascii="MS Reference Sans Serif" w:hAnsi="MS Reference Sans Serif" w:hint="default"/>
      </w:rPr>
    </w:lvl>
    <w:lvl w:ilvl="6" w:tplc="FC700202" w:tentative="1">
      <w:start w:val="1"/>
      <w:numFmt w:val="bullet"/>
      <w:lvlText w:val="−"/>
      <w:lvlJc w:val="left"/>
      <w:pPr>
        <w:tabs>
          <w:tab w:val="num" w:pos="5040"/>
        </w:tabs>
        <w:ind w:left="5040" w:hanging="360"/>
      </w:pPr>
      <w:rPr>
        <w:rFonts w:ascii="MS Reference Sans Serif" w:hAnsi="MS Reference Sans Serif" w:hint="default"/>
      </w:rPr>
    </w:lvl>
    <w:lvl w:ilvl="7" w:tplc="64B628A6" w:tentative="1">
      <w:start w:val="1"/>
      <w:numFmt w:val="bullet"/>
      <w:lvlText w:val="−"/>
      <w:lvlJc w:val="left"/>
      <w:pPr>
        <w:tabs>
          <w:tab w:val="num" w:pos="5760"/>
        </w:tabs>
        <w:ind w:left="5760" w:hanging="360"/>
      </w:pPr>
      <w:rPr>
        <w:rFonts w:ascii="MS Reference Sans Serif" w:hAnsi="MS Reference Sans Serif" w:hint="default"/>
      </w:rPr>
    </w:lvl>
    <w:lvl w:ilvl="8" w:tplc="BE6E066C"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65" w15:restartNumberingAfterBreak="0">
    <w:nsid w:val="60B54F88"/>
    <w:multiLevelType w:val="hybridMultilevel"/>
    <w:tmpl w:val="A4027C60"/>
    <w:lvl w:ilvl="0" w:tplc="F1C01A82">
      <w:start w:val="1"/>
      <w:numFmt w:val="bullet"/>
      <w:lvlText w:val="−"/>
      <w:lvlJc w:val="left"/>
      <w:pPr>
        <w:tabs>
          <w:tab w:val="num" w:pos="720"/>
        </w:tabs>
        <w:ind w:left="720" w:hanging="360"/>
      </w:pPr>
      <w:rPr>
        <w:rFonts w:ascii="MS Reference Sans Serif" w:hAnsi="MS Reference Sans Serif" w:hint="default"/>
      </w:rPr>
    </w:lvl>
    <w:lvl w:ilvl="1" w:tplc="2B687C1E" w:tentative="1">
      <w:start w:val="1"/>
      <w:numFmt w:val="bullet"/>
      <w:lvlText w:val="−"/>
      <w:lvlJc w:val="left"/>
      <w:pPr>
        <w:tabs>
          <w:tab w:val="num" w:pos="1440"/>
        </w:tabs>
        <w:ind w:left="1440" w:hanging="360"/>
      </w:pPr>
      <w:rPr>
        <w:rFonts w:ascii="MS Reference Sans Serif" w:hAnsi="MS Reference Sans Serif" w:hint="default"/>
      </w:rPr>
    </w:lvl>
    <w:lvl w:ilvl="2" w:tplc="246C891C" w:tentative="1">
      <w:start w:val="1"/>
      <w:numFmt w:val="bullet"/>
      <w:lvlText w:val="−"/>
      <w:lvlJc w:val="left"/>
      <w:pPr>
        <w:tabs>
          <w:tab w:val="num" w:pos="2160"/>
        </w:tabs>
        <w:ind w:left="2160" w:hanging="360"/>
      </w:pPr>
      <w:rPr>
        <w:rFonts w:ascii="MS Reference Sans Serif" w:hAnsi="MS Reference Sans Serif" w:hint="default"/>
      </w:rPr>
    </w:lvl>
    <w:lvl w:ilvl="3" w:tplc="662AC306" w:tentative="1">
      <w:start w:val="1"/>
      <w:numFmt w:val="bullet"/>
      <w:lvlText w:val="−"/>
      <w:lvlJc w:val="left"/>
      <w:pPr>
        <w:tabs>
          <w:tab w:val="num" w:pos="2880"/>
        </w:tabs>
        <w:ind w:left="2880" w:hanging="360"/>
      </w:pPr>
      <w:rPr>
        <w:rFonts w:ascii="MS Reference Sans Serif" w:hAnsi="MS Reference Sans Serif" w:hint="default"/>
      </w:rPr>
    </w:lvl>
    <w:lvl w:ilvl="4" w:tplc="40347A8E" w:tentative="1">
      <w:start w:val="1"/>
      <w:numFmt w:val="bullet"/>
      <w:lvlText w:val="−"/>
      <w:lvlJc w:val="left"/>
      <w:pPr>
        <w:tabs>
          <w:tab w:val="num" w:pos="3600"/>
        </w:tabs>
        <w:ind w:left="3600" w:hanging="360"/>
      </w:pPr>
      <w:rPr>
        <w:rFonts w:ascii="MS Reference Sans Serif" w:hAnsi="MS Reference Sans Serif" w:hint="default"/>
      </w:rPr>
    </w:lvl>
    <w:lvl w:ilvl="5" w:tplc="294A8580" w:tentative="1">
      <w:start w:val="1"/>
      <w:numFmt w:val="bullet"/>
      <w:lvlText w:val="−"/>
      <w:lvlJc w:val="left"/>
      <w:pPr>
        <w:tabs>
          <w:tab w:val="num" w:pos="4320"/>
        </w:tabs>
        <w:ind w:left="4320" w:hanging="360"/>
      </w:pPr>
      <w:rPr>
        <w:rFonts w:ascii="MS Reference Sans Serif" w:hAnsi="MS Reference Sans Serif" w:hint="default"/>
      </w:rPr>
    </w:lvl>
    <w:lvl w:ilvl="6" w:tplc="05AE310E" w:tentative="1">
      <w:start w:val="1"/>
      <w:numFmt w:val="bullet"/>
      <w:lvlText w:val="−"/>
      <w:lvlJc w:val="left"/>
      <w:pPr>
        <w:tabs>
          <w:tab w:val="num" w:pos="5040"/>
        </w:tabs>
        <w:ind w:left="5040" w:hanging="360"/>
      </w:pPr>
      <w:rPr>
        <w:rFonts w:ascii="MS Reference Sans Serif" w:hAnsi="MS Reference Sans Serif" w:hint="default"/>
      </w:rPr>
    </w:lvl>
    <w:lvl w:ilvl="7" w:tplc="7458F41C" w:tentative="1">
      <w:start w:val="1"/>
      <w:numFmt w:val="bullet"/>
      <w:lvlText w:val="−"/>
      <w:lvlJc w:val="left"/>
      <w:pPr>
        <w:tabs>
          <w:tab w:val="num" w:pos="5760"/>
        </w:tabs>
        <w:ind w:left="5760" w:hanging="360"/>
      </w:pPr>
      <w:rPr>
        <w:rFonts w:ascii="MS Reference Sans Serif" w:hAnsi="MS Reference Sans Serif" w:hint="default"/>
      </w:rPr>
    </w:lvl>
    <w:lvl w:ilvl="8" w:tplc="7A72D336"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66" w15:restartNumberingAfterBreak="0">
    <w:nsid w:val="62343AE8"/>
    <w:multiLevelType w:val="multilevel"/>
    <w:tmpl w:val="4186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4950B5"/>
    <w:multiLevelType w:val="hybridMultilevel"/>
    <w:tmpl w:val="E8CEAF68"/>
    <w:lvl w:ilvl="0" w:tplc="9912C654">
      <w:start w:val="1"/>
      <w:numFmt w:val="bullet"/>
      <w:lvlText w:val="•"/>
      <w:lvlJc w:val="left"/>
      <w:pPr>
        <w:tabs>
          <w:tab w:val="num" w:pos="720"/>
        </w:tabs>
        <w:ind w:left="720" w:hanging="360"/>
      </w:pPr>
      <w:rPr>
        <w:rFonts w:ascii="Arial" w:hAnsi="Arial" w:hint="default"/>
      </w:rPr>
    </w:lvl>
    <w:lvl w:ilvl="1" w:tplc="2ECE01B0" w:tentative="1">
      <w:start w:val="1"/>
      <w:numFmt w:val="bullet"/>
      <w:lvlText w:val="•"/>
      <w:lvlJc w:val="left"/>
      <w:pPr>
        <w:tabs>
          <w:tab w:val="num" w:pos="1440"/>
        </w:tabs>
        <w:ind w:left="1440" w:hanging="360"/>
      </w:pPr>
      <w:rPr>
        <w:rFonts w:ascii="Arial" w:hAnsi="Arial" w:hint="default"/>
      </w:rPr>
    </w:lvl>
    <w:lvl w:ilvl="2" w:tplc="3676A52E" w:tentative="1">
      <w:start w:val="1"/>
      <w:numFmt w:val="bullet"/>
      <w:lvlText w:val="•"/>
      <w:lvlJc w:val="left"/>
      <w:pPr>
        <w:tabs>
          <w:tab w:val="num" w:pos="2160"/>
        </w:tabs>
        <w:ind w:left="2160" w:hanging="360"/>
      </w:pPr>
      <w:rPr>
        <w:rFonts w:ascii="Arial" w:hAnsi="Arial" w:hint="default"/>
      </w:rPr>
    </w:lvl>
    <w:lvl w:ilvl="3" w:tplc="45A09584" w:tentative="1">
      <w:start w:val="1"/>
      <w:numFmt w:val="bullet"/>
      <w:lvlText w:val="•"/>
      <w:lvlJc w:val="left"/>
      <w:pPr>
        <w:tabs>
          <w:tab w:val="num" w:pos="2880"/>
        </w:tabs>
        <w:ind w:left="2880" w:hanging="360"/>
      </w:pPr>
      <w:rPr>
        <w:rFonts w:ascii="Arial" w:hAnsi="Arial" w:hint="default"/>
      </w:rPr>
    </w:lvl>
    <w:lvl w:ilvl="4" w:tplc="51FEF2EC" w:tentative="1">
      <w:start w:val="1"/>
      <w:numFmt w:val="bullet"/>
      <w:lvlText w:val="•"/>
      <w:lvlJc w:val="left"/>
      <w:pPr>
        <w:tabs>
          <w:tab w:val="num" w:pos="3600"/>
        </w:tabs>
        <w:ind w:left="3600" w:hanging="360"/>
      </w:pPr>
      <w:rPr>
        <w:rFonts w:ascii="Arial" w:hAnsi="Arial" w:hint="default"/>
      </w:rPr>
    </w:lvl>
    <w:lvl w:ilvl="5" w:tplc="12F494D2" w:tentative="1">
      <w:start w:val="1"/>
      <w:numFmt w:val="bullet"/>
      <w:lvlText w:val="•"/>
      <w:lvlJc w:val="left"/>
      <w:pPr>
        <w:tabs>
          <w:tab w:val="num" w:pos="4320"/>
        </w:tabs>
        <w:ind w:left="4320" w:hanging="360"/>
      </w:pPr>
      <w:rPr>
        <w:rFonts w:ascii="Arial" w:hAnsi="Arial" w:hint="default"/>
      </w:rPr>
    </w:lvl>
    <w:lvl w:ilvl="6" w:tplc="BFCC7BA2" w:tentative="1">
      <w:start w:val="1"/>
      <w:numFmt w:val="bullet"/>
      <w:lvlText w:val="•"/>
      <w:lvlJc w:val="left"/>
      <w:pPr>
        <w:tabs>
          <w:tab w:val="num" w:pos="5040"/>
        </w:tabs>
        <w:ind w:left="5040" w:hanging="360"/>
      </w:pPr>
      <w:rPr>
        <w:rFonts w:ascii="Arial" w:hAnsi="Arial" w:hint="default"/>
      </w:rPr>
    </w:lvl>
    <w:lvl w:ilvl="7" w:tplc="66CC2DEC" w:tentative="1">
      <w:start w:val="1"/>
      <w:numFmt w:val="bullet"/>
      <w:lvlText w:val="•"/>
      <w:lvlJc w:val="left"/>
      <w:pPr>
        <w:tabs>
          <w:tab w:val="num" w:pos="5760"/>
        </w:tabs>
        <w:ind w:left="5760" w:hanging="360"/>
      </w:pPr>
      <w:rPr>
        <w:rFonts w:ascii="Arial" w:hAnsi="Arial" w:hint="default"/>
      </w:rPr>
    </w:lvl>
    <w:lvl w:ilvl="8" w:tplc="053C1D08"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6530386E"/>
    <w:multiLevelType w:val="multilevel"/>
    <w:tmpl w:val="220A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A72DA8"/>
    <w:multiLevelType w:val="hybridMultilevel"/>
    <w:tmpl w:val="8146D1C8"/>
    <w:lvl w:ilvl="0" w:tplc="89724108">
      <w:start w:val="1"/>
      <w:numFmt w:val="bullet"/>
      <w:lvlText w:val=""/>
      <w:lvlJc w:val="left"/>
      <w:pPr>
        <w:tabs>
          <w:tab w:val="num" w:pos="720"/>
        </w:tabs>
        <w:ind w:left="720" w:hanging="360"/>
      </w:pPr>
      <w:rPr>
        <w:rFonts w:ascii="Wingdings" w:hAnsi="Wingdings" w:hint="default"/>
      </w:rPr>
    </w:lvl>
    <w:lvl w:ilvl="1" w:tplc="5FEEA94C" w:tentative="1">
      <w:start w:val="1"/>
      <w:numFmt w:val="bullet"/>
      <w:lvlText w:val=""/>
      <w:lvlJc w:val="left"/>
      <w:pPr>
        <w:tabs>
          <w:tab w:val="num" w:pos="1440"/>
        </w:tabs>
        <w:ind w:left="1440" w:hanging="360"/>
      </w:pPr>
      <w:rPr>
        <w:rFonts w:ascii="Wingdings" w:hAnsi="Wingdings" w:hint="default"/>
      </w:rPr>
    </w:lvl>
    <w:lvl w:ilvl="2" w:tplc="5BC4E08C" w:tentative="1">
      <w:start w:val="1"/>
      <w:numFmt w:val="bullet"/>
      <w:lvlText w:val=""/>
      <w:lvlJc w:val="left"/>
      <w:pPr>
        <w:tabs>
          <w:tab w:val="num" w:pos="2160"/>
        </w:tabs>
        <w:ind w:left="2160" w:hanging="360"/>
      </w:pPr>
      <w:rPr>
        <w:rFonts w:ascii="Wingdings" w:hAnsi="Wingdings" w:hint="default"/>
      </w:rPr>
    </w:lvl>
    <w:lvl w:ilvl="3" w:tplc="E1B2E48E" w:tentative="1">
      <w:start w:val="1"/>
      <w:numFmt w:val="bullet"/>
      <w:lvlText w:val=""/>
      <w:lvlJc w:val="left"/>
      <w:pPr>
        <w:tabs>
          <w:tab w:val="num" w:pos="2880"/>
        </w:tabs>
        <w:ind w:left="2880" w:hanging="360"/>
      </w:pPr>
      <w:rPr>
        <w:rFonts w:ascii="Wingdings" w:hAnsi="Wingdings" w:hint="default"/>
      </w:rPr>
    </w:lvl>
    <w:lvl w:ilvl="4" w:tplc="C51EC2DC" w:tentative="1">
      <w:start w:val="1"/>
      <w:numFmt w:val="bullet"/>
      <w:lvlText w:val=""/>
      <w:lvlJc w:val="left"/>
      <w:pPr>
        <w:tabs>
          <w:tab w:val="num" w:pos="3600"/>
        </w:tabs>
        <w:ind w:left="3600" w:hanging="360"/>
      </w:pPr>
      <w:rPr>
        <w:rFonts w:ascii="Wingdings" w:hAnsi="Wingdings" w:hint="default"/>
      </w:rPr>
    </w:lvl>
    <w:lvl w:ilvl="5" w:tplc="2C3EB890" w:tentative="1">
      <w:start w:val="1"/>
      <w:numFmt w:val="bullet"/>
      <w:lvlText w:val=""/>
      <w:lvlJc w:val="left"/>
      <w:pPr>
        <w:tabs>
          <w:tab w:val="num" w:pos="4320"/>
        </w:tabs>
        <w:ind w:left="4320" w:hanging="360"/>
      </w:pPr>
      <w:rPr>
        <w:rFonts w:ascii="Wingdings" w:hAnsi="Wingdings" w:hint="default"/>
      </w:rPr>
    </w:lvl>
    <w:lvl w:ilvl="6" w:tplc="FA3A302E" w:tentative="1">
      <w:start w:val="1"/>
      <w:numFmt w:val="bullet"/>
      <w:lvlText w:val=""/>
      <w:lvlJc w:val="left"/>
      <w:pPr>
        <w:tabs>
          <w:tab w:val="num" w:pos="5040"/>
        </w:tabs>
        <w:ind w:left="5040" w:hanging="360"/>
      </w:pPr>
      <w:rPr>
        <w:rFonts w:ascii="Wingdings" w:hAnsi="Wingdings" w:hint="default"/>
      </w:rPr>
    </w:lvl>
    <w:lvl w:ilvl="7" w:tplc="E0FCAD1C" w:tentative="1">
      <w:start w:val="1"/>
      <w:numFmt w:val="bullet"/>
      <w:lvlText w:val=""/>
      <w:lvlJc w:val="left"/>
      <w:pPr>
        <w:tabs>
          <w:tab w:val="num" w:pos="5760"/>
        </w:tabs>
        <w:ind w:left="5760" w:hanging="360"/>
      </w:pPr>
      <w:rPr>
        <w:rFonts w:ascii="Wingdings" w:hAnsi="Wingdings" w:hint="default"/>
      </w:rPr>
    </w:lvl>
    <w:lvl w:ilvl="8" w:tplc="8E8615EC"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83A4BC6"/>
    <w:multiLevelType w:val="multilevel"/>
    <w:tmpl w:val="46E4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412DEB"/>
    <w:multiLevelType w:val="hybridMultilevel"/>
    <w:tmpl w:val="789452D8"/>
    <w:lvl w:ilvl="0" w:tplc="A62EA20C">
      <w:start w:val="1"/>
      <w:numFmt w:val="bullet"/>
      <w:lvlText w:val=""/>
      <w:lvlJc w:val="left"/>
      <w:pPr>
        <w:tabs>
          <w:tab w:val="num" w:pos="720"/>
        </w:tabs>
        <w:ind w:left="720" w:hanging="360"/>
      </w:pPr>
      <w:rPr>
        <w:rFonts w:ascii="Wingdings" w:hAnsi="Wingdings" w:hint="default"/>
      </w:rPr>
    </w:lvl>
    <w:lvl w:ilvl="1" w:tplc="1440484A" w:tentative="1">
      <w:start w:val="1"/>
      <w:numFmt w:val="bullet"/>
      <w:lvlText w:val=""/>
      <w:lvlJc w:val="left"/>
      <w:pPr>
        <w:tabs>
          <w:tab w:val="num" w:pos="1440"/>
        </w:tabs>
        <w:ind w:left="1440" w:hanging="360"/>
      </w:pPr>
      <w:rPr>
        <w:rFonts w:ascii="Wingdings" w:hAnsi="Wingdings" w:hint="default"/>
      </w:rPr>
    </w:lvl>
    <w:lvl w:ilvl="2" w:tplc="A8566EB6" w:tentative="1">
      <w:start w:val="1"/>
      <w:numFmt w:val="bullet"/>
      <w:lvlText w:val=""/>
      <w:lvlJc w:val="left"/>
      <w:pPr>
        <w:tabs>
          <w:tab w:val="num" w:pos="2160"/>
        </w:tabs>
        <w:ind w:left="2160" w:hanging="360"/>
      </w:pPr>
      <w:rPr>
        <w:rFonts w:ascii="Wingdings" w:hAnsi="Wingdings" w:hint="default"/>
      </w:rPr>
    </w:lvl>
    <w:lvl w:ilvl="3" w:tplc="D46CD296" w:tentative="1">
      <w:start w:val="1"/>
      <w:numFmt w:val="bullet"/>
      <w:lvlText w:val=""/>
      <w:lvlJc w:val="left"/>
      <w:pPr>
        <w:tabs>
          <w:tab w:val="num" w:pos="2880"/>
        </w:tabs>
        <w:ind w:left="2880" w:hanging="360"/>
      </w:pPr>
      <w:rPr>
        <w:rFonts w:ascii="Wingdings" w:hAnsi="Wingdings" w:hint="default"/>
      </w:rPr>
    </w:lvl>
    <w:lvl w:ilvl="4" w:tplc="76086B9C" w:tentative="1">
      <w:start w:val="1"/>
      <w:numFmt w:val="bullet"/>
      <w:lvlText w:val=""/>
      <w:lvlJc w:val="left"/>
      <w:pPr>
        <w:tabs>
          <w:tab w:val="num" w:pos="3600"/>
        </w:tabs>
        <w:ind w:left="3600" w:hanging="360"/>
      </w:pPr>
      <w:rPr>
        <w:rFonts w:ascii="Wingdings" w:hAnsi="Wingdings" w:hint="default"/>
      </w:rPr>
    </w:lvl>
    <w:lvl w:ilvl="5" w:tplc="BDC27468" w:tentative="1">
      <w:start w:val="1"/>
      <w:numFmt w:val="bullet"/>
      <w:lvlText w:val=""/>
      <w:lvlJc w:val="left"/>
      <w:pPr>
        <w:tabs>
          <w:tab w:val="num" w:pos="4320"/>
        </w:tabs>
        <w:ind w:left="4320" w:hanging="360"/>
      </w:pPr>
      <w:rPr>
        <w:rFonts w:ascii="Wingdings" w:hAnsi="Wingdings" w:hint="default"/>
      </w:rPr>
    </w:lvl>
    <w:lvl w:ilvl="6" w:tplc="3A9868A8" w:tentative="1">
      <w:start w:val="1"/>
      <w:numFmt w:val="bullet"/>
      <w:lvlText w:val=""/>
      <w:lvlJc w:val="left"/>
      <w:pPr>
        <w:tabs>
          <w:tab w:val="num" w:pos="5040"/>
        </w:tabs>
        <w:ind w:left="5040" w:hanging="360"/>
      </w:pPr>
      <w:rPr>
        <w:rFonts w:ascii="Wingdings" w:hAnsi="Wingdings" w:hint="default"/>
      </w:rPr>
    </w:lvl>
    <w:lvl w:ilvl="7" w:tplc="8DB4BFDE" w:tentative="1">
      <w:start w:val="1"/>
      <w:numFmt w:val="bullet"/>
      <w:lvlText w:val=""/>
      <w:lvlJc w:val="left"/>
      <w:pPr>
        <w:tabs>
          <w:tab w:val="num" w:pos="5760"/>
        </w:tabs>
        <w:ind w:left="5760" w:hanging="360"/>
      </w:pPr>
      <w:rPr>
        <w:rFonts w:ascii="Wingdings" w:hAnsi="Wingdings" w:hint="default"/>
      </w:rPr>
    </w:lvl>
    <w:lvl w:ilvl="8" w:tplc="21FAE704"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A3A0058"/>
    <w:multiLevelType w:val="hybridMultilevel"/>
    <w:tmpl w:val="B8CAD69C"/>
    <w:lvl w:ilvl="0" w:tplc="A628F462">
      <w:start w:val="1"/>
      <w:numFmt w:val="bullet"/>
      <w:suff w:val="space"/>
      <w:lvlText w:val="•"/>
      <w:lvlJc w:val="left"/>
    </w:lvl>
    <w:lvl w:ilvl="1" w:tplc="0EDC7404">
      <w:numFmt w:val="decimal"/>
      <w:lvlText w:val=""/>
      <w:lvlJc w:val="left"/>
    </w:lvl>
    <w:lvl w:ilvl="2" w:tplc="308490BE">
      <w:numFmt w:val="decimal"/>
      <w:lvlText w:val=""/>
      <w:lvlJc w:val="left"/>
    </w:lvl>
    <w:lvl w:ilvl="3" w:tplc="736C922A">
      <w:numFmt w:val="decimal"/>
      <w:lvlText w:val=""/>
      <w:lvlJc w:val="left"/>
    </w:lvl>
    <w:lvl w:ilvl="4" w:tplc="00CC0946">
      <w:numFmt w:val="decimal"/>
      <w:lvlText w:val=""/>
      <w:lvlJc w:val="left"/>
    </w:lvl>
    <w:lvl w:ilvl="5" w:tplc="012C578A">
      <w:numFmt w:val="decimal"/>
      <w:lvlText w:val=""/>
      <w:lvlJc w:val="left"/>
    </w:lvl>
    <w:lvl w:ilvl="6" w:tplc="ACBC359C">
      <w:numFmt w:val="decimal"/>
      <w:lvlText w:val=""/>
      <w:lvlJc w:val="left"/>
    </w:lvl>
    <w:lvl w:ilvl="7" w:tplc="23D4F490">
      <w:numFmt w:val="decimal"/>
      <w:lvlText w:val=""/>
      <w:lvlJc w:val="left"/>
    </w:lvl>
    <w:lvl w:ilvl="8" w:tplc="DC02E64A">
      <w:numFmt w:val="decimal"/>
      <w:lvlText w:val=""/>
      <w:lvlJc w:val="left"/>
    </w:lvl>
  </w:abstractNum>
  <w:abstractNum w:abstractNumId="73" w15:restartNumberingAfterBreak="0">
    <w:nsid w:val="6DFD565D"/>
    <w:multiLevelType w:val="multilevel"/>
    <w:tmpl w:val="D32614AE"/>
    <w:lvl w:ilvl="0">
      <w:start w:val="1"/>
      <w:numFmt w:val="decimal"/>
      <w:suff w:val="space"/>
      <w:lvlText w:val="%1."/>
      <w:lvlJc w:val="left"/>
      <w:rPr>
        <w:rFonts w:ascii="굴림" w:eastAsia="굴림" w:hAnsi="굴림"/>
        <w:color w:val="000000"/>
      </w:rPr>
    </w:lvl>
    <w:lvl w:ilvl="1">
      <w:start w:val="1"/>
      <w:numFmt w:val="decimal"/>
      <w:suff w:val="space"/>
      <w:lvlText w:val="%1.%1."/>
      <w:lvlJc w:val="left"/>
      <w:rPr>
        <w:rFonts w:ascii="굴림" w:eastAsia="굴림" w:hAnsi="굴림"/>
        <w:color w:val="000000"/>
      </w:rPr>
    </w:lvl>
    <w:lvl w:ilvl="2">
      <w:start w:val="1"/>
      <w:numFmt w:val="decimal"/>
      <w:suff w:val="space"/>
      <w:lvlText w:val="%1.%1.%1."/>
      <w:lvlJc w:val="left"/>
      <w:rPr>
        <w:rFonts w:ascii="굴림" w:eastAsia="굴림" w:hAnsi="굴림"/>
        <w:color w:val="000000"/>
      </w:rPr>
    </w:lvl>
    <w:lvl w:ilvl="3">
      <w:start w:val="1"/>
      <w:numFmt w:val="decimal"/>
      <w:suff w:val="space"/>
      <w:lvlText w:val="%1.%1.%1.%1."/>
      <w:lvlJc w:val="left"/>
      <w:rPr>
        <w:rFonts w:ascii="굴림" w:eastAsia="굴림" w:hAnsi="굴림"/>
        <w:color w:val="000000"/>
      </w:rPr>
    </w:lvl>
    <w:lvl w:ilvl="4">
      <w:start w:val="1"/>
      <w:numFmt w:val="decimal"/>
      <w:suff w:val="space"/>
      <w:lvlText w:val="%1.%1.%1.%1.%1."/>
      <w:lvlJc w:val="left"/>
      <w:rPr>
        <w:rFonts w:ascii="굴림" w:eastAsia="굴림" w:hAnsi="굴림"/>
        <w:color w:val="000000"/>
      </w:rPr>
    </w:lvl>
    <w:lvl w:ilvl="5">
      <w:start w:val="1"/>
      <w:numFmt w:val="decimal"/>
      <w:suff w:val="space"/>
      <w:lvlText w:val="%1.%1.%1.%1.%1.%1."/>
      <w:lvlJc w:val="left"/>
      <w:rPr>
        <w:rFonts w:ascii="굴림" w:eastAsia="굴림" w:hAnsi="굴림"/>
        <w:color w:val="000000"/>
      </w:rPr>
    </w:lvl>
    <w:lvl w:ilvl="6">
      <w:start w:val="1"/>
      <w:numFmt w:val="decimal"/>
      <w:suff w:val="space"/>
      <w:lvlText w:val="%1.%1.%1.%1.%1.%1.%1."/>
      <w:lvlJc w:val="left"/>
      <w:rPr>
        <w:rFonts w:ascii="굴림" w:eastAsia="굴림" w:hAnsi="굴림"/>
        <w:color w:val="000000"/>
      </w:rPr>
    </w:lvl>
    <w:lvl w:ilvl="7">
      <w:start w:val="1"/>
      <w:numFmt w:val="decimal"/>
      <w:suff w:val="space"/>
      <w:lvlText w:val="%1.%1.%1.%1.%1.%1.%1.%1."/>
      <w:lvlJc w:val="left"/>
      <w:rPr>
        <w:rFonts w:ascii="굴림" w:eastAsia="굴림" w:hAnsi="굴림"/>
        <w:color w:val="000000"/>
      </w:rPr>
    </w:lvl>
    <w:lvl w:ilvl="8">
      <w:start w:val="1"/>
      <w:numFmt w:val="decimal"/>
      <w:suff w:val="space"/>
      <w:lvlText w:val="%1.%1.%1.%1.%1.%1.%1.%1.%1."/>
      <w:lvlJc w:val="left"/>
      <w:rPr>
        <w:rFonts w:ascii="굴림" w:eastAsia="굴림" w:hAnsi="굴림"/>
        <w:color w:val="000000"/>
      </w:rPr>
    </w:lvl>
  </w:abstractNum>
  <w:abstractNum w:abstractNumId="74" w15:restartNumberingAfterBreak="0">
    <w:nsid w:val="6EA3328C"/>
    <w:multiLevelType w:val="multilevel"/>
    <w:tmpl w:val="B272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36215A"/>
    <w:multiLevelType w:val="hybridMultilevel"/>
    <w:tmpl w:val="40242C40"/>
    <w:lvl w:ilvl="0" w:tplc="F994258C">
      <w:start w:val="1"/>
      <w:numFmt w:val="bullet"/>
      <w:lvlText w:val="∧"/>
      <w:lvlJc w:val="left"/>
      <w:pPr>
        <w:tabs>
          <w:tab w:val="num" w:pos="720"/>
        </w:tabs>
        <w:ind w:left="720" w:hanging="360"/>
      </w:pPr>
      <w:rPr>
        <w:rFonts w:ascii="MS Reference Sans Serif" w:hAnsi="MS Reference Sans Serif" w:hint="default"/>
      </w:rPr>
    </w:lvl>
    <w:lvl w:ilvl="1" w:tplc="CD98B876" w:tentative="1">
      <w:start w:val="1"/>
      <w:numFmt w:val="bullet"/>
      <w:lvlText w:val="∧"/>
      <w:lvlJc w:val="left"/>
      <w:pPr>
        <w:tabs>
          <w:tab w:val="num" w:pos="1440"/>
        </w:tabs>
        <w:ind w:left="1440" w:hanging="360"/>
      </w:pPr>
      <w:rPr>
        <w:rFonts w:ascii="MS Reference Sans Serif" w:hAnsi="MS Reference Sans Serif" w:hint="default"/>
      </w:rPr>
    </w:lvl>
    <w:lvl w:ilvl="2" w:tplc="2B860E2E" w:tentative="1">
      <w:start w:val="1"/>
      <w:numFmt w:val="bullet"/>
      <w:lvlText w:val="∧"/>
      <w:lvlJc w:val="left"/>
      <w:pPr>
        <w:tabs>
          <w:tab w:val="num" w:pos="2160"/>
        </w:tabs>
        <w:ind w:left="2160" w:hanging="360"/>
      </w:pPr>
      <w:rPr>
        <w:rFonts w:ascii="MS Reference Sans Serif" w:hAnsi="MS Reference Sans Serif" w:hint="default"/>
      </w:rPr>
    </w:lvl>
    <w:lvl w:ilvl="3" w:tplc="7C52CF2C" w:tentative="1">
      <w:start w:val="1"/>
      <w:numFmt w:val="bullet"/>
      <w:lvlText w:val="∧"/>
      <w:lvlJc w:val="left"/>
      <w:pPr>
        <w:tabs>
          <w:tab w:val="num" w:pos="2880"/>
        </w:tabs>
        <w:ind w:left="2880" w:hanging="360"/>
      </w:pPr>
      <w:rPr>
        <w:rFonts w:ascii="MS Reference Sans Serif" w:hAnsi="MS Reference Sans Serif" w:hint="default"/>
      </w:rPr>
    </w:lvl>
    <w:lvl w:ilvl="4" w:tplc="42A40FBE" w:tentative="1">
      <w:start w:val="1"/>
      <w:numFmt w:val="bullet"/>
      <w:lvlText w:val="∧"/>
      <w:lvlJc w:val="left"/>
      <w:pPr>
        <w:tabs>
          <w:tab w:val="num" w:pos="3600"/>
        </w:tabs>
        <w:ind w:left="3600" w:hanging="360"/>
      </w:pPr>
      <w:rPr>
        <w:rFonts w:ascii="MS Reference Sans Serif" w:hAnsi="MS Reference Sans Serif" w:hint="default"/>
      </w:rPr>
    </w:lvl>
    <w:lvl w:ilvl="5" w:tplc="3B103BBC" w:tentative="1">
      <w:start w:val="1"/>
      <w:numFmt w:val="bullet"/>
      <w:lvlText w:val="∧"/>
      <w:lvlJc w:val="left"/>
      <w:pPr>
        <w:tabs>
          <w:tab w:val="num" w:pos="4320"/>
        </w:tabs>
        <w:ind w:left="4320" w:hanging="360"/>
      </w:pPr>
      <w:rPr>
        <w:rFonts w:ascii="MS Reference Sans Serif" w:hAnsi="MS Reference Sans Serif" w:hint="default"/>
      </w:rPr>
    </w:lvl>
    <w:lvl w:ilvl="6" w:tplc="28AA6084" w:tentative="1">
      <w:start w:val="1"/>
      <w:numFmt w:val="bullet"/>
      <w:lvlText w:val="∧"/>
      <w:lvlJc w:val="left"/>
      <w:pPr>
        <w:tabs>
          <w:tab w:val="num" w:pos="5040"/>
        </w:tabs>
        <w:ind w:left="5040" w:hanging="360"/>
      </w:pPr>
      <w:rPr>
        <w:rFonts w:ascii="MS Reference Sans Serif" w:hAnsi="MS Reference Sans Serif" w:hint="default"/>
      </w:rPr>
    </w:lvl>
    <w:lvl w:ilvl="7" w:tplc="30F23A12" w:tentative="1">
      <w:start w:val="1"/>
      <w:numFmt w:val="bullet"/>
      <w:lvlText w:val="∧"/>
      <w:lvlJc w:val="left"/>
      <w:pPr>
        <w:tabs>
          <w:tab w:val="num" w:pos="5760"/>
        </w:tabs>
        <w:ind w:left="5760" w:hanging="360"/>
      </w:pPr>
      <w:rPr>
        <w:rFonts w:ascii="MS Reference Sans Serif" w:hAnsi="MS Reference Sans Serif" w:hint="default"/>
      </w:rPr>
    </w:lvl>
    <w:lvl w:ilvl="8" w:tplc="21202C9C" w:tentative="1">
      <w:start w:val="1"/>
      <w:numFmt w:val="bullet"/>
      <w:lvlText w:val="∧"/>
      <w:lvlJc w:val="left"/>
      <w:pPr>
        <w:tabs>
          <w:tab w:val="num" w:pos="6480"/>
        </w:tabs>
        <w:ind w:left="6480" w:hanging="360"/>
      </w:pPr>
      <w:rPr>
        <w:rFonts w:ascii="MS Reference Sans Serif" w:hAnsi="MS Reference Sans Serif" w:hint="default"/>
      </w:rPr>
    </w:lvl>
  </w:abstractNum>
  <w:abstractNum w:abstractNumId="76" w15:restartNumberingAfterBreak="0">
    <w:nsid w:val="76DF1655"/>
    <w:multiLevelType w:val="multilevel"/>
    <w:tmpl w:val="C0BA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632E3C"/>
    <w:multiLevelType w:val="multilevel"/>
    <w:tmpl w:val="0278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324BD0"/>
    <w:multiLevelType w:val="multilevel"/>
    <w:tmpl w:val="391E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EA5102"/>
    <w:multiLevelType w:val="multilevel"/>
    <w:tmpl w:val="DAC6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5D01C9"/>
    <w:multiLevelType w:val="hybridMultilevel"/>
    <w:tmpl w:val="3C528CDA"/>
    <w:lvl w:ilvl="0" w:tplc="07B62DC8">
      <w:start w:val="1"/>
      <w:numFmt w:val="bullet"/>
      <w:lvlText w:val=""/>
      <w:lvlJc w:val="left"/>
      <w:pPr>
        <w:tabs>
          <w:tab w:val="num" w:pos="720"/>
        </w:tabs>
        <w:ind w:left="720" w:hanging="360"/>
      </w:pPr>
      <w:rPr>
        <w:rFonts w:ascii="Wingdings" w:hAnsi="Wingdings" w:hint="default"/>
      </w:rPr>
    </w:lvl>
    <w:lvl w:ilvl="1" w:tplc="AF420A02" w:tentative="1">
      <w:start w:val="1"/>
      <w:numFmt w:val="bullet"/>
      <w:lvlText w:val=""/>
      <w:lvlJc w:val="left"/>
      <w:pPr>
        <w:tabs>
          <w:tab w:val="num" w:pos="1440"/>
        </w:tabs>
        <w:ind w:left="1440" w:hanging="360"/>
      </w:pPr>
      <w:rPr>
        <w:rFonts w:ascii="Wingdings" w:hAnsi="Wingdings" w:hint="default"/>
      </w:rPr>
    </w:lvl>
    <w:lvl w:ilvl="2" w:tplc="4C56EFA0" w:tentative="1">
      <w:start w:val="1"/>
      <w:numFmt w:val="bullet"/>
      <w:lvlText w:val=""/>
      <w:lvlJc w:val="left"/>
      <w:pPr>
        <w:tabs>
          <w:tab w:val="num" w:pos="2160"/>
        </w:tabs>
        <w:ind w:left="2160" w:hanging="360"/>
      </w:pPr>
      <w:rPr>
        <w:rFonts w:ascii="Wingdings" w:hAnsi="Wingdings" w:hint="default"/>
      </w:rPr>
    </w:lvl>
    <w:lvl w:ilvl="3" w:tplc="685E5A42" w:tentative="1">
      <w:start w:val="1"/>
      <w:numFmt w:val="bullet"/>
      <w:lvlText w:val=""/>
      <w:lvlJc w:val="left"/>
      <w:pPr>
        <w:tabs>
          <w:tab w:val="num" w:pos="2880"/>
        </w:tabs>
        <w:ind w:left="2880" w:hanging="360"/>
      </w:pPr>
      <w:rPr>
        <w:rFonts w:ascii="Wingdings" w:hAnsi="Wingdings" w:hint="default"/>
      </w:rPr>
    </w:lvl>
    <w:lvl w:ilvl="4" w:tplc="ECECAE30" w:tentative="1">
      <w:start w:val="1"/>
      <w:numFmt w:val="bullet"/>
      <w:lvlText w:val=""/>
      <w:lvlJc w:val="left"/>
      <w:pPr>
        <w:tabs>
          <w:tab w:val="num" w:pos="3600"/>
        </w:tabs>
        <w:ind w:left="3600" w:hanging="360"/>
      </w:pPr>
      <w:rPr>
        <w:rFonts w:ascii="Wingdings" w:hAnsi="Wingdings" w:hint="default"/>
      </w:rPr>
    </w:lvl>
    <w:lvl w:ilvl="5" w:tplc="ECA0719A" w:tentative="1">
      <w:start w:val="1"/>
      <w:numFmt w:val="bullet"/>
      <w:lvlText w:val=""/>
      <w:lvlJc w:val="left"/>
      <w:pPr>
        <w:tabs>
          <w:tab w:val="num" w:pos="4320"/>
        </w:tabs>
        <w:ind w:left="4320" w:hanging="360"/>
      </w:pPr>
      <w:rPr>
        <w:rFonts w:ascii="Wingdings" w:hAnsi="Wingdings" w:hint="default"/>
      </w:rPr>
    </w:lvl>
    <w:lvl w:ilvl="6" w:tplc="85FCA9C4" w:tentative="1">
      <w:start w:val="1"/>
      <w:numFmt w:val="bullet"/>
      <w:lvlText w:val=""/>
      <w:lvlJc w:val="left"/>
      <w:pPr>
        <w:tabs>
          <w:tab w:val="num" w:pos="5040"/>
        </w:tabs>
        <w:ind w:left="5040" w:hanging="360"/>
      </w:pPr>
      <w:rPr>
        <w:rFonts w:ascii="Wingdings" w:hAnsi="Wingdings" w:hint="default"/>
      </w:rPr>
    </w:lvl>
    <w:lvl w:ilvl="7" w:tplc="2F7C2E96" w:tentative="1">
      <w:start w:val="1"/>
      <w:numFmt w:val="bullet"/>
      <w:lvlText w:val=""/>
      <w:lvlJc w:val="left"/>
      <w:pPr>
        <w:tabs>
          <w:tab w:val="num" w:pos="5760"/>
        </w:tabs>
        <w:ind w:left="5760" w:hanging="360"/>
      </w:pPr>
      <w:rPr>
        <w:rFonts w:ascii="Wingdings" w:hAnsi="Wingdings" w:hint="default"/>
      </w:rPr>
    </w:lvl>
    <w:lvl w:ilvl="8" w:tplc="9C8AD74E"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FED7780"/>
    <w:multiLevelType w:val="multilevel"/>
    <w:tmpl w:val="8166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719991">
    <w:abstractNumId w:val="72"/>
  </w:num>
  <w:num w:numId="2" w16cid:durableId="1019431941">
    <w:abstractNumId w:val="73"/>
  </w:num>
  <w:num w:numId="3" w16cid:durableId="1869221036">
    <w:abstractNumId w:val="34"/>
  </w:num>
  <w:num w:numId="4" w16cid:durableId="103119977">
    <w:abstractNumId w:val="1"/>
  </w:num>
  <w:num w:numId="5" w16cid:durableId="1179002721">
    <w:abstractNumId w:val="58"/>
  </w:num>
  <w:num w:numId="6" w16cid:durableId="920791950">
    <w:abstractNumId w:val="12"/>
  </w:num>
  <w:num w:numId="7" w16cid:durableId="1259216203">
    <w:abstractNumId w:val="16"/>
  </w:num>
  <w:num w:numId="8" w16cid:durableId="536161806">
    <w:abstractNumId w:val="14"/>
  </w:num>
  <w:num w:numId="9" w16cid:durableId="642463461">
    <w:abstractNumId w:val="50"/>
  </w:num>
  <w:num w:numId="10" w16cid:durableId="620652361">
    <w:abstractNumId w:val="69"/>
  </w:num>
  <w:num w:numId="11" w16cid:durableId="482699459">
    <w:abstractNumId w:val="42"/>
  </w:num>
  <w:num w:numId="12" w16cid:durableId="315570910">
    <w:abstractNumId w:val="21"/>
  </w:num>
  <w:num w:numId="13" w16cid:durableId="1791626110">
    <w:abstractNumId w:val="56"/>
  </w:num>
  <w:num w:numId="14" w16cid:durableId="976304743">
    <w:abstractNumId w:val="41"/>
  </w:num>
  <w:num w:numId="15" w16cid:durableId="553589334">
    <w:abstractNumId w:val="15"/>
  </w:num>
  <w:num w:numId="16" w16cid:durableId="1291670580">
    <w:abstractNumId w:val="8"/>
  </w:num>
  <w:num w:numId="17" w16cid:durableId="1966427150">
    <w:abstractNumId w:val="2"/>
  </w:num>
  <w:num w:numId="18" w16cid:durableId="451751192">
    <w:abstractNumId w:val="39"/>
  </w:num>
  <w:num w:numId="19" w16cid:durableId="58675605">
    <w:abstractNumId w:val="71"/>
  </w:num>
  <w:num w:numId="20" w16cid:durableId="1213930874">
    <w:abstractNumId w:val="19"/>
  </w:num>
  <w:num w:numId="21" w16cid:durableId="1273128665">
    <w:abstractNumId w:val="64"/>
  </w:num>
  <w:num w:numId="22" w16cid:durableId="990405263">
    <w:abstractNumId w:val="7"/>
  </w:num>
  <w:num w:numId="23" w16cid:durableId="899292498">
    <w:abstractNumId w:val="65"/>
  </w:num>
  <w:num w:numId="24" w16cid:durableId="147484883">
    <w:abstractNumId w:val="67"/>
  </w:num>
  <w:num w:numId="25" w16cid:durableId="1317294401">
    <w:abstractNumId w:val="43"/>
  </w:num>
  <w:num w:numId="26" w16cid:durableId="355234129">
    <w:abstractNumId w:val="4"/>
  </w:num>
  <w:num w:numId="27" w16cid:durableId="526528529">
    <w:abstractNumId w:val="38"/>
  </w:num>
  <w:num w:numId="28" w16cid:durableId="1602958474">
    <w:abstractNumId w:val="75"/>
  </w:num>
  <w:num w:numId="29" w16cid:durableId="987899801">
    <w:abstractNumId w:val="80"/>
  </w:num>
  <w:num w:numId="30" w16cid:durableId="1585603745">
    <w:abstractNumId w:val="54"/>
  </w:num>
  <w:num w:numId="31" w16cid:durableId="2030792350">
    <w:abstractNumId w:val="81"/>
  </w:num>
  <w:num w:numId="32" w16cid:durableId="1683514015">
    <w:abstractNumId w:val="78"/>
  </w:num>
  <w:num w:numId="33" w16cid:durableId="161748142">
    <w:abstractNumId w:val="32"/>
  </w:num>
  <w:num w:numId="34" w16cid:durableId="1704939701">
    <w:abstractNumId w:val="18"/>
  </w:num>
  <w:num w:numId="35" w16cid:durableId="966469176">
    <w:abstractNumId w:val="9"/>
  </w:num>
  <w:num w:numId="36" w16cid:durableId="677737849">
    <w:abstractNumId w:val="44"/>
  </w:num>
  <w:num w:numId="37" w16cid:durableId="1413429403">
    <w:abstractNumId w:val="23"/>
  </w:num>
  <w:num w:numId="38" w16cid:durableId="1708676451">
    <w:abstractNumId w:val="22"/>
  </w:num>
  <w:num w:numId="39" w16cid:durableId="565602401">
    <w:abstractNumId w:val="68"/>
  </w:num>
  <w:num w:numId="40" w16cid:durableId="1243681671">
    <w:abstractNumId w:val="30"/>
  </w:num>
  <w:num w:numId="41" w16cid:durableId="328675723">
    <w:abstractNumId w:val="57"/>
  </w:num>
  <w:num w:numId="42" w16cid:durableId="1157458638">
    <w:abstractNumId w:val="48"/>
  </w:num>
  <w:num w:numId="43" w16cid:durableId="228614396">
    <w:abstractNumId w:val="79"/>
  </w:num>
  <w:num w:numId="44" w16cid:durableId="102116146">
    <w:abstractNumId w:val="77"/>
  </w:num>
  <w:num w:numId="45" w16cid:durableId="1769615121">
    <w:abstractNumId w:val="24"/>
  </w:num>
  <w:num w:numId="46" w16cid:durableId="1588223027">
    <w:abstractNumId w:val="24"/>
    <w:lvlOverride w:ilvl="1">
      <w:lvl w:ilvl="1">
        <w:numFmt w:val="decimal"/>
        <w:lvlText w:val="%2."/>
        <w:lvlJc w:val="left"/>
      </w:lvl>
    </w:lvlOverride>
  </w:num>
  <w:num w:numId="47" w16cid:durableId="169949879">
    <w:abstractNumId w:val="24"/>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893200187">
    <w:abstractNumId w:val="24"/>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9" w16cid:durableId="259217570">
    <w:abstractNumId w:val="24"/>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0" w16cid:durableId="1263299084">
    <w:abstractNumId w:val="17"/>
  </w:num>
  <w:num w:numId="51" w16cid:durableId="728698721">
    <w:abstractNumId w:val="3"/>
  </w:num>
  <w:num w:numId="52" w16cid:durableId="2069761304">
    <w:abstractNumId w:val="27"/>
  </w:num>
  <w:num w:numId="53" w16cid:durableId="1392728884">
    <w:abstractNumId w:val="0"/>
  </w:num>
  <w:num w:numId="54" w16cid:durableId="240874127">
    <w:abstractNumId w:val="52"/>
  </w:num>
  <w:num w:numId="55" w16cid:durableId="1715226703">
    <w:abstractNumId w:val="37"/>
  </w:num>
  <w:num w:numId="56" w16cid:durableId="1150246926">
    <w:abstractNumId w:val="31"/>
  </w:num>
  <w:num w:numId="57" w16cid:durableId="1830436753">
    <w:abstractNumId w:val="46"/>
  </w:num>
  <w:num w:numId="58" w16cid:durableId="1312443841">
    <w:abstractNumId w:val="66"/>
  </w:num>
  <w:num w:numId="59" w16cid:durableId="1532494444">
    <w:abstractNumId w:val="11"/>
  </w:num>
  <w:num w:numId="60" w16cid:durableId="370620348">
    <w:abstractNumId w:val="6"/>
  </w:num>
  <w:num w:numId="61" w16cid:durableId="1197356897">
    <w:abstractNumId w:val="61"/>
  </w:num>
  <w:num w:numId="62" w16cid:durableId="1126897998">
    <w:abstractNumId w:val="55"/>
  </w:num>
  <w:num w:numId="63" w16cid:durableId="1162895775">
    <w:abstractNumId w:val="76"/>
  </w:num>
  <w:num w:numId="64" w16cid:durableId="443891389">
    <w:abstractNumId w:val="59"/>
  </w:num>
  <w:num w:numId="65" w16cid:durableId="1346664804">
    <w:abstractNumId w:val="26"/>
  </w:num>
  <w:num w:numId="66" w16cid:durableId="1758549820">
    <w:abstractNumId w:val="62"/>
  </w:num>
  <w:num w:numId="67" w16cid:durableId="1164275526">
    <w:abstractNumId w:val="33"/>
  </w:num>
  <w:num w:numId="68" w16cid:durableId="126046569">
    <w:abstractNumId w:val="29"/>
  </w:num>
  <w:num w:numId="69" w16cid:durableId="167791514">
    <w:abstractNumId w:val="45"/>
  </w:num>
  <w:num w:numId="70" w16cid:durableId="2075158202">
    <w:abstractNumId w:val="20"/>
  </w:num>
  <w:num w:numId="71" w16cid:durableId="795562612">
    <w:abstractNumId w:val="25"/>
  </w:num>
  <w:num w:numId="72" w16cid:durableId="1968001440">
    <w:abstractNumId w:val="74"/>
  </w:num>
  <w:num w:numId="73" w16cid:durableId="213274896">
    <w:abstractNumId w:val="40"/>
  </w:num>
  <w:num w:numId="74" w16cid:durableId="1180779982">
    <w:abstractNumId w:val="53"/>
  </w:num>
  <w:num w:numId="75" w16cid:durableId="2085880543">
    <w:abstractNumId w:val="36"/>
  </w:num>
  <w:num w:numId="76" w16cid:durableId="298994724">
    <w:abstractNumId w:val="60"/>
  </w:num>
  <w:num w:numId="77" w16cid:durableId="1694844085">
    <w:abstractNumId w:val="35"/>
  </w:num>
  <w:num w:numId="78" w16cid:durableId="484008462">
    <w:abstractNumId w:val="13"/>
  </w:num>
  <w:num w:numId="79" w16cid:durableId="1381130977">
    <w:abstractNumId w:val="5"/>
  </w:num>
  <w:num w:numId="80" w16cid:durableId="1415663281">
    <w:abstractNumId w:val="70"/>
  </w:num>
  <w:num w:numId="81" w16cid:durableId="553466245">
    <w:abstractNumId w:val="28"/>
  </w:num>
  <w:num w:numId="82" w16cid:durableId="1073504741">
    <w:abstractNumId w:val="10"/>
  </w:num>
  <w:num w:numId="83" w16cid:durableId="209196444">
    <w:abstractNumId w:val="49"/>
  </w:num>
  <w:num w:numId="84" w16cid:durableId="1463503349">
    <w:abstractNumId w:val="51"/>
  </w:num>
  <w:num w:numId="85" w16cid:durableId="1530408869">
    <w:abstractNumId w:val="63"/>
  </w:num>
  <w:num w:numId="86" w16cid:durableId="13915527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61"/>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A3CCE"/>
    <w:rsid w:val="0000508E"/>
    <w:rsid w:val="00014159"/>
    <w:rsid w:val="00015882"/>
    <w:rsid w:val="00044B69"/>
    <w:rsid w:val="0004651C"/>
    <w:rsid w:val="00050D71"/>
    <w:rsid w:val="00065A48"/>
    <w:rsid w:val="00086F17"/>
    <w:rsid w:val="000B3B3C"/>
    <w:rsid w:val="000D0003"/>
    <w:rsid w:val="000F6E1E"/>
    <w:rsid w:val="00120D28"/>
    <w:rsid w:val="001547BD"/>
    <w:rsid w:val="001B2298"/>
    <w:rsid w:val="001B41DD"/>
    <w:rsid w:val="001F6565"/>
    <w:rsid w:val="00252D99"/>
    <w:rsid w:val="0026338F"/>
    <w:rsid w:val="002A4595"/>
    <w:rsid w:val="002B375D"/>
    <w:rsid w:val="003307B6"/>
    <w:rsid w:val="00357C1A"/>
    <w:rsid w:val="00363A14"/>
    <w:rsid w:val="003922DC"/>
    <w:rsid w:val="003A1442"/>
    <w:rsid w:val="003A2D8E"/>
    <w:rsid w:val="003E14D8"/>
    <w:rsid w:val="003E6BFE"/>
    <w:rsid w:val="003F3305"/>
    <w:rsid w:val="003F34E0"/>
    <w:rsid w:val="003F5FFF"/>
    <w:rsid w:val="00410B9E"/>
    <w:rsid w:val="00411295"/>
    <w:rsid w:val="00436554"/>
    <w:rsid w:val="00465B4B"/>
    <w:rsid w:val="004721DD"/>
    <w:rsid w:val="0047624F"/>
    <w:rsid w:val="00496233"/>
    <w:rsid w:val="004A170B"/>
    <w:rsid w:val="004D6B42"/>
    <w:rsid w:val="004E330D"/>
    <w:rsid w:val="0053658C"/>
    <w:rsid w:val="00560C48"/>
    <w:rsid w:val="005675DB"/>
    <w:rsid w:val="005A146D"/>
    <w:rsid w:val="005C0E3D"/>
    <w:rsid w:val="005C4FEF"/>
    <w:rsid w:val="005D5D48"/>
    <w:rsid w:val="005D78B9"/>
    <w:rsid w:val="005F10CC"/>
    <w:rsid w:val="005F2BA7"/>
    <w:rsid w:val="006309EF"/>
    <w:rsid w:val="00642C76"/>
    <w:rsid w:val="00682CE3"/>
    <w:rsid w:val="00684154"/>
    <w:rsid w:val="006B1DB6"/>
    <w:rsid w:val="006C5F34"/>
    <w:rsid w:val="006E73E7"/>
    <w:rsid w:val="006F395E"/>
    <w:rsid w:val="006F59C1"/>
    <w:rsid w:val="00711E61"/>
    <w:rsid w:val="007253B1"/>
    <w:rsid w:val="0078515C"/>
    <w:rsid w:val="00794649"/>
    <w:rsid w:val="0079659F"/>
    <w:rsid w:val="007B28DD"/>
    <w:rsid w:val="007B50FB"/>
    <w:rsid w:val="007E3258"/>
    <w:rsid w:val="007E3369"/>
    <w:rsid w:val="00803060"/>
    <w:rsid w:val="00805827"/>
    <w:rsid w:val="008258A8"/>
    <w:rsid w:val="00843B92"/>
    <w:rsid w:val="00872369"/>
    <w:rsid w:val="008767D4"/>
    <w:rsid w:val="00882758"/>
    <w:rsid w:val="008D380D"/>
    <w:rsid w:val="00972014"/>
    <w:rsid w:val="0099590B"/>
    <w:rsid w:val="009B2E2A"/>
    <w:rsid w:val="009D300B"/>
    <w:rsid w:val="009E199F"/>
    <w:rsid w:val="009E7288"/>
    <w:rsid w:val="009F769F"/>
    <w:rsid w:val="00A11D02"/>
    <w:rsid w:val="00A419EA"/>
    <w:rsid w:val="00A4589C"/>
    <w:rsid w:val="00A647D9"/>
    <w:rsid w:val="00A77599"/>
    <w:rsid w:val="00A969AE"/>
    <w:rsid w:val="00AC711A"/>
    <w:rsid w:val="00AE558C"/>
    <w:rsid w:val="00B14966"/>
    <w:rsid w:val="00B4470C"/>
    <w:rsid w:val="00B46263"/>
    <w:rsid w:val="00B5509D"/>
    <w:rsid w:val="00B61BBD"/>
    <w:rsid w:val="00B62ECA"/>
    <w:rsid w:val="00B940F9"/>
    <w:rsid w:val="00BA3CCE"/>
    <w:rsid w:val="00BB6E69"/>
    <w:rsid w:val="00C40BB1"/>
    <w:rsid w:val="00C97CB1"/>
    <w:rsid w:val="00D00923"/>
    <w:rsid w:val="00D421BA"/>
    <w:rsid w:val="00D70EC6"/>
    <w:rsid w:val="00D92012"/>
    <w:rsid w:val="00D94EE9"/>
    <w:rsid w:val="00D96084"/>
    <w:rsid w:val="00DA1B3C"/>
    <w:rsid w:val="00DB3006"/>
    <w:rsid w:val="00DE49E6"/>
    <w:rsid w:val="00DF5579"/>
    <w:rsid w:val="00DF761E"/>
    <w:rsid w:val="00E01112"/>
    <w:rsid w:val="00E03DD6"/>
    <w:rsid w:val="00E114C4"/>
    <w:rsid w:val="00E174B7"/>
    <w:rsid w:val="00E52387"/>
    <w:rsid w:val="00F03B62"/>
    <w:rsid w:val="00F03D90"/>
    <w:rsid w:val="00F1437E"/>
    <w:rsid w:val="00F345AD"/>
    <w:rsid w:val="00F51964"/>
    <w:rsid w:val="00F5453F"/>
    <w:rsid w:val="00F5482E"/>
    <w:rsid w:val="00F67C3D"/>
    <w:rsid w:val="00F96071"/>
    <w:rsid w:val="00FC5B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D56A009"/>
  <w15:docId w15:val="{C0BA7CC8-37D9-4A7E-B8FF-08B458E5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53B1"/>
    <w:pPr>
      <w:spacing w:after="0"/>
    </w:pPr>
    <w:rPr>
      <w:rFonts w:ascii="굴림" w:eastAsia="굴림" w:hAnsi="굴림" w:cs="굴림"/>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jc w:val="both"/>
      <w:textAlignment w:val="baseline"/>
    </w:pPr>
    <w:rPr>
      <w:rFonts w:ascii="함초롬바탕" w:eastAsia="함초롬바탕"/>
      <w:color w:val="000000"/>
      <w:sz w:val="20"/>
      <w:shd w:val="clear" w:color="000000" w:fill="auto"/>
    </w:rPr>
  </w:style>
  <w:style w:type="paragraph" w:customStyle="1" w:styleId="1">
    <w:name w:val="개요 1"/>
    <w:uiPriority w:val="2"/>
    <w:pPr>
      <w:widowControl w:val="0"/>
      <w:numPr>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jc w:val="both"/>
      <w:textAlignment w:val="baseline"/>
      <w:outlineLvl w:val="0"/>
    </w:pPr>
    <w:rPr>
      <w:rFonts w:ascii="함초롬바탕" w:eastAsia="함초롬바탕"/>
      <w:color w:val="000000"/>
      <w:sz w:val="20"/>
      <w:shd w:val="clear" w:color="000000" w:fill="auto"/>
    </w:rPr>
  </w:style>
  <w:style w:type="paragraph" w:customStyle="1" w:styleId="2">
    <w:name w:val="개요 2"/>
    <w:uiPriority w:val="3"/>
    <w:pPr>
      <w:widowControl w:val="0"/>
      <w:numPr>
        <w:ilvl w:val="1"/>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jc w:val="both"/>
      <w:textAlignment w:val="baseline"/>
      <w:outlineLvl w:val="1"/>
    </w:pPr>
    <w:rPr>
      <w:rFonts w:ascii="함초롬바탕" w:eastAsia="함초롬바탕"/>
      <w:color w:val="000000"/>
      <w:sz w:val="20"/>
      <w:shd w:val="clear" w:color="000000" w:fill="auto"/>
    </w:rPr>
  </w:style>
  <w:style w:type="paragraph" w:customStyle="1" w:styleId="3">
    <w:name w:val="개요 3"/>
    <w:uiPriority w:val="4"/>
    <w:pPr>
      <w:widowControl w:val="0"/>
      <w:numPr>
        <w:ilvl w:val="2"/>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jc w:val="both"/>
      <w:textAlignment w:val="baseline"/>
      <w:outlineLvl w:val="2"/>
    </w:pPr>
    <w:rPr>
      <w:rFonts w:ascii="함초롬바탕" w:eastAsia="함초롬바탕"/>
      <w:color w:val="000000"/>
      <w:sz w:val="20"/>
      <w:shd w:val="clear" w:color="000000" w:fill="auto"/>
    </w:rPr>
  </w:style>
  <w:style w:type="paragraph" w:customStyle="1" w:styleId="4">
    <w:name w:val="개요 4"/>
    <w:uiPriority w:val="5"/>
    <w:pPr>
      <w:widowControl w:val="0"/>
      <w:numPr>
        <w:ilvl w:val="3"/>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jc w:val="both"/>
      <w:textAlignment w:val="baseline"/>
      <w:outlineLvl w:val="3"/>
    </w:pPr>
    <w:rPr>
      <w:rFonts w:ascii="함초롬바탕" w:eastAsia="함초롬바탕"/>
      <w:color w:val="000000"/>
      <w:sz w:val="20"/>
      <w:shd w:val="clear" w:color="000000" w:fill="auto"/>
    </w:rPr>
  </w:style>
  <w:style w:type="paragraph" w:customStyle="1" w:styleId="5">
    <w:name w:val="개요 5"/>
    <w:uiPriority w:val="6"/>
    <w:pPr>
      <w:widowControl w:val="0"/>
      <w:numPr>
        <w:ilvl w:val="4"/>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jc w:val="both"/>
      <w:textAlignment w:val="baseline"/>
      <w:outlineLvl w:val="4"/>
    </w:pPr>
    <w:rPr>
      <w:rFonts w:ascii="함초롬바탕" w:eastAsia="함초롬바탕"/>
      <w:color w:val="000000"/>
      <w:sz w:val="20"/>
      <w:shd w:val="clear" w:color="000000" w:fill="auto"/>
    </w:rPr>
  </w:style>
  <w:style w:type="paragraph" w:customStyle="1" w:styleId="6">
    <w:name w:val="개요 6"/>
    <w:uiPriority w:val="7"/>
    <w:pPr>
      <w:widowControl w:val="0"/>
      <w:numPr>
        <w:ilvl w:val="5"/>
        <w:numId w:val="8"/>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jc w:val="both"/>
      <w:textAlignment w:val="baseline"/>
      <w:outlineLvl w:val="5"/>
    </w:pPr>
    <w:rPr>
      <w:rFonts w:ascii="함초롬바탕" w:eastAsia="함초롬바탕"/>
      <w:color w:val="000000"/>
      <w:sz w:val="20"/>
      <w:shd w:val="clear" w:color="000000" w:fill="auto"/>
    </w:rPr>
  </w:style>
  <w:style w:type="paragraph" w:customStyle="1" w:styleId="7">
    <w:name w:val="개요 7"/>
    <w:uiPriority w:val="8"/>
    <w:pPr>
      <w:widowControl w:val="0"/>
      <w:numPr>
        <w:ilvl w:val="6"/>
        <w:numId w:val="9"/>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jc w:val="both"/>
      <w:textAlignment w:val="baseline"/>
      <w:outlineLvl w:val="6"/>
    </w:pPr>
    <w:rPr>
      <w:rFonts w:ascii="함초롬바탕" w:eastAsia="함초롬바탕"/>
      <w:color w:val="000000"/>
      <w:sz w:val="20"/>
      <w:shd w:val="clear" w:color="000000" w:fill="auto"/>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함초롬돋움" w:eastAsia="함초롬돋움"/>
      <w:color w:val="000000"/>
      <w:sz w:val="2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both"/>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jc w:val="both"/>
      <w:textAlignment w:val="baseline"/>
    </w:pPr>
    <w:rPr>
      <w:rFonts w:ascii="함초롬돋움" w:eastAsia="함초롬돋움"/>
      <w:color w:val="000000"/>
      <w:spacing w:val="-4"/>
      <w:sz w:val="18"/>
      <w:shd w:val="clear" w:color="000000" w:fill="auto"/>
    </w:rPr>
  </w:style>
  <w:style w:type="paragraph" w:customStyle="1" w:styleId="aa">
    <w:name w:val="보고서 표제목"/>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윤고딕330" w:eastAsia="-윤고딕330"/>
      <w:color w:val="000000"/>
      <w:spacing w:val="-4"/>
      <w:sz w:val="26"/>
    </w:rPr>
  </w:style>
  <w:style w:type="paragraph" w:customStyle="1" w:styleId="ab">
    <w:name w:val="표안글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60" w:right="60"/>
      <w:jc w:val="both"/>
      <w:textAlignment w:val="baseline"/>
    </w:pPr>
    <w:rPr>
      <w:rFonts w:ascii="휴먼세모음T" w:eastAsia="휴먼세모음T"/>
      <w:color w:val="000000"/>
    </w:rPr>
  </w:style>
  <w:style w:type="paragraph" w:customStyle="1" w:styleId="ac">
    <w:name w:val="표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36" w:lineRule="auto"/>
      <w:ind w:left="236" w:right="60" w:hanging="176"/>
      <w:jc w:val="both"/>
      <w:textAlignment w:val="baseline"/>
    </w:pPr>
    <w:rPr>
      <w:rFonts w:ascii="산돌명조 L" w:eastAsia="-윤명조320"/>
      <w:color w:val="000000"/>
      <w:spacing w:val="-5"/>
    </w:rPr>
  </w:style>
  <w:style w:type="paragraph" w:customStyle="1" w:styleId="ad">
    <w:name w:val="둥근표"/>
    <w:uiPriority w:val="17"/>
    <w:pPr>
      <w:widowControl w:val="0"/>
      <w:pBdr>
        <w:top w:val="none" w:sz="2" w:space="0" w:color="000000"/>
        <w:left w:val="none" w:sz="2" w:space="0" w:color="000000"/>
        <w:bottom w:val="none" w:sz="2" w:space="0" w:color="000000"/>
        <w:right w:val="none" w:sz="2" w:space="0" w:color="000000"/>
      </w:pBdr>
      <w:tabs>
        <w:tab w:val="right" w:leader="middleDot" w:pos="8483"/>
        <w:tab w:val="right" w:leader="middleDot" w:pos="8800"/>
      </w:tabs>
      <w:wordWrap w:val="0"/>
      <w:autoSpaceDE w:val="0"/>
      <w:autoSpaceDN w:val="0"/>
      <w:snapToGrid w:val="0"/>
      <w:spacing w:after="0" w:line="408" w:lineRule="auto"/>
      <w:ind w:left="100" w:right="100"/>
      <w:jc w:val="both"/>
      <w:textAlignment w:val="baseline"/>
    </w:pPr>
    <w:rPr>
      <w:rFonts w:ascii="-윤고딕120" w:eastAsia="-윤고딕120"/>
      <w:color w:val="000000"/>
      <w:spacing w:val="-6"/>
      <w:sz w:val="24"/>
      <w:shd w:val="clear" w:color="000000" w:fill="auto"/>
    </w:rPr>
  </w:style>
  <w:style w:type="paragraph" w:customStyle="1" w:styleId="ae">
    <w:name w:val="본문 *"/>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after="60" w:line="432" w:lineRule="auto"/>
      <w:ind w:left="762" w:hanging="762"/>
      <w:jc w:val="both"/>
      <w:textAlignment w:val="baseline"/>
    </w:pPr>
    <w:rPr>
      <w:rFonts w:ascii="-윤고딕320" w:eastAsia="-윤고딕320"/>
      <w:color w:val="000000"/>
      <w:spacing w:val="-6"/>
      <w:sz w:val="24"/>
      <w:shd w:val="clear" w:color="000000" w:fill="auto"/>
    </w:rPr>
  </w:style>
  <w:style w:type="paragraph" w:customStyle="1" w:styleId="9">
    <w:name w:val="표글자(9)"/>
    <w:uiPriority w:val="1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textAlignment w:val="baseline"/>
    </w:pPr>
    <w:rPr>
      <w:rFonts w:ascii="HCI Hollyhock" w:eastAsia="휴먼고딕"/>
      <w:color w:val="000000"/>
      <w:spacing w:val="-4"/>
      <w:w w:val="95"/>
      <w:sz w:val="18"/>
    </w:rPr>
  </w:style>
  <w:style w:type="paragraph" w:customStyle="1" w:styleId="af">
    <w:name w:val="능력단위설명"/>
    <w:uiPriority w:val="2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top"/>
    </w:pPr>
    <w:rPr>
      <w:rFonts w:ascii="돋움" w:eastAsia="돋움"/>
      <w:color w:val="000000"/>
      <w:w w:val="95"/>
      <w:sz w:val="24"/>
    </w:rPr>
  </w:style>
  <w:style w:type="paragraph" w:customStyle="1" w:styleId="xl66">
    <w:name w:val="xl66"/>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20"/>
    </w:rPr>
  </w:style>
  <w:style w:type="paragraph" w:customStyle="1" w:styleId="af0">
    <w:name w:val="코드명"/>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 w:right="100"/>
      <w:jc w:val="both"/>
      <w:textAlignment w:val="baseline"/>
    </w:pPr>
    <w:rPr>
      <w:rFonts w:ascii="돋움" w:eastAsia="돋움"/>
      <w:b/>
      <w:color w:val="000000"/>
      <w:w w:val="95"/>
      <w:sz w:val="24"/>
    </w:rPr>
  </w:style>
  <w:style w:type="paragraph" w:customStyle="1" w:styleId="af1">
    <w:name w:val="능력단위명"/>
    <w:uiPriority w:val="2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휴먼태고딕" w:eastAsia="휴먼태고딕"/>
      <w:b/>
      <w:color w:val="000000"/>
      <w:w w:val="95"/>
      <w:sz w:val="24"/>
    </w:rPr>
  </w:style>
  <w:style w:type="paragraph" w:customStyle="1" w:styleId="af2">
    <w:name w:val="능력단위 요소"/>
    <w:uiPriority w:val="2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 w:right="100"/>
      <w:jc w:val="both"/>
      <w:textAlignment w:val="baseline"/>
    </w:pPr>
    <w:rPr>
      <w:rFonts w:ascii="돋움" w:eastAsia="돋움"/>
      <w:b/>
      <w:color w:val="000000"/>
      <w:w w:val="95"/>
      <w:sz w:val="24"/>
    </w:rPr>
  </w:style>
  <w:style w:type="paragraph" w:customStyle="1" w:styleId="af3">
    <w:name w:val="작업상황"/>
    <w:aliases w:val="평가지침"/>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baseline"/>
    </w:pPr>
    <w:rPr>
      <w:rFonts w:ascii="돋움" w:eastAsia="돋움"/>
      <w:color w:val="000000"/>
      <w:w w:val="95"/>
    </w:rPr>
  </w:style>
  <w:style w:type="paragraph" w:customStyle="1" w:styleId="10">
    <w:name w:val="1"/>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226" w:after="0" w:line="432" w:lineRule="auto"/>
      <w:jc w:val="both"/>
      <w:textAlignment w:val="baseline"/>
    </w:pPr>
    <w:rPr>
      <w:rFonts w:ascii="#신그래픽" w:eastAsia="#신그래픽"/>
      <w:color w:val="000000"/>
    </w:rPr>
  </w:style>
  <w:style w:type="paragraph" w:customStyle="1" w:styleId="af4">
    <w:name w:val="적용범위"/>
    <w:uiPriority w:val="2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top"/>
    </w:pPr>
    <w:rPr>
      <w:rFonts w:ascii="돋움" w:eastAsia="돋움"/>
      <w:color w:val="000000"/>
      <w:w w:val="95"/>
    </w:rPr>
  </w:style>
  <w:style w:type="paragraph" w:customStyle="1" w:styleId="af5">
    <w:name w:val="적용범위"/>
    <w:aliases w:val="평가지침"/>
    <w:uiPriority w:val="2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baseline"/>
    </w:pPr>
    <w:rPr>
      <w:rFonts w:ascii="돋움" w:eastAsia="돋움"/>
      <w:color w:val="000000"/>
      <w:w w:val="95"/>
    </w:rPr>
  </w:style>
  <w:style w:type="paragraph" w:customStyle="1" w:styleId="121">
    <w:name w:val="1.2.1"/>
    <w:uiPriority w:val="29"/>
    <w:pPr>
      <w:widowControl w:val="0"/>
      <w:pBdr>
        <w:top w:val="none" w:sz="2" w:space="0" w:color="000000"/>
        <w:left w:val="none" w:sz="2" w:space="0" w:color="000000"/>
        <w:bottom w:val="none" w:sz="2" w:space="0" w:color="000000"/>
        <w:right w:val="none" w:sz="2" w:space="0" w:color="000000"/>
      </w:pBdr>
      <w:tabs>
        <w:tab w:val="right" w:leader="middleDot" w:pos="8483"/>
        <w:tab w:val="right" w:leader="middleDot" w:pos="8800"/>
      </w:tabs>
      <w:wordWrap w:val="0"/>
      <w:autoSpaceDE w:val="0"/>
      <w:autoSpaceDN w:val="0"/>
      <w:snapToGrid w:val="0"/>
      <w:spacing w:after="0" w:line="480" w:lineRule="auto"/>
      <w:jc w:val="both"/>
      <w:textAlignment w:val="baseline"/>
    </w:pPr>
    <w:rPr>
      <w:rFonts w:ascii="-윤고딕330" w:eastAsia="-윤고딕330"/>
      <w:color w:val="000000"/>
      <w:spacing w:val="-7"/>
      <w:sz w:val="28"/>
      <w:shd w:val="clear" w:color="000000" w:fill="auto"/>
    </w:rPr>
  </w:style>
  <w:style w:type="paragraph" w:customStyle="1" w:styleId="af6">
    <w:name w:val="가"/>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226" w:line="432" w:lineRule="auto"/>
      <w:ind w:left="200"/>
      <w:jc w:val="both"/>
      <w:textAlignment w:val="baseline"/>
    </w:pPr>
    <w:rPr>
      <w:rFonts w:ascii="신명 태고딕" w:eastAsia="신명 태고딕"/>
      <w:color w:val="000000"/>
      <w:spacing w:val="-3"/>
      <w:sz w:val="20"/>
    </w:rPr>
  </w:style>
  <w:style w:type="paragraph" w:customStyle="1" w:styleId="xl70">
    <w:name w:val="xl70"/>
    <w:uiPriority w:val="3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CI Poppy" w:eastAsia="한컴바탕"/>
      <w:color w:val="000000"/>
      <w:sz w:val="16"/>
    </w:rPr>
  </w:style>
  <w:style w:type="paragraph" w:customStyle="1" w:styleId="xl69">
    <w:name w:val="xl69"/>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xl72">
    <w:name w:val="xl72"/>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xl74">
    <w:name w:val="xl74"/>
    <w:uiPriority w:val="3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CI Poppy" w:eastAsia="한컴바탕"/>
      <w:color w:val="000000"/>
      <w:sz w:val="16"/>
    </w:rPr>
  </w:style>
  <w:style w:type="paragraph" w:customStyle="1" w:styleId="-">
    <w:name w:val="연습문제-제"/>
    <w:uiPriority w:val="3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46" w:lineRule="auto"/>
      <w:textAlignment w:val="baseline"/>
    </w:pPr>
    <w:rPr>
      <w:rFonts w:ascii="-윤고딕130" w:eastAsia="-윤고딕130"/>
      <w:color w:val="FFFFFF"/>
      <w:spacing w:val="-9"/>
    </w:rPr>
  </w:style>
  <w:style w:type="paragraph" w:customStyle="1" w:styleId="xl71">
    <w:name w:val="xl71"/>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styleId="af7">
    <w:name w:val="Title"/>
    <w:uiPriority w:val="10"/>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textAlignment w:val="baseline"/>
    </w:pPr>
    <w:rPr>
      <w:rFonts w:ascii="-햇살M" w:eastAsia="-햇살M"/>
      <w:color w:val="000000"/>
      <w:spacing w:val="-10"/>
      <w:sz w:val="40"/>
    </w:rPr>
  </w:style>
  <w:style w:type="paragraph" w:customStyle="1" w:styleId="-0">
    <w:name w:val="본문 -"/>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788" w:hanging="388"/>
      <w:jc w:val="both"/>
      <w:textAlignment w:val="baseline"/>
    </w:pPr>
    <w:rPr>
      <w:rFonts w:ascii="산돌명조 L" w:eastAsia="-윤명조320"/>
      <w:color w:val="000000"/>
      <w:spacing w:val="-6"/>
      <w:sz w:val="26"/>
    </w:rPr>
  </w:style>
  <w:style w:type="paragraph" w:customStyle="1" w:styleId="xl178">
    <w:name w:val="xl178"/>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129">
    <w:name w:val="xl129"/>
    <w:uiPriority w:val="4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89">
    <w:name w:val="xl89"/>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돋움" w:eastAsia="돋움"/>
      <w:color w:val="000000"/>
      <w:sz w:val="20"/>
    </w:rPr>
  </w:style>
  <w:style w:type="paragraph" w:customStyle="1" w:styleId="af8">
    <w:name w:val="선그리기"/>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산세리프" w:eastAsia="한양신명조"/>
      <w:color w:val="000000"/>
      <w:sz w:val="20"/>
    </w:rPr>
  </w:style>
  <w:style w:type="paragraph" w:customStyle="1" w:styleId="af9">
    <w:name w:val="목차중분류"/>
    <w:uiPriority w:val="43"/>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휴먼엑스포" w:eastAsia="휴먼엑스포"/>
      <w:b/>
      <w:color w:val="000000"/>
      <w:sz w:val="30"/>
    </w:rPr>
  </w:style>
  <w:style w:type="paragraph" w:customStyle="1" w:styleId="xl133">
    <w:name w:val="xl133"/>
    <w:uiPriority w:val="4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164">
    <w:name w:val="xl164"/>
    <w:uiPriority w:val="4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Y중고딕" w:eastAsia="HY중고딕"/>
      <w:color w:val="000000"/>
      <w:sz w:val="20"/>
    </w:rPr>
  </w:style>
  <w:style w:type="paragraph" w:customStyle="1" w:styleId="td">
    <w:name w:val="td"/>
    <w:uiPriority w:val="46"/>
    <w:pPr>
      <w:widowControl w:val="0"/>
      <w:pBdr>
        <w:top w:val="none" w:sz="2" w:space="0" w:color="000000"/>
        <w:left w:val="none" w:sz="2" w:space="0" w:color="000000"/>
        <w:bottom w:val="none" w:sz="2" w:space="0" w:color="000000"/>
        <w:right w:val="none" w:sz="2" w:space="0" w:color="000000"/>
      </w:pBdr>
      <w:autoSpaceDE w:val="0"/>
      <w:autoSpaceDN w:val="0"/>
      <w:spacing w:after="0"/>
      <w:jc w:val="both"/>
      <w:textAlignment w:val="center"/>
    </w:pPr>
    <w:rPr>
      <w:rFonts w:ascii="맑은 고딕" w:eastAsia="맑은 고딕"/>
      <w:color w:val="000000"/>
    </w:rPr>
  </w:style>
  <w:style w:type="paragraph" w:customStyle="1" w:styleId="xl65">
    <w:name w:val="xl65"/>
    <w:uiPriority w:val="4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xl67">
    <w:name w:val="xl67"/>
    <w:uiPriority w:val="48"/>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xl68">
    <w:name w:val="xl68"/>
    <w:uiPriority w:val="49"/>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11">
    <w:name w:val="바탕글 사본1"/>
    <w:uiPriority w:val="5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shd w:val="clear" w:color="000000" w:fill="auto"/>
    </w:rPr>
  </w:style>
  <w:style w:type="paragraph" w:customStyle="1" w:styleId="xl694">
    <w:name w:val="xl69 사본4"/>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1">
    <w:name w:val="○과정/과목명-제목"/>
    <w:uiPriority w:val="5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96" w:hanging="196"/>
      <w:jc w:val="both"/>
      <w:textAlignment w:val="baseline"/>
    </w:pPr>
    <w:rPr>
      <w:rFonts w:ascii="휴먼명조" w:eastAsia="휴먼명조"/>
      <w:color w:val="000000"/>
      <w:spacing w:val="-5"/>
      <w:w w:val="95"/>
      <w:shd w:val="clear" w:color="000000" w:fill="auto"/>
    </w:rPr>
  </w:style>
  <w:style w:type="paragraph" w:customStyle="1" w:styleId="xl716">
    <w:name w:val="xl71 사본6"/>
    <w:uiPriority w:val="5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2">
    <w:name w:val="표안-대분류"/>
    <w:uiPriority w:val="5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color w:val="000000"/>
      <w:spacing w:val="-5"/>
      <w:w w:val="95"/>
      <w:sz w:val="20"/>
    </w:rPr>
  </w:style>
  <w:style w:type="paragraph" w:customStyle="1" w:styleId="12">
    <w:name w:val="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360" w:after="0" w:line="384" w:lineRule="auto"/>
      <w:ind w:left="350" w:hanging="250"/>
      <w:jc w:val="both"/>
      <w:textAlignment w:val="baseline"/>
    </w:pPr>
    <w:rPr>
      <w:rFonts w:ascii="휴먼명조" w:eastAsia="휴먼명조"/>
      <w:b/>
      <w:color w:val="000000"/>
      <w:spacing w:val="-5"/>
      <w:w w:val="95"/>
    </w:rPr>
  </w:style>
  <w:style w:type="paragraph" w:customStyle="1" w:styleId="afa">
    <w:name w:val="표안"/>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40" w:right="40"/>
      <w:jc w:val="both"/>
      <w:textAlignment w:val="baseline"/>
    </w:pPr>
    <w:rPr>
      <w:rFonts w:ascii="휴먼고딕" w:eastAsia="휴먼고딕"/>
      <w:color w:val="000000"/>
      <w:spacing w:val="-10"/>
      <w:w w:val="90"/>
      <w:sz w:val="20"/>
      <w:shd w:val="clear" w:color="000000" w:fill="auto"/>
    </w:rPr>
  </w:style>
  <w:style w:type="paragraph" w:customStyle="1" w:styleId="afb">
    <w:name w:val="표 내용"/>
    <w:uiPriority w:val="57"/>
    <w:pPr>
      <w:widowControl w:val="0"/>
      <w:pBdr>
        <w:top w:val="none" w:sz="2" w:space="0" w:color="000000"/>
        <w:left w:val="none" w:sz="2" w:space="0" w:color="000000"/>
        <w:bottom w:val="none" w:sz="2" w:space="0" w:color="000000"/>
        <w:right w:val="none" w:sz="2" w:space="0" w:color="000000"/>
      </w:pBdr>
      <w:tabs>
        <w:tab w:val="left" w:pos="353"/>
      </w:tabs>
      <w:autoSpaceDE w:val="0"/>
      <w:autoSpaceDN w:val="0"/>
      <w:snapToGrid w:val="0"/>
      <w:spacing w:after="0" w:line="312" w:lineRule="auto"/>
      <w:ind w:left="100" w:right="100"/>
      <w:textAlignment w:val="baseline"/>
    </w:pPr>
    <w:rPr>
      <w:rFonts w:ascii="휴먼명조" w:eastAsia="휴먼명조"/>
      <w:color w:val="000000"/>
      <w:spacing w:val="-10"/>
      <w:w w:val="90"/>
      <w:sz w:val="20"/>
    </w:rPr>
  </w:style>
  <w:style w:type="paragraph" w:customStyle="1" w:styleId="xl109">
    <w:name w:val="xl109"/>
    <w:uiPriority w:val="58"/>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xl108">
    <w:name w:val="xl108"/>
    <w:uiPriority w:val="59"/>
    <w:pPr>
      <w:widowControl w:val="0"/>
      <w:pBdr>
        <w:top w:val="none" w:sz="2" w:space="0" w:color="000000"/>
        <w:left w:val="none" w:sz="2" w:space="0" w:color="000000"/>
        <w:bottom w:val="none" w:sz="2" w:space="0" w:color="000000"/>
        <w:right w:val="none" w:sz="2" w:space="0" w:color="000000"/>
      </w:pBdr>
      <w:shd w:val="clear" w:color="000000" w:fill="DEEBF6"/>
      <w:autoSpaceDE w:val="0"/>
      <w:autoSpaceDN w:val="0"/>
      <w:spacing w:after="0"/>
      <w:textAlignment w:val="center"/>
    </w:pPr>
    <w:rPr>
      <w:rFonts w:ascii="맑은 고딕" w:eastAsia="맑은 고딕"/>
      <w:color w:val="000000"/>
      <w:sz w:val="28"/>
    </w:rPr>
  </w:style>
  <w:style w:type="paragraph" w:customStyle="1" w:styleId="xl154">
    <w:name w:val="xl154"/>
    <w:uiPriority w:val="60"/>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xl162">
    <w:name w:val="xl162"/>
    <w:uiPriority w:val="61"/>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3">
    <w:name w:val="표안-가운데"/>
    <w:uiPriority w:val="6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color w:val="000000"/>
      <w:spacing w:val="-10"/>
      <w:w w:val="90"/>
      <w:sz w:val="20"/>
      <w:shd w:val="clear" w:color="000000" w:fill="auto"/>
    </w:rPr>
  </w:style>
  <w:style w:type="paragraph" w:customStyle="1" w:styleId="--">
    <w:name w:val="표안-점-고려사항"/>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220" w:right="40" w:hanging="180"/>
      <w:jc w:val="both"/>
      <w:textAlignment w:val="baseline"/>
    </w:pPr>
    <w:rPr>
      <w:rFonts w:ascii="휴먼고딕" w:eastAsia="휴먼고딕"/>
      <w:color w:val="000000"/>
      <w:spacing w:val="-10"/>
      <w:w w:val="90"/>
      <w:sz w:val="20"/>
      <w:shd w:val="clear" w:color="000000" w:fill="auto"/>
    </w:rPr>
  </w:style>
  <w:style w:type="paragraph" w:customStyle="1" w:styleId="afc">
    <w:name w:val="자가진단도구"/>
    <w:uiPriority w:val="6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17" w:hanging="217"/>
      <w:jc w:val="both"/>
      <w:textAlignment w:val="baseline"/>
    </w:pPr>
    <w:rPr>
      <w:rFonts w:ascii="휴먼명조" w:eastAsia="휴먼명조"/>
      <w:color w:val="000000"/>
      <w:spacing w:val="-10"/>
      <w:w w:val="90"/>
      <w:sz w:val="20"/>
      <w:shd w:val="clear" w:color="000000" w:fill="auto"/>
    </w:rPr>
  </w:style>
  <w:style w:type="paragraph" w:customStyle="1" w:styleId="afd">
    <w:name w:val="표머리"/>
    <w:uiPriority w:val="6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ind w:left="40" w:right="40"/>
      <w:jc w:val="center"/>
      <w:textAlignment w:val="baseline"/>
    </w:pPr>
    <w:rPr>
      <w:rFonts w:ascii="휴먼고딕" w:eastAsia="휴먼고딕"/>
      <w:b/>
      <w:color w:val="000000"/>
      <w:spacing w:val="-10"/>
      <w:w w:val="90"/>
      <w:sz w:val="20"/>
    </w:rPr>
  </w:style>
  <w:style w:type="paragraph" w:customStyle="1" w:styleId="-4">
    <w:name w:val="표안-점"/>
    <w:uiPriority w:val="6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197" w:right="40" w:hanging="157"/>
      <w:jc w:val="both"/>
      <w:textAlignment w:val="baseline"/>
    </w:pPr>
    <w:rPr>
      <w:rFonts w:ascii="휴먼고딕" w:eastAsia="휴먼고딕"/>
      <w:color w:val="000000"/>
      <w:spacing w:val="-10"/>
      <w:w w:val="90"/>
      <w:sz w:val="20"/>
      <w:shd w:val="clear" w:color="000000" w:fill="auto"/>
    </w:rPr>
  </w:style>
  <w:style w:type="paragraph" w:customStyle="1" w:styleId="-11">
    <w:name w:val="표안-1.1"/>
    <w:uiPriority w:val="6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400" w:right="40" w:hanging="360"/>
      <w:jc w:val="both"/>
      <w:textAlignment w:val="baseline"/>
    </w:pPr>
    <w:rPr>
      <w:rFonts w:ascii="휴먼고딕" w:eastAsia="휴먼고딕"/>
      <w:color w:val="000000"/>
      <w:spacing w:val="-10"/>
      <w:w w:val="90"/>
      <w:sz w:val="20"/>
      <w:shd w:val="clear" w:color="000000" w:fill="auto"/>
    </w:rPr>
  </w:style>
  <w:style w:type="paragraph" w:customStyle="1" w:styleId="afe">
    <w:name w:val="수행준거"/>
    <w:uiPriority w:val="6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570" w:right="100" w:hanging="470"/>
      <w:jc w:val="both"/>
      <w:textAlignment w:val="baseline"/>
    </w:pPr>
    <w:rPr>
      <w:rFonts w:ascii="돋움" w:eastAsia="돋움"/>
      <w:color w:val="000000"/>
      <w:w w:val="95"/>
    </w:rPr>
  </w:style>
  <w:style w:type="paragraph" w:customStyle="1" w:styleId="xl73">
    <w:name w:val="xl73"/>
    <w:uiPriority w:val="69"/>
    <w:pPr>
      <w:widowControl w:val="0"/>
      <w:pBdr>
        <w:top w:val="none" w:sz="2" w:space="0" w:color="000000"/>
        <w:left w:val="none" w:sz="2" w:space="0" w:color="000000"/>
        <w:bottom w:val="none" w:sz="2" w:space="0" w:color="000000"/>
        <w:right w:val="none" w:sz="2" w:space="0" w:color="000000"/>
      </w:pBdr>
      <w:shd w:val="clear" w:color="000000" w:fill="000000"/>
      <w:autoSpaceDE w:val="0"/>
      <w:autoSpaceDN w:val="0"/>
      <w:spacing w:after="0"/>
      <w:textAlignment w:val="center"/>
    </w:pPr>
    <w:rPr>
      <w:rFonts w:ascii="맑은 고딕" w:eastAsia="맑은 고딕"/>
      <w:color w:val="FFFFFF"/>
      <w:sz w:val="24"/>
    </w:rPr>
  </w:style>
  <w:style w:type="paragraph" w:styleId="aff">
    <w:name w:val="Normal (Web)"/>
    <w:basedOn w:val="a"/>
    <w:uiPriority w:val="99"/>
    <w:semiHidden/>
    <w:unhideWhenUsed/>
    <w:rsid w:val="003A2D8E"/>
    <w:pPr>
      <w:spacing w:before="100" w:beforeAutospacing="1" w:after="100" w:afterAutospacing="1"/>
    </w:pPr>
  </w:style>
  <w:style w:type="table" w:styleId="aff0">
    <w:name w:val="Table Grid"/>
    <w:basedOn w:val="a1"/>
    <w:uiPriority w:val="39"/>
    <w:rsid w:val="00FC5B2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List Paragraph"/>
    <w:basedOn w:val="a"/>
    <w:uiPriority w:val="34"/>
    <w:qFormat/>
    <w:rsid w:val="00FC5B24"/>
    <w:pPr>
      <w:ind w:left="720"/>
      <w:contextualSpacing/>
    </w:pPr>
  </w:style>
  <w:style w:type="character" w:styleId="aff2">
    <w:name w:val="Hyperlink"/>
    <w:basedOn w:val="a0"/>
    <w:uiPriority w:val="99"/>
    <w:unhideWhenUsed/>
    <w:rsid w:val="00A4589C"/>
    <w:rPr>
      <w:color w:val="0563C1" w:themeColor="hyperlink"/>
      <w:u w:val="single"/>
    </w:rPr>
  </w:style>
  <w:style w:type="character" w:styleId="aff3">
    <w:name w:val="Unresolved Mention"/>
    <w:basedOn w:val="a0"/>
    <w:uiPriority w:val="99"/>
    <w:semiHidden/>
    <w:unhideWhenUsed/>
    <w:rsid w:val="00A4589C"/>
    <w:rPr>
      <w:color w:val="605E5C"/>
      <w:shd w:val="clear" w:color="auto" w:fill="E1DFDD"/>
    </w:rPr>
  </w:style>
  <w:style w:type="character" w:styleId="aff4">
    <w:name w:val="FollowedHyperlink"/>
    <w:basedOn w:val="a0"/>
    <w:uiPriority w:val="99"/>
    <w:semiHidden/>
    <w:unhideWhenUsed/>
    <w:rsid w:val="00E52387"/>
    <w:rPr>
      <w:color w:val="954F72" w:themeColor="followedHyperlink"/>
      <w:u w:val="single"/>
    </w:rPr>
  </w:style>
  <w:style w:type="paragraph" w:styleId="aff5">
    <w:name w:val="header"/>
    <w:basedOn w:val="a"/>
    <w:link w:val="Char"/>
    <w:uiPriority w:val="99"/>
    <w:unhideWhenUsed/>
    <w:rsid w:val="00B46263"/>
    <w:pPr>
      <w:tabs>
        <w:tab w:val="center" w:pos="4513"/>
        <w:tab w:val="right" w:pos="9026"/>
      </w:tabs>
      <w:snapToGrid w:val="0"/>
    </w:pPr>
  </w:style>
  <w:style w:type="character" w:customStyle="1" w:styleId="Char">
    <w:name w:val="머리글 Char"/>
    <w:basedOn w:val="a0"/>
    <w:link w:val="aff5"/>
    <w:uiPriority w:val="99"/>
    <w:rsid w:val="00B46263"/>
    <w:rPr>
      <w:rFonts w:ascii="굴림" w:eastAsia="굴림" w:hAnsi="굴림" w:cs="굴림"/>
      <w:kern w:val="0"/>
      <w:sz w:val="24"/>
    </w:rPr>
  </w:style>
  <w:style w:type="paragraph" w:styleId="aff6">
    <w:name w:val="footer"/>
    <w:basedOn w:val="a"/>
    <w:link w:val="Char0"/>
    <w:uiPriority w:val="99"/>
    <w:unhideWhenUsed/>
    <w:rsid w:val="00B46263"/>
    <w:pPr>
      <w:tabs>
        <w:tab w:val="center" w:pos="4513"/>
        <w:tab w:val="right" w:pos="9026"/>
      </w:tabs>
      <w:snapToGrid w:val="0"/>
    </w:pPr>
  </w:style>
  <w:style w:type="character" w:customStyle="1" w:styleId="Char0">
    <w:name w:val="바닥글 Char"/>
    <w:basedOn w:val="a0"/>
    <w:link w:val="aff6"/>
    <w:uiPriority w:val="99"/>
    <w:rsid w:val="00B46263"/>
    <w:rPr>
      <w:rFonts w:ascii="굴림" w:eastAsia="굴림" w:hAnsi="굴림" w:cs="굴림"/>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3.png"/><Relationship Id="rId42" Type="http://schemas.openxmlformats.org/officeDocument/2006/relationships/image" Target="media/image30.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2.png"/><Relationship Id="rId159" Type="http://schemas.openxmlformats.org/officeDocument/2006/relationships/image" Target="media/image142.png"/><Relationship Id="rId170" Type="http://schemas.openxmlformats.org/officeDocument/2006/relationships/image" Target="media/image153.png"/><Relationship Id="rId191" Type="http://schemas.openxmlformats.org/officeDocument/2006/relationships/image" Target="media/image172.png"/><Relationship Id="rId205" Type="http://schemas.openxmlformats.org/officeDocument/2006/relationships/image" Target="media/image186.png"/><Relationship Id="rId226" Type="http://schemas.openxmlformats.org/officeDocument/2006/relationships/image" Target="media/image206.png"/><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hyperlink" Target="https://github.com/brechtsanders/winlibs_mingw/releases/download/15.2.0posix-14.0.0-ucrt-r7/winlibs-x86_64-posix-seh-gcc-15.2.0-mingw-w64ucrt-14.0.0-r7.7z" TargetMode="External"/><Relationship Id="rId53" Type="http://schemas.openxmlformats.org/officeDocument/2006/relationships/image" Target="media/image41.png"/><Relationship Id="rId74" Type="http://schemas.openxmlformats.org/officeDocument/2006/relationships/image" Target="media/image61.png"/><Relationship Id="rId128" Type="http://schemas.openxmlformats.org/officeDocument/2006/relationships/image" Target="media/image112.png"/><Relationship Id="rId149" Type="http://schemas.openxmlformats.org/officeDocument/2006/relationships/image" Target="media/image132.png"/><Relationship Id="rId5" Type="http://schemas.openxmlformats.org/officeDocument/2006/relationships/footnotes" Target="footnotes.xml"/><Relationship Id="rId95" Type="http://schemas.openxmlformats.org/officeDocument/2006/relationships/image" Target="media/image82.png"/><Relationship Id="rId160" Type="http://schemas.openxmlformats.org/officeDocument/2006/relationships/image" Target="media/image143.png"/><Relationship Id="rId181" Type="http://schemas.openxmlformats.org/officeDocument/2006/relationships/image" Target="media/image162.png"/><Relationship Id="rId216" Type="http://schemas.openxmlformats.org/officeDocument/2006/relationships/image" Target="media/image197.png"/><Relationship Id="rId22" Type="http://schemas.openxmlformats.org/officeDocument/2006/relationships/image" Target="media/image14.png"/><Relationship Id="rId43" Type="http://schemas.openxmlformats.org/officeDocument/2006/relationships/image" Target="media/image31.png"/><Relationship Id="rId64" Type="http://schemas.openxmlformats.org/officeDocument/2006/relationships/image" Target="media/image51.png"/><Relationship Id="rId118" Type="http://schemas.openxmlformats.org/officeDocument/2006/relationships/image" Target="media/image104.png"/><Relationship Id="rId139" Type="http://schemas.openxmlformats.org/officeDocument/2006/relationships/image" Target="media/image123.png"/><Relationship Id="rId85" Type="http://schemas.openxmlformats.org/officeDocument/2006/relationships/image" Target="media/image72.png"/><Relationship Id="rId150" Type="http://schemas.openxmlformats.org/officeDocument/2006/relationships/image" Target="media/image133.png"/><Relationship Id="rId171" Type="http://schemas.openxmlformats.org/officeDocument/2006/relationships/image" Target="media/image154.png"/><Relationship Id="rId192" Type="http://schemas.openxmlformats.org/officeDocument/2006/relationships/image" Target="media/image173.png"/><Relationship Id="rId206" Type="http://schemas.openxmlformats.org/officeDocument/2006/relationships/image" Target="media/image187.png"/><Relationship Id="rId227" Type="http://schemas.openxmlformats.org/officeDocument/2006/relationships/image" Target="media/image207.png"/><Relationship Id="rId12" Type="http://schemas.openxmlformats.org/officeDocument/2006/relationships/image" Target="media/image4.png"/><Relationship Id="rId33" Type="http://schemas.openxmlformats.org/officeDocument/2006/relationships/hyperlink" Target="https://github.com/brechtsanders/winlibs_mingw/releases/download/15.2.0posix-14.0.0-ucrt-r7/winlibs-x86_64-posix-seh-gcc-15.2.0-mingw-w64ucrt-14.0.0-r7.zip" TargetMode="External"/><Relationship Id="rId108" Type="http://schemas.openxmlformats.org/officeDocument/2006/relationships/hyperlink" Target="https://cppcheck.sourceforge.io/" TargetMode="External"/><Relationship Id="rId129" Type="http://schemas.openxmlformats.org/officeDocument/2006/relationships/image" Target="media/image113.png"/><Relationship Id="rId54" Type="http://schemas.openxmlformats.org/officeDocument/2006/relationships/image" Target="media/image42.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4.png"/><Relationship Id="rId161" Type="http://schemas.openxmlformats.org/officeDocument/2006/relationships/image" Target="media/image144.png"/><Relationship Id="rId182" Type="http://schemas.openxmlformats.org/officeDocument/2006/relationships/image" Target="media/image163.png"/><Relationship Id="rId217" Type="http://schemas.openxmlformats.org/officeDocument/2006/relationships/image" Target="media/image198.png"/><Relationship Id="rId6" Type="http://schemas.openxmlformats.org/officeDocument/2006/relationships/endnotes" Target="endnotes.xml"/><Relationship Id="rId23" Type="http://schemas.openxmlformats.org/officeDocument/2006/relationships/image" Target="media/image15.png"/><Relationship Id="rId119" Type="http://schemas.openxmlformats.org/officeDocument/2006/relationships/image" Target="media/image105.png"/><Relationship Id="rId44" Type="http://schemas.openxmlformats.org/officeDocument/2006/relationships/image" Target="media/image32.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4.png"/><Relationship Id="rId151" Type="http://schemas.openxmlformats.org/officeDocument/2006/relationships/image" Target="media/image134.png"/><Relationship Id="rId172" Type="http://schemas.openxmlformats.org/officeDocument/2006/relationships/hyperlink" Target="https://tango1202.github.io/dev-setting/dev-vscode-cpp/" TargetMode="External"/><Relationship Id="rId193" Type="http://schemas.openxmlformats.org/officeDocument/2006/relationships/image" Target="media/image174.png"/><Relationship Id="rId207" Type="http://schemas.openxmlformats.org/officeDocument/2006/relationships/image" Target="media/image188.png"/><Relationship Id="rId228" Type="http://schemas.openxmlformats.org/officeDocument/2006/relationships/image" Target="media/image208.png"/><Relationship Id="rId13" Type="http://schemas.openxmlformats.org/officeDocument/2006/relationships/image" Target="media/image5.png"/><Relationship Id="rId109" Type="http://schemas.openxmlformats.org/officeDocument/2006/relationships/image" Target="media/image95.png"/><Relationship Id="rId34" Type="http://schemas.openxmlformats.org/officeDocument/2006/relationships/image" Target="media/image22.png"/><Relationship Id="rId55" Type="http://schemas.openxmlformats.org/officeDocument/2006/relationships/image" Target="media/image43.png"/><Relationship Id="rId76" Type="http://schemas.openxmlformats.org/officeDocument/2006/relationships/image" Target="media/image63.png"/><Relationship Id="rId97" Type="http://schemas.openxmlformats.org/officeDocument/2006/relationships/image" Target="media/image84.png"/><Relationship Id="rId120" Type="http://schemas.openxmlformats.org/officeDocument/2006/relationships/image" Target="media/image106.png"/><Relationship Id="rId141" Type="http://schemas.openxmlformats.org/officeDocument/2006/relationships/image" Target="media/image125.png"/><Relationship Id="rId7" Type="http://schemas.openxmlformats.org/officeDocument/2006/relationships/hyperlink" Target="https://code.visualstudio.com/" TargetMode="External"/><Relationship Id="rId162" Type="http://schemas.openxmlformats.org/officeDocument/2006/relationships/image" Target="media/image145.png"/><Relationship Id="rId183" Type="http://schemas.openxmlformats.org/officeDocument/2006/relationships/image" Target="media/image164.png"/><Relationship Id="rId218" Type="http://schemas.openxmlformats.org/officeDocument/2006/relationships/hyperlink" Target="https://github.com/your-id/demo.git" TargetMode="External"/><Relationship Id="rId24" Type="http://schemas.openxmlformats.org/officeDocument/2006/relationships/image" Target="media/image16.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6.png"/><Relationship Id="rId131" Type="http://schemas.openxmlformats.org/officeDocument/2006/relationships/image" Target="media/image115.png"/><Relationship Id="rId152" Type="http://schemas.openxmlformats.org/officeDocument/2006/relationships/image" Target="media/image135.png"/><Relationship Id="rId173" Type="http://schemas.openxmlformats.org/officeDocument/2006/relationships/hyperlink" Target="https://www.git-scm.com/downloads" TargetMode="External"/><Relationship Id="rId194" Type="http://schemas.openxmlformats.org/officeDocument/2006/relationships/image" Target="media/image175.png"/><Relationship Id="rId208" Type="http://schemas.openxmlformats.org/officeDocument/2006/relationships/image" Target="media/image189.png"/><Relationship Id="rId229" Type="http://schemas.openxmlformats.org/officeDocument/2006/relationships/image" Target="media/image209.png"/><Relationship Id="rId14" Type="http://schemas.openxmlformats.org/officeDocument/2006/relationships/image" Target="media/image6.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4.png"/><Relationship Id="rId100" Type="http://schemas.openxmlformats.org/officeDocument/2006/relationships/image" Target="media/image87.png"/><Relationship Id="rId8" Type="http://schemas.openxmlformats.org/officeDocument/2006/relationships/image" Target="media/image1.png"/><Relationship Id="rId98" Type="http://schemas.openxmlformats.org/officeDocument/2006/relationships/image" Target="media/image85.png"/><Relationship Id="rId121" Type="http://schemas.openxmlformats.org/officeDocument/2006/relationships/image" Target="media/image107.png"/><Relationship Id="rId142" Type="http://schemas.openxmlformats.org/officeDocument/2006/relationships/image" Target="media/image126.png"/><Relationship Id="rId163" Type="http://schemas.openxmlformats.org/officeDocument/2006/relationships/image" Target="media/image146.png"/><Relationship Id="rId184" Type="http://schemas.openxmlformats.org/officeDocument/2006/relationships/image" Target="media/image165.png"/><Relationship Id="rId219" Type="http://schemas.openxmlformats.org/officeDocument/2006/relationships/image" Target="media/image199.png"/><Relationship Id="rId230" Type="http://schemas.openxmlformats.org/officeDocument/2006/relationships/image" Target="media/image210.png"/><Relationship Id="rId25" Type="http://schemas.openxmlformats.org/officeDocument/2006/relationships/image" Target="media/image17.png"/><Relationship Id="rId46" Type="http://schemas.openxmlformats.org/officeDocument/2006/relationships/image" Target="media/image34.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7.png"/><Relationship Id="rId132" Type="http://schemas.openxmlformats.org/officeDocument/2006/relationships/image" Target="media/image116.png"/><Relationship Id="rId153" Type="http://schemas.openxmlformats.org/officeDocument/2006/relationships/image" Target="media/image136.png"/><Relationship Id="rId174" Type="http://schemas.openxmlformats.org/officeDocument/2006/relationships/image" Target="media/image155.png"/><Relationship Id="rId179" Type="http://schemas.openxmlformats.org/officeDocument/2006/relationships/image" Target="media/image160.png"/><Relationship Id="rId195" Type="http://schemas.openxmlformats.org/officeDocument/2006/relationships/image" Target="media/image176.png"/><Relationship Id="rId209" Type="http://schemas.openxmlformats.org/officeDocument/2006/relationships/image" Target="media/image190.png"/><Relationship Id="rId190" Type="http://schemas.openxmlformats.org/officeDocument/2006/relationships/image" Target="media/image171.png"/><Relationship Id="rId204" Type="http://schemas.openxmlformats.org/officeDocument/2006/relationships/image" Target="media/image185.png"/><Relationship Id="rId220" Type="http://schemas.openxmlformats.org/officeDocument/2006/relationships/image" Target="media/image200.png"/><Relationship Id="rId225" Type="http://schemas.openxmlformats.org/officeDocument/2006/relationships/image" Target="media/image205.png"/><Relationship Id="rId15" Type="http://schemas.openxmlformats.org/officeDocument/2006/relationships/image" Target="media/image7.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3.png"/><Relationship Id="rId127" Type="http://schemas.openxmlformats.org/officeDocument/2006/relationships/image" Target="media/image111.png"/><Relationship Id="rId10" Type="http://schemas.openxmlformats.org/officeDocument/2006/relationships/hyperlink" Target="https://code.visualstudio.com/Download" TargetMode="External"/><Relationship Id="rId31" Type="http://schemas.openxmlformats.org/officeDocument/2006/relationships/hyperlink" Target="https://winlibs.com/" TargetMode="External"/><Relationship Id="rId52" Type="http://schemas.openxmlformats.org/officeDocument/2006/relationships/image" Target="media/image40.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hyperlink" Target="https://mcuoneclipse.com/wp-content/uploads/2025/05/flylint-actions.jpg" TargetMode="External"/><Relationship Id="rId143" Type="http://schemas.openxmlformats.org/officeDocument/2006/relationships/image" Target="media/image127.png"/><Relationship Id="rId148" Type="http://schemas.openxmlformats.org/officeDocument/2006/relationships/image" Target="media/image131.png"/><Relationship Id="rId164" Type="http://schemas.openxmlformats.org/officeDocument/2006/relationships/image" Target="media/image147.png"/><Relationship Id="rId169" Type="http://schemas.openxmlformats.org/officeDocument/2006/relationships/image" Target="media/image152.png"/><Relationship Id="rId185" Type="http://schemas.openxmlformats.org/officeDocument/2006/relationships/image" Target="media/image166.png"/><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161.png"/><Relationship Id="rId210" Type="http://schemas.openxmlformats.org/officeDocument/2006/relationships/image" Target="media/image191.png"/><Relationship Id="rId215" Type="http://schemas.openxmlformats.org/officeDocument/2006/relationships/image" Target="media/image196.png"/><Relationship Id="rId26" Type="http://schemas.openxmlformats.org/officeDocument/2006/relationships/image" Target="media/image18.png"/><Relationship Id="rId231" Type="http://schemas.openxmlformats.org/officeDocument/2006/relationships/image" Target="media/image211.png"/><Relationship Id="rId47" Type="http://schemas.openxmlformats.org/officeDocument/2006/relationships/image" Target="media/image35.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8.png"/><Relationship Id="rId133" Type="http://schemas.openxmlformats.org/officeDocument/2006/relationships/image" Target="media/image117.png"/><Relationship Id="rId154" Type="http://schemas.openxmlformats.org/officeDocument/2006/relationships/image" Target="media/image137.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image" Target="media/image8.png"/><Relationship Id="rId221" Type="http://schemas.openxmlformats.org/officeDocument/2006/relationships/image" Target="media/image201.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8.jpeg"/><Relationship Id="rId144" Type="http://schemas.openxmlformats.org/officeDocument/2006/relationships/image" Target="media/image128.png"/><Relationship Id="rId90" Type="http://schemas.openxmlformats.org/officeDocument/2006/relationships/image" Target="media/image77.png"/><Relationship Id="rId165" Type="http://schemas.openxmlformats.org/officeDocument/2006/relationships/image" Target="media/image148.png"/><Relationship Id="rId186" Type="http://schemas.openxmlformats.org/officeDocument/2006/relationships/image" Target="media/image167.png"/><Relationship Id="rId211" Type="http://schemas.openxmlformats.org/officeDocument/2006/relationships/image" Target="media/image192.png"/><Relationship Id="rId232" Type="http://schemas.openxmlformats.org/officeDocument/2006/relationships/image" Target="media/image212.png"/><Relationship Id="rId27" Type="http://schemas.openxmlformats.org/officeDocument/2006/relationships/image" Target="media/image19.png"/><Relationship Id="rId48" Type="http://schemas.openxmlformats.org/officeDocument/2006/relationships/image" Target="media/image36.png"/><Relationship Id="rId69" Type="http://schemas.openxmlformats.org/officeDocument/2006/relationships/image" Target="media/image56.png"/><Relationship Id="rId113" Type="http://schemas.openxmlformats.org/officeDocument/2006/relationships/image" Target="media/image99.png"/><Relationship Id="rId134" Type="http://schemas.openxmlformats.org/officeDocument/2006/relationships/image" Target="media/image118.png"/><Relationship Id="rId80" Type="http://schemas.openxmlformats.org/officeDocument/2006/relationships/image" Target="media/image67.png"/><Relationship Id="rId155" Type="http://schemas.openxmlformats.org/officeDocument/2006/relationships/image" Target="media/image138.png"/><Relationship Id="rId176" Type="http://schemas.openxmlformats.org/officeDocument/2006/relationships/image" Target="media/image157.png"/><Relationship Id="rId197" Type="http://schemas.openxmlformats.org/officeDocument/2006/relationships/image" Target="media/image178.png"/><Relationship Id="rId201" Type="http://schemas.openxmlformats.org/officeDocument/2006/relationships/image" Target="media/image182.png"/><Relationship Id="rId222" Type="http://schemas.openxmlformats.org/officeDocument/2006/relationships/image" Target="media/image202.png"/><Relationship Id="rId17" Type="http://schemas.openxmlformats.org/officeDocument/2006/relationships/image" Target="media/image9.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0.png"/><Relationship Id="rId124" Type="http://schemas.openxmlformats.org/officeDocument/2006/relationships/image" Target="media/image109.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29.png"/><Relationship Id="rId166" Type="http://schemas.openxmlformats.org/officeDocument/2006/relationships/image" Target="media/image149.png"/><Relationship Id="rId187" Type="http://schemas.openxmlformats.org/officeDocument/2006/relationships/image" Target="media/image168.png"/><Relationship Id="rId1" Type="http://schemas.openxmlformats.org/officeDocument/2006/relationships/numbering" Target="numbering.xml"/><Relationship Id="rId212" Type="http://schemas.openxmlformats.org/officeDocument/2006/relationships/image" Target="media/image193.png"/><Relationship Id="rId233" Type="http://schemas.openxmlformats.org/officeDocument/2006/relationships/image" Target="media/image213.png"/><Relationship Id="rId28" Type="http://schemas.openxmlformats.org/officeDocument/2006/relationships/image" Target="media/image20.png"/><Relationship Id="rId49" Type="http://schemas.openxmlformats.org/officeDocument/2006/relationships/image" Target="media/image37.png"/><Relationship Id="rId114" Type="http://schemas.openxmlformats.org/officeDocument/2006/relationships/image" Target="media/image100.png"/><Relationship Id="rId60" Type="http://schemas.openxmlformats.org/officeDocument/2006/relationships/hyperlink" Target="https://cmake.org/download/" TargetMode="External"/><Relationship Id="rId81" Type="http://schemas.openxmlformats.org/officeDocument/2006/relationships/image" Target="media/image68.png"/><Relationship Id="rId135" Type="http://schemas.openxmlformats.org/officeDocument/2006/relationships/image" Target="media/image119.png"/><Relationship Id="rId156" Type="http://schemas.openxmlformats.org/officeDocument/2006/relationships/image" Target="media/image139.png"/><Relationship Id="rId177" Type="http://schemas.openxmlformats.org/officeDocument/2006/relationships/image" Target="media/image158.png"/><Relationship Id="rId198" Type="http://schemas.openxmlformats.org/officeDocument/2006/relationships/image" Target="media/image179.png"/><Relationship Id="rId202" Type="http://schemas.openxmlformats.org/officeDocument/2006/relationships/image" Target="media/image183.png"/><Relationship Id="rId223" Type="http://schemas.openxmlformats.org/officeDocument/2006/relationships/image" Target="media/image203.png"/><Relationship Id="rId18" Type="http://schemas.openxmlformats.org/officeDocument/2006/relationships/image" Target="media/image10.png"/><Relationship Id="rId39" Type="http://schemas.openxmlformats.org/officeDocument/2006/relationships/image" Target="media/image27.png"/><Relationship Id="rId50" Type="http://schemas.openxmlformats.org/officeDocument/2006/relationships/image" Target="media/image38.png"/><Relationship Id="rId104" Type="http://schemas.openxmlformats.org/officeDocument/2006/relationships/image" Target="media/image91.png"/><Relationship Id="rId125" Type="http://schemas.openxmlformats.org/officeDocument/2006/relationships/hyperlink" Target="https://adoptium.net/temurin/releases?version=21&amp;os=any&amp;arch=any" TargetMode="External"/><Relationship Id="rId146" Type="http://schemas.openxmlformats.org/officeDocument/2006/relationships/image" Target="media/image130.png"/><Relationship Id="rId167" Type="http://schemas.openxmlformats.org/officeDocument/2006/relationships/image" Target="media/image150.png"/><Relationship Id="rId188" Type="http://schemas.openxmlformats.org/officeDocument/2006/relationships/image" Target="media/image169.pn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image" Target="media/image194.png"/><Relationship Id="rId234"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code.visualstudio.com/docs/cpp/config-mingw" TargetMode="External"/><Relationship Id="rId40" Type="http://schemas.openxmlformats.org/officeDocument/2006/relationships/image" Target="media/image28.png"/><Relationship Id="rId115" Type="http://schemas.openxmlformats.org/officeDocument/2006/relationships/image" Target="media/image101.png"/><Relationship Id="rId136" Type="http://schemas.openxmlformats.org/officeDocument/2006/relationships/image" Target="media/image120.png"/><Relationship Id="rId157" Type="http://schemas.openxmlformats.org/officeDocument/2006/relationships/image" Target="media/image140.png"/><Relationship Id="rId178" Type="http://schemas.openxmlformats.org/officeDocument/2006/relationships/image" Target="media/image159.png"/><Relationship Id="rId61" Type="http://schemas.openxmlformats.org/officeDocument/2006/relationships/image" Target="media/image48.png"/><Relationship Id="rId82" Type="http://schemas.openxmlformats.org/officeDocument/2006/relationships/image" Target="media/image69.png"/><Relationship Id="rId199" Type="http://schemas.openxmlformats.org/officeDocument/2006/relationships/image" Target="media/image180.png"/><Relationship Id="rId203" Type="http://schemas.openxmlformats.org/officeDocument/2006/relationships/image" Target="media/image184.png"/><Relationship Id="rId19" Type="http://schemas.openxmlformats.org/officeDocument/2006/relationships/image" Target="media/image11.png"/><Relationship Id="rId224" Type="http://schemas.openxmlformats.org/officeDocument/2006/relationships/image" Target="media/image204.png"/><Relationship Id="rId30" Type="http://schemas.openxmlformats.org/officeDocument/2006/relationships/image" Target="media/image21.png"/><Relationship Id="rId105" Type="http://schemas.openxmlformats.org/officeDocument/2006/relationships/image" Target="media/image92.png"/><Relationship Id="rId126" Type="http://schemas.openxmlformats.org/officeDocument/2006/relationships/image" Target="media/image110.png"/><Relationship Id="rId147" Type="http://schemas.openxmlformats.org/officeDocument/2006/relationships/hyperlink" Target="https://maven.apache.org/" TargetMode="External"/><Relationship Id="rId168" Type="http://schemas.openxmlformats.org/officeDocument/2006/relationships/image" Target="media/image151.png"/><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189" Type="http://schemas.openxmlformats.org/officeDocument/2006/relationships/image" Target="media/image170.png"/><Relationship Id="rId3" Type="http://schemas.openxmlformats.org/officeDocument/2006/relationships/settings" Target="settings.xml"/><Relationship Id="rId214" Type="http://schemas.openxmlformats.org/officeDocument/2006/relationships/image" Target="media/image195.png"/><Relationship Id="rId235" Type="http://schemas.openxmlformats.org/officeDocument/2006/relationships/theme" Target="theme/theme1.xml"/><Relationship Id="rId116" Type="http://schemas.openxmlformats.org/officeDocument/2006/relationships/image" Target="media/image102.png"/><Relationship Id="rId137" Type="http://schemas.openxmlformats.org/officeDocument/2006/relationships/image" Target="media/image121.png"/><Relationship Id="rId158" Type="http://schemas.openxmlformats.org/officeDocument/2006/relationships/image" Target="media/image14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1315</TotalTime>
  <Pages>146</Pages>
  <Words>7114</Words>
  <Characters>40554</Characters>
  <Application>Microsoft Office Word</Application>
  <DocSecurity>0</DocSecurity>
  <Lines>337</Lines>
  <Paragraphs>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KICEE011</dc:creator>
  <cp:lastModifiedBy>대경 김</cp:lastModifiedBy>
  <cp:revision>94</cp:revision>
  <dcterms:created xsi:type="dcterms:W3CDTF">2014-01-21T10:09:00Z</dcterms:created>
  <dcterms:modified xsi:type="dcterms:W3CDTF">2026-04-23T03:08:00Z</dcterms:modified>
  <cp:version>0501.0001.01</cp:version>
</cp:coreProperties>
</file>